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075D6" w14:textId="77777777" w:rsidR="005A3D5C" w:rsidRPr="00C81B1C" w:rsidRDefault="005A3D5C" w:rsidP="005A3D5C">
      <w:pPr>
        <w:rPr>
          <w:rFonts w:cstheme="minorHAnsi"/>
          <w:b/>
          <w:bCs/>
          <w:lang w:val="en-GB"/>
        </w:rPr>
      </w:pPr>
      <w:bookmarkStart w:id="0" w:name="_Hlk199867486"/>
      <w:bookmarkStart w:id="1" w:name="_Hlk201516766"/>
      <w:bookmarkEnd w:id="0"/>
      <w:r w:rsidRPr="00C81B1C">
        <w:rPr>
          <w:rFonts w:cstheme="minorHAnsi"/>
          <w:b/>
          <w:bCs/>
          <w:lang w:val="en-GB"/>
        </w:rPr>
        <w:t>Agricultural development and environmental impacts in Latin America over the past 120 years</w:t>
      </w:r>
    </w:p>
    <w:p w14:paraId="30A43987" w14:textId="3A760854" w:rsidR="005A3D5C" w:rsidRPr="00C81B1C" w:rsidRDefault="005A3D5C" w:rsidP="005A3D5C">
      <w:pPr>
        <w:rPr>
          <w:rFonts w:cstheme="minorHAnsi"/>
          <w:lang w:val="es-ES"/>
        </w:rPr>
      </w:pPr>
      <w:r w:rsidRPr="00C81B1C">
        <w:rPr>
          <w:rFonts w:cstheme="minorHAnsi"/>
          <w:lang w:val="es-ES"/>
        </w:rPr>
        <w:t>Alexander Urrego (Universidad de Barcelona)</w:t>
      </w:r>
    </w:p>
    <w:p w14:paraId="273FBC9F" w14:textId="77777777" w:rsidR="005A3D5C" w:rsidRPr="00C81B1C" w:rsidRDefault="005A3D5C" w:rsidP="005A3D5C">
      <w:pPr>
        <w:rPr>
          <w:rFonts w:cstheme="minorHAnsi"/>
          <w:lang w:val="es-ES"/>
        </w:rPr>
      </w:pPr>
      <w:r w:rsidRPr="00C81B1C">
        <w:rPr>
          <w:rFonts w:cstheme="minorHAnsi"/>
          <w:lang w:val="es-ES"/>
        </w:rPr>
        <w:t>Juan Infante-Amate (Universidad de Granada)</w:t>
      </w:r>
    </w:p>
    <w:p w14:paraId="5333EBAA" w14:textId="77777777" w:rsidR="005A3D5C" w:rsidRPr="00C81B1C" w:rsidRDefault="005A3D5C" w:rsidP="005A3D5C">
      <w:pPr>
        <w:rPr>
          <w:rFonts w:cstheme="minorHAnsi"/>
          <w:lang w:val="es-ES"/>
        </w:rPr>
      </w:pPr>
      <w:r w:rsidRPr="00C81B1C">
        <w:rPr>
          <w:rFonts w:cstheme="minorHAnsi"/>
          <w:lang w:val="es-ES"/>
        </w:rPr>
        <w:t>Eduardo Aguilera (Consejo Superior de Investigaciones Científicas)</w:t>
      </w:r>
    </w:p>
    <w:p w14:paraId="09E4B2AD" w14:textId="77777777" w:rsidR="005A3D5C" w:rsidRPr="00C81B1C" w:rsidRDefault="005A3D5C" w:rsidP="005A3D5C">
      <w:pPr>
        <w:rPr>
          <w:rFonts w:cstheme="minorHAnsi"/>
          <w:b/>
          <w:bCs/>
          <w:lang w:val="es-ES"/>
        </w:rPr>
      </w:pPr>
    </w:p>
    <w:p w14:paraId="25A74920" w14:textId="77777777" w:rsidR="005A3D5C" w:rsidRPr="00C81B1C" w:rsidRDefault="005A3D5C" w:rsidP="005A3D5C">
      <w:pPr>
        <w:rPr>
          <w:rFonts w:cstheme="minorHAnsi"/>
          <w:b/>
          <w:bCs/>
          <w:lang w:val="en-GB"/>
        </w:rPr>
      </w:pPr>
      <w:r w:rsidRPr="00C81B1C">
        <w:rPr>
          <w:rFonts w:cstheme="minorHAnsi"/>
          <w:b/>
          <w:bCs/>
          <w:lang w:val="en-GB"/>
        </w:rPr>
        <w:t>Abstract</w:t>
      </w:r>
    </w:p>
    <w:p w14:paraId="1DAD25E5" w14:textId="1B4815CC" w:rsidR="005A3D5C" w:rsidRPr="00C81B1C" w:rsidRDefault="005A3D5C" w:rsidP="005A3D5C">
      <w:pPr>
        <w:rPr>
          <w:rFonts w:cstheme="minorHAnsi"/>
          <w:lang w:val="en-GB"/>
        </w:rPr>
      </w:pPr>
      <w:r w:rsidRPr="00C81B1C">
        <w:rPr>
          <w:rFonts w:cstheme="minorHAnsi"/>
          <w:lang w:val="en-GB"/>
        </w:rPr>
        <w:t>Latin American agriculture has experienced unprecedented growth since the late 19</w:t>
      </w:r>
      <w:r w:rsidRPr="00C81B1C">
        <w:rPr>
          <w:rFonts w:cstheme="minorHAnsi"/>
          <w:vertAlign w:val="superscript"/>
          <w:lang w:val="en-GB"/>
        </w:rPr>
        <w:t>th</w:t>
      </w:r>
      <w:r w:rsidR="00197969" w:rsidRPr="00C81B1C">
        <w:rPr>
          <w:rFonts w:cstheme="minorHAnsi"/>
          <w:lang w:val="en-GB"/>
        </w:rPr>
        <w:t xml:space="preserve"> </w:t>
      </w:r>
      <w:r w:rsidRPr="00C81B1C">
        <w:rPr>
          <w:rFonts w:cstheme="minorHAnsi"/>
          <w:lang w:val="en-GB"/>
        </w:rPr>
        <w:t>century, generating environmental impacts that have accumulated over time and often remain in the shadows. The agricultural sector is directly linked to five of the nine planetary boundaries and is responsible for more than a third of global CO</w:t>
      </w:r>
      <w:r w:rsidRPr="00C81B1C">
        <w:rPr>
          <w:rFonts w:cstheme="minorHAnsi"/>
          <w:vertAlign w:val="subscript"/>
          <w:lang w:val="en-GB"/>
        </w:rPr>
        <w:t>2</w:t>
      </w:r>
      <w:r w:rsidRPr="00C81B1C">
        <w:rPr>
          <w:rFonts w:cstheme="minorHAnsi"/>
          <w:lang w:val="en-GB"/>
        </w:rPr>
        <w:t xml:space="preserve"> emissions. In this context, Latin America stands out as one of the world’s leading producers of agricultural goods, while at the same time ranking among the regions that have historically contributed the most to climate change.</w:t>
      </w:r>
    </w:p>
    <w:p w14:paraId="169390CB" w14:textId="7F293669" w:rsidR="005A3D5C" w:rsidRPr="00C81B1C" w:rsidRDefault="005A3D5C" w:rsidP="005A3D5C">
      <w:pPr>
        <w:rPr>
          <w:rFonts w:cstheme="minorHAnsi"/>
          <w:lang w:val="en-GB"/>
        </w:rPr>
      </w:pPr>
      <w:r w:rsidRPr="00C81B1C">
        <w:rPr>
          <w:rFonts w:cstheme="minorHAnsi"/>
          <w:lang w:val="en-GB"/>
        </w:rPr>
        <w:t xml:space="preserve">Discussions around agricultural development in Latin America have traditionally focused on its role during periods of integration into international markets (1870–30 and 1980 to the present) or its contributions during the era of inward-looking development strategies. In other words, emphasis has been placed on the relationship between agriculture and broader economic development models, while much less attention has been given to the specific growth strategies employed and their associated environmental impacts. We still lack estimates on how much agrarian expansion or agricultural intensification have contributed to growth in agricultural output. Even less is known about the environmental implications of these processes throughout the </w:t>
      </w:r>
      <w:r w:rsidR="00197969" w:rsidRPr="00C81B1C">
        <w:rPr>
          <w:rFonts w:cstheme="minorHAnsi"/>
          <w:lang w:val="en-GB"/>
        </w:rPr>
        <w:t>20</w:t>
      </w:r>
      <w:r w:rsidR="00197969" w:rsidRPr="00C81B1C">
        <w:rPr>
          <w:rFonts w:cstheme="minorHAnsi"/>
          <w:vertAlign w:val="superscript"/>
          <w:lang w:val="en-GB"/>
        </w:rPr>
        <w:t>th</w:t>
      </w:r>
      <w:r w:rsidR="00197969" w:rsidRPr="00C81B1C">
        <w:rPr>
          <w:rFonts w:cstheme="minorHAnsi"/>
          <w:lang w:val="en-GB"/>
        </w:rPr>
        <w:t xml:space="preserve"> </w:t>
      </w:r>
      <w:r w:rsidRPr="00C81B1C">
        <w:rPr>
          <w:rFonts w:cstheme="minorHAnsi"/>
          <w:lang w:val="en-GB"/>
        </w:rPr>
        <w:t>century.</w:t>
      </w:r>
    </w:p>
    <w:p w14:paraId="362683FA" w14:textId="0AFEBDD7" w:rsidR="005A3D5C" w:rsidRPr="00C81B1C" w:rsidRDefault="005A3D5C" w:rsidP="005A3D5C">
      <w:pPr>
        <w:rPr>
          <w:rFonts w:cstheme="minorHAnsi"/>
          <w:lang w:val="en-GB"/>
        </w:rPr>
      </w:pPr>
      <w:r w:rsidRPr="00C81B1C">
        <w:rPr>
          <w:rFonts w:cstheme="minorHAnsi"/>
          <w:lang w:val="en-GB"/>
        </w:rPr>
        <w:t>This chapter, therefore, aims to quantify the contribution of physical factors to agrarian growth, namely: extensification and intensification, and to assess the environmental impacts associated with them. To do that, we construct annual time series on land use, production, greenhouse gas emissions, deforestation, and disruptions in biogeochemical cycles (nitrogen and phosphorus use) for a representative sample of 20 countries in the region, analysed at both regional and subregional scales. These findings allow us to explore the lights and shadows of agrarian change in Latin America: on the one hand, its growing capacity to feed the population and generate surpluses for international markets; and on the other, the sector’s role in pushing the Earth system beyond its planetary boundaries.</w:t>
      </w:r>
    </w:p>
    <w:p w14:paraId="7EA1EB8D" w14:textId="77777777" w:rsidR="005A3D5C" w:rsidRPr="00C81B1C" w:rsidRDefault="005A3D5C" w:rsidP="005A3D5C">
      <w:pPr>
        <w:rPr>
          <w:rFonts w:cstheme="minorHAnsi"/>
          <w:lang w:val="en-GB"/>
        </w:rPr>
      </w:pPr>
      <w:r w:rsidRPr="00C81B1C">
        <w:rPr>
          <w:rFonts w:cstheme="minorHAnsi"/>
          <w:lang w:val="en-GB"/>
        </w:rPr>
        <w:br w:type="page"/>
      </w:r>
    </w:p>
    <w:p w14:paraId="555FB807" w14:textId="77777777" w:rsidR="005A3D5C" w:rsidRPr="00C81B1C" w:rsidRDefault="005A3D5C" w:rsidP="005A3D5C">
      <w:pPr>
        <w:pStyle w:val="NormalWeb"/>
        <w:numPr>
          <w:ilvl w:val="0"/>
          <w:numId w:val="10"/>
        </w:numPr>
        <w:rPr>
          <w:rFonts w:asciiTheme="minorHAnsi" w:hAnsiTheme="minorHAnsi" w:cstheme="minorHAnsi"/>
          <w:sz w:val="22"/>
          <w:szCs w:val="22"/>
          <w:lang w:val="en-GB"/>
        </w:rPr>
      </w:pPr>
      <w:r w:rsidRPr="00C81B1C">
        <w:rPr>
          <w:rStyle w:val="Textoennegrita"/>
          <w:rFonts w:asciiTheme="minorHAnsi" w:hAnsiTheme="minorHAnsi" w:cstheme="minorHAnsi"/>
          <w:sz w:val="22"/>
          <w:szCs w:val="22"/>
          <w:lang w:val="en-GB"/>
        </w:rPr>
        <w:lastRenderedPageBreak/>
        <w:t>INTRODUCTION</w:t>
      </w:r>
    </w:p>
    <w:p w14:paraId="5423D42F" w14:textId="22D6D1B0" w:rsidR="005A3D5C" w:rsidRPr="00C81B1C" w:rsidRDefault="005A3D5C" w:rsidP="005A3D5C">
      <w:pPr>
        <w:pStyle w:val="NormalWeb"/>
        <w:rPr>
          <w:rFonts w:asciiTheme="minorHAnsi" w:hAnsiTheme="minorHAnsi" w:cstheme="minorHAnsi"/>
          <w:sz w:val="22"/>
          <w:szCs w:val="22"/>
          <w:lang w:val="en-GB"/>
        </w:rPr>
      </w:pPr>
      <w:r w:rsidRPr="00C81B1C">
        <w:rPr>
          <w:rFonts w:asciiTheme="minorHAnsi" w:hAnsiTheme="minorHAnsi" w:cstheme="minorHAnsi"/>
          <w:sz w:val="22"/>
          <w:szCs w:val="22"/>
          <w:lang w:val="en-GB"/>
        </w:rPr>
        <w:t>The evolution of agriculture in Latin America has received considerable attention from the historiography</w:t>
      </w:r>
      <w:r w:rsidR="00FD055A" w:rsidRPr="00C81B1C">
        <w:rPr>
          <w:rFonts w:asciiTheme="minorHAnsi" w:hAnsiTheme="minorHAnsi" w:cstheme="minorHAnsi"/>
          <w:sz w:val="22"/>
          <w:szCs w:val="22"/>
          <w:lang w:val="en-GB"/>
        </w:rPr>
        <w:t xml:space="preserve"> </w:t>
      </w:r>
      <w:r w:rsidRPr="00C81B1C">
        <w:rPr>
          <w:rFonts w:asciiTheme="minorHAnsi" w:hAnsiTheme="minorHAnsi" w:cstheme="minorHAnsi"/>
          <w:sz w:val="22"/>
          <w:szCs w:val="22"/>
          <w:lang w:val="en-GB"/>
        </w:rPr>
        <w:t xml:space="preserve">due to its fundamental role in the region’s economic development. However, less attention has been paid to the environmental impacts of agricultural development. </w:t>
      </w:r>
      <w:r w:rsidR="00CA4418" w:rsidRPr="00C81B1C">
        <w:rPr>
          <w:rFonts w:asciiTheme="minorHAnsi" w:hAnsiTheme="minorHAnsi" w:cstheme="minorHAnsi"/>
          <w:sz w:val="22"/>
          <w:szCs w:val="22"/>
          <w:lang w:val="en-GB"/>
        </w:rPr>
        <w:t xml:space="preserve">Over the past century and a half, agriculture has expanded across very different territories and become a decisive force in the regional economy. In 2021, Latin America produced more than half of the world’s soybeans (53%) and sugarcane (52%), and nearly one-fifth of its maize (18%) </w:t>
      </w:r>
      <w:r w:rsidR="00C63EA7" w:rsidRPr="00C81B1C">
        <w:rPr>
          <w:rFonts w:asciiTheme="minorHAnsi" w:hAnsiTheme="minorHAnsi" w:cstheme="minorHAnsi"/>
          <w:sz w:val="22"/>
          <w:szCs w:val="22"/>
          <w:lang w:val="en-GB"/>
        </w:rPr>
        <w:t>(</w:t>
      </w:r>
      <w:r w:rsidR="00C63EA7" w:rsidRPr="00C81B1C">
        <w:rPr>
          <w:rFonts w:asciiTheme="minorHAnsi" w:hAnsiTheme="minorHAnsi" w:cstheme="minorHAnsi"/>
          <w:sz w:val="22"/>
          <w:szCs w:val="22"/>
          <w:lang w:val="en-GB"/>
        </w:rPr>
        <w:fldChar w:fldCharType="begin"/>
      </w:r>
      <w:r w:rsidR="00C63EA7" w:rsidRPr="00C81B1C">
        <w:rPr>
          <w:rFonts w:asciiTheme="minorHAnsi" w:hAnsiTheme="minorHAnsi" w:cstheme="minorHAnsi"/>
          <w:sz w:val="22"/>
          <w:szCs w:val="22"/>
          <w:lang w:val="en-GB"/>
        </w:rPr>
        <w:instrText xml:space="preserve"> REF BIB_faostat2018 \h \* MERGEFORMAT </w:instrText>
      </w:r>
      <w:r w:rsidR="00C63EA7" w:rsidRPr="00C81B1C">
        <w:rPr>
          <w:rFonts w:asciiTheme="minorHAnsi" w:hAnsiTheme="minorHAnsi" w:cstheme="minorHAnsi"/>
          <w:sz w:val="22"/>
          <w:szCs w:val="22"/>
          <w:lang w:val="en-GB"/>
        </w:rPr>
      </w:r>
      <w:r w:rsidR="00C63EA7" w:rsidRPr="00C81B1C">
        <w:rPr>
          <w:rFonts w:asciiTheme="minorHAnsi" w:hAnsiTheme="minorHAnsi" w:cstheme="minorHAnsi"/>
          <w:sz w:val="22"/>
          <w:szCs w:val="22"/>
          <w:lang w:val="en-GB"/>
        </w:rPr>
        <w:fldChar w:fldCharType="separate"/>
      </w:r>
      <w:r w:rsidR="007D2B6B" w:rsidRPr="00C81B1C">
        <w:rPr>
          <w:rFonts w:asciiTheme="minorHAnsi" w:hAnsiTheme="minorHAnsi" w:cstheme="minorHAnsi"/>
          <w:iCs/>
          <w:sz w:val="22"/>
          <w:szCs w:val="22"/>
          <w:lang w:val="en-GB" w:eastAsia="es-ES"/>
        </w:rPr>
        <w:t xml:space="preserve">FAOSTAT, </w:t>
      </w:r>
      <w:r w:rsidR="007D2B6B" w:rsidRPr="00C81B1C">
        <w:rPr>
          <w:rFonts w:asciiTheme="minorHAnsi" w:hAnsiTheme="minorHAnsi" w:cstheme="minorHAnsi"/>
          <w:iCs/>
          <w:vanish/>
          <w:sz w:val="22"/>
          <w:szCs w:val="22"/>
          <w:lang w:val="en-GB" w:eastAsia="es-ES"/>
        </w:rPr>
        <w:t>2025</w:t>
      </w:r>
      <w:r w:rsidR="00C63EA7" w:rsidRPr="00C81B1C">
        <w:rPr>
          <w:rFonts w:asciiTheme="minorHAnsi" w:hAnsiTheme="minorHAnsi" w:cstheme="minorHAnsi"/>
          <w:sz w:val="22"/>
          <w:szCs w:val="22"/>
          <w:lang w:val="en-GB"/>
        </w:rPr>
        <w:fldChar w:fldCharType="end"/>
      </w:r>
      <w:r w:rsidR="00C63EA7" w:rsidRPr="00C81B1C">
        <w:rPr>
          <w:rFonts w:asciiTheme="minorHAnsi" w:hAnsiTheme="minorHAnsi" w:cstheme="minorHAnsi"/>
          <w:sz w:val="22"/>
          <w:szCs w:val="22"/>
          <w:lang w:val="en-GB"/>
        </w:rPr>
        <w:t>)</w:t>
      </w:r>
      <w:r w:rsidRPr="00C81B1C">
        <w:rPr>
          <w:rFonts w:asciiTheme="minorHAnsi" w:hAnsiTheme="minorHAnsi" w:cstheme="minorHAnsi"/>
          <w:sz w:val="22"/>
          <w:szCs w:val="22"/>
          <w:lang w:val="en-GB"/>
        </w:rPr>
        <w:t xml:space="preserve">. </w:t>
      </w:r>
      <w:r w:rsidR="0023587A" w:rsidRPr="00C81B1C">
        <w:rPr>
          <w:rFonts w:asciiTheme="minorHAnsi" w:hAnsiTheme="minorHAnsi" w:cstheme="minorHAnsi"/>
          <w:sz w:val="22"/>
          <w:szCs w:val="22"/>
          <w:lang w:val="en-GB"/>
        </w:rPr>
        <w:t>Yet this success story has unfolded alongside deep social and ecological tensions, from food insecurity to mounting pressure on ecosystems.</w:t>
      </w:r>
    </w:p>
    <w:p w14:paraId="7D9001A3" w14:textId="76954C5C" w:rsidR="005A3D5C" w:rsidRPr="00C81B1C" w:rsidRDefault="005A3D5C" w:rsidP="005A3D5C">
      <w:pPr>
        <w:pStyle w:val="NormalWeb"/>
        <w:rPr>
          <w:rFonts w:asciiTheme="minorHAnsi" w:hAnsiTheme="minorHAnsi" w:cstheme="minorHAnsi"/>
          <w:sz w:val="22"/>
          <w:szCs w:val="22"/>
          <w:lang w:val="en-GB"/>
        </w:rPr>
      </w:pPr>
      <w:r w:rsidRPr="00C81B1C">
        <w:rPr>
          <w:rFonts w:asciiTheme="minorHAnsi" w:hAnsiTheme="minorHAnsi" w:cstheme="minorHAnsi"/>
          <w:sz w:val="22"/>
          <w:szCs w:val="22"/>
          <w:lang w:val="en-GB"/>
        </w:rPr>
        <w:t xml:space="preserve">In this chapter, therefore, we aim to analyse in parallel both the success story of agricultural expansion and the hidden costs of its environmental impacts. This </w:t>
      </w:r>
      <w:r w:rsidR="00197969" w:rsidRPr="00C81B1C">
        <w:rPr>
          <w:rFonts w:asciiTheme="minorHAnsi" w:hAnsiTheme="minorHAnsi" w:cstheme="minorHAnsi"/>
          <w:sz w:val="22"/>
          <w:szCs w:val="22"/>
          <w:lang w:val="en-GB"/>
        </w:rPr>
        <w:t xml:space="preserve">study </w:t>
      </w:r>
      <w:r w:rsidRPr="00C81B1C">
        <w:rPr>
          <w:rFonts w:asciiTheme="minorHAnsi" w:hAnsiTheme="minorHAnsi" w:cstheme="minorHAnsi"/>
          <w:sz w:val="22"/>
          <w:szCs w:val="22"/>
          <w:lang w:val="en-GB"/>
        </w:rPr>
        <w:t>identifies the main phases and strategies of agrarian growth in Latin America between 1901 and 2020, drawing on long-term series of land use, agricultural production, and environmental impacts across twenty countries.</w:t>
      </w:r>
      <w:r w:rsidR="00B22C8C" w:rsidRPr="00C81B1C">
        <w:rPr>
          <w:rStyle w:val="Refdenotaalpie"/>
          <w:rFonts w:asciiTheme="minorHAnsi" w:hAnsiTheme="minorHAnsi" w:cstheme="minorHAnsi"/>
          <w:sz w:val="22"/>
          <w:szCs w:val="22"/>
          <w:lang w:val="en-GB"/>
        </w:rPr>
        <w:footnoteReference w:id="1"/>
      </w:r>
      <w:r w:rsidR="00B22C8C" w:rsidRPr="00C81B1C">
        <w:rPr>
          <w:rFonts w:asciiTheme="minorHAnsi" w:hAnsiTheme="minorHAnsi" w:cstheme="minorHAnsi"/>
          <w:sz w:val="22"/>
          <w:szCs w:val="22"/>
          <w:lang w:val="en-GB"/>
        </w:rPr>
        <w:t xml:space="preserve"> </w:t>
      </w:r>
      <w:r w:rsidRPr="00C81B1C">
        <w:rPr>
          <w:rFonts w:asciiTheme="minorHAnsi" w:hAnsiTheme="minorHAnsi" w:cstheme="minorHAnsi"/>
          <w:sz w:val="22"/>
          <w:szCs w:val="22"/>
          <w:lang w:val="en-GB"/>
        </w:rPr>
        <w:t xml:space="preserve">The analysis seeks to answer two related questions: To what extent has agricultural growth in Latin America depended on land expansion and/or intensification? And what have been the environmental consequences of these strategies </w:t>
      </w:r>
      <w:r w:rsidR="00E8185B" w:rsidRPr="00C81B1C">
        <w:rPr>
          <w:rFonts w:asciiTheme="minorHAnsi" w:hAnsiTheme="minorHAnsi" w:cstheme="minorHAnsi"/>
          <w:sz w:val="22"/>
          <w:szCs w:val="22"/>
          <w:lang w:val="en-GB"/>
        </w:rPr>
        <w:t xml:space="preserve">of growth </w:t>
      </w:r>
      <w:r w:rsidRPr="00C81B1C">
        <w:rPr>
          <w:rFonts w:asciiTheme="minorHAnsi" w:hAnsiTheme="minorHAnsi" w:cstheme="minorHAnsi"/>
          <w:sz w:val="22"/>
          <w:szCs w:val="22"/>
          <w:lang w:val="en-GB"/>
        </w:rPr>
        <w:t>in terms of deforestation, greenhouse gas emissions, and biogeochemical disruption?</w:t>
      </w:r>
    </w:p>
    <w:p w14:paraId="189BC001" w14:textId="28935F6F" w:rsidR="005A3D5C" w:rsidRPr="00C81B1C" w:rsidRDefault="005A3D5C" w:rsidP="005A3D5C">
      <w:pPr>
        <w:pStyle w:val="NormalWeb"/>
        <w:rPr>
          <w:rFonts w:asciiTheme="minorHAnsi" w:hAnsiTheme="minorHAnsi" w:cstheme="minorHAnsi"/>
          <w:sz w:val="22"/>
          <w:szCs w:val="22"/>
          <w:lang w:val="en-GB"/>
        </w:rPr>
      </w:pPr>
      <w:r w:rsidRPr="00C81B1C">
        <w:rPr>
          <w:rFonts w:asciiTheme="minorHAnsi" w:hAnsiTheme="minorHAnsi" w:cstheme="minorHAnsi"/>
          <w:sz w:val="22"/>
          <w:szCs w:val="22"/>
          <w:lang w:val="en-GB"/>
        </w:rPr>
        <w:t>The study of the historical environmental impacts of agriculture in Latin America is of particular interest for at least three reason</w:t>
      </w:r>
      <w:r w:rsidR="00BC4B04">
        <w:rPr>
          <w:rFonts w:asciiTheme="minorHAnsi" w:hAnsiTheme="minorHAnsi" w:cstheme="minorHAnsi"/>
          <w:sz w:val="22"/>
          <w:szCs w:val="22"/>
          <w:lang w:val="en-GB"/>
        </w:rPr>
        <w:t>s.</w:t>
      </w:r>
    </w:p>
    <w:p w14:paraId="2A21AE85" w14:textId="5090A963" w:rsidR="005A3D5C" w:rsidRPr="00C81B1C" w:rsidRDefault="005A3D5C" w:rsidP="005A3D5C">
      <w:pPr>
        <w:pStyle w:val="NormalWeb"/>
        <w:rPr>
          <w:rFonts w:asciiTheme="minorHAnsi" w:hAnsiTheme="minorHAnsi" w:cstheme="minorHAnsi"/>
          <w:sz w:val="22"/>
          <w:szCs w:val="22"/>
          <w:lang w:val="en-GB"/>
        </w:rPr>
      </w:pPr>
      <w:r w:rsidRPr="00C81B1C">
        <w:rPr>
          <w:rFonts w:asciiTheme="minorHAnsi" w:hAnsiTheme="minorHAnsi" w:cstheme="minorHAnsi"/>
          <w:sz w:val="22"/>
          <w:szCs w:val="22"/>
          <w:lang w:val="en-GB"/>
        </w:rPr>
        <w:t xml:space="preserve">First, agriculture is today recognized as a major driver of global environmental change. Contrary to earlier assumptions that industrialization was the direct cause of ecological degradation, recent evidence shows that agriculture is a leading contributor to the transgression of the planetary boundaries such as nitrogen and phosphorus cycles, water use, biodiversity loss, and land-use change </w:t>
      </w:r>
      <w:r w:rsidR="00C63EA7" w:rsidRPr="00C81B1C">
        <w:rPr>
          <w:rFonts w:asciiTheme="minorHAnsi" w:hAnsiTheme="minorHAnsi" w:cstheme="minorHAnsi"/>
          <w:sz w:val="22"/>
          <w:szCs w:val="22"/>
          <w:lang w:val="en-GB"/>
        </w:rPr>
        <w:t>(</w:t>
      </w:r>
      <w:r w:rsidR="00C63EA7" w:rsidRPr="00C81B1C">
        <w:rPr>
          <w:rFonts w:asciiTheme="minorHAnsi" w:hAnsiTheme="minorHAnsi" w:cstheme="minorHAnsi"/>
          <w:sz w:val="22"/>
          <w:szCs w:val="22"/>
          <w:lang w:val="en-GB"/>
        </w:rPr>
        <w:fldChar w:fldCharType="begin"/>
      </w:r>
      <w:r w:rsidR="00C63EA7" w:rsidRPr="00C81B1C">
        <w:rPr>
          <w:rFonts w:asciiTheme="minorHAnsi" w:hAnsiTheme="minorHAnsi" w:cstheme="minorHAnsi"/>
          <w:sz w:val="22"/>
          <w:szCs w:val="22"/>
          <w:lang w:val="en-GB"/>
        </w:rPr>
        <w:instrText xml:space="preserve"> REF BIB_campbell2017 \h \* MERGEFORMAT </w:instrText>
      </w:r>
      <w:r w:rsidR="00C63EA7" w:rsidRPr="00C81B1C">
        <w:rPr>
          <w:rFonts w:asciiTheme="minorHAnsi" w:hAnsiTheme="minorHAnsi" w:cstheme="minorHAnsi"/>
          <w:sz w:val="22"/>
          <w:szCs w:val="22"/>
          <w:lang w:val="en-GB"/>
        </w:rPr>
      </w:r>
      <w:r w:rsidR="00C63EA7" w:rsidRPr="00C81B1C">
        <w:rPr>
          <w:rFonts w:asciiTheme="minorHAnsi" w:hAnsiTheme="minorHAnsi" w:cstheme="minorHAnsi"/>
          <w:sz w:val="22"/>
          <w:szCs w:val="22"/>
          <w:lang w:val="en-GB"/>
        </w:rPr>
        <w:fldChar w:fldCharType="separate"/>
      </w:r>
      <w:r w:rsidR="007D2B6B" w:rsidRPr="00C81B1C">
        <w:rPr>
          <w:rFonts w:asciiTheme="minorHAnsi" w:hAnsiTheme="minorHAnsi" w:cstheme="minorHAnsi"/>
          <w:iCs/>
          <w:sz w:val="22"/>
          <w:szCs w:val="22"/>
          <w:lang w:val="en-GB" w:eastAsia="es-ES"/>
        </w:rPr>
        <w:t>Campbell et al</w:t>
      </w:r>
      <w:r w:rsidR="007D2B6B" w:rsidRPr="00C81B1C">
        <w:rPr>
          <w:rFonts w:asciiTheme="minorHAnsi" w:hAnsiTheme="minorHAnsi" w:cstheme="minorHAnsi"/>
          <w:iCs/>
          <w:vanish/>
          <w:sz w:val="22"/>
          <w:szCs w:val="22"/>
          <w:lang w:val="en-GB" w:eastAsia="es-ES"/>
        </w:rPr>
        <w:t>., 2017</w:t>
      </w:r>
      <w:r w:rsidR="00C63EA7" w:rsidRPr="00C81B1C">
        <w:rPr>
          <w:rFonts w:asciiTheme="minorHAnsi" w:hAnsiTheme="minorHAnsi" w:cstheme="minorHAnsi"/>
          <w:sz w:val="22"/>
          <w:szCs w:val="22"/>
          <w:lang w:val="en-GB"/>
        </w:rPr>
        <w:fldChar w:fldCharType="end"/>
      </w:r>
      <w:r w:rsidR="00BC4B04">
        <w:rPr>
          <w:rFonts w:asciiTheme="minorHAnsi" w:hAnsiTheme="minorHAnsi" w:cstheme="minorHAnsi"/>
          <w:sz w:val="22"/>
          <w:szCs w:val="22"/>
          <w:lang w:val="en-GB"/>
        </w:rPr>
        <w:t>, 2017</w:t>
      </w:r>
      <w:r w:rsidR="00177781">
        <w:rPr>
          <w:rFonts w:asciiTheme="minorHAnsi" w:hAnsiTheme="minorHAnsi" w:cstheme="minorHAnsi"/>
          <w:sz w:val="22"/>
          <w:szCs w:val="22"/>
          <w:lang w:val="en-GB"/>
        </w:rPr>
        <w:t>;</w:t>
      </w:r>
      <w:r w:rsidR="00C63EA7" w:rsidRPr="00C81B1C">
        <w:rPr>
          <w:rFonts w:asciiTheme="minorHAnsi" w:hAnsiTheme="minorHAnsi" w:cstheme="minorHAnsi"/>
          <w:sz w:val="22"/>
          <w:szCs w:val="22"/>
          <w:lang w:val="en-GB"/>
        </w:rPr>
        <w:t xml:space="preserve"> </w:t>
      </w:r>
      <w:r w:rsidR="00C63EA7" w:rsidRPr="00C81B1C">
        <w:rPr>
          <w:rFonts w:asciiTheme="minorHAnsi" w:hAnsiTheme="minorHAnsi" w:cstheme="minorHAnsi"/>
          <w:sz w:val="22"/>
          <w:szCs w:val="22"/>
          <w:lang w:val="en-GB"/>
        </w:rPr>
        <w:fldChar w:fldCharType="begin"/>
      </w:r>
      <w:r w:rsidR="00C63EA7" w:rsidRPr="00C81B1C">
        <w:rPr>
          <w:rFonts w:asciiTheme="minorHAnsi" w:hAnsiTheme="minorHAnsi" w:cstheme="minorHAnsi"/>
          <w:sz w:val="22"/>
          <w:szCs w:val="22"/>
          <w:lang w:val="en-GB"/>
        </w:rPr>
        <w:instrText xml:space="preserve"> REF BIB_infanteamate2025 \h \* MERGEFORMAT </w:instrText>
      </w:r>
      <w:r w:rsidR="00C63EA7" w:rsidRPr="00C81B1C">
        <w:rPr>
          <w:rFonts w:asciiTheme="minorHAnsi" w:hAnsiTheme="minorHAnsi" w:cstheme="minorHAnsi"/>
          <w:sz w:val="22"/>
          <w:szCs w:val="22"/>
          <w:lang w:val="en-GB"/>
        </w:rPr>
      </w:r>
      <w:r w:rsidR="00C63EA7" w:rsidRPr="00C81B1C">
        <w:rPr>
          <w:rFonts w:asciiTheme="minorHAnsi" w:hAnsiTheme="minorHAnsi" w:cstheme="minorHAnsi"/>
          <w:sz w:val="22"/>
          <w:szCs w:val="22"/>
          <w:lang w:val="en-GB"/>
        </w:rPr>
        <w:fldChar w:fldCharType="separate"/>
      </w:r>
      <w:r w:rsidR="007D2B6B" w:rsidRPr="00C81B1C">
        <w:rPr>
          <w:rFonts w:asciiTheme="minorHAnsi" w:hAnsiTheme="minorHAnsi" w:cstheme="minorHAnsi"/>
          <w:iCs/>
          <w:sz w:val="22"/>
          <w:szCs w:val="22"/>
          <w:lang w:val="en-GB" w:eastAsia="es-ES"/>
        </w:rPr>
        <w:t>Infante-Amate et al</w:t>
      </w:r>
      <w:r w:rsidR="007D2B6B" w:rsidRPr="00C81B1C">
        <w:rPr>
          <w:rFonts w:asciiTheme="minorHAnsi" w:hAnsiTheme="minorHAnsi" w:cstheme="minorHAnsi"/>
          <w:iCs/>
          <w:vanish/>
          <w:sz w:val="22"/>
          <w:szCs w:val="22"/>
          <w:lang w:val="en-GB" w:eastAsia="es-ES"/>
        </w:rPr>
        <w:t>., 2025</w:t>
      </w:r>
      <w:r w:rsidR="00C63EA7" w:rsidRPr="00C81B1C">
        <w:rPr>
          <w:rFonts w:asciiTheme="minorHAnsi" w:hAnsiTheme="minorHAnsi" w:cstheme="minorHAnsi"/>
          <w:sz w:val="22"/>
          <w:szCs w:val="22"/>
          <w:lang w:val="en-GB"/>
        </w:rPr>
        <w:fldChar w:fldCharType="end"/>
      </w:r>
      <w:r w:rsidR="00BC4B04">
        <w:rPr>
          <w:rFonts w:asciiTheme="minorHAnsi" w:hAnsiTheme="minorHAnsi" w:cstheme="minorHAnsi"/>
          <w:sz w:val="22"/>
          <w:szCs w:val="22"/>
          <w:lang w:val="en-GB"/>
        </w:rPr>
        <w:t>, 2025</w:t>
      </w:r>
      <w:r w:rsidR="00C63EA7" w:rsidRPr="00C81B1C">
        <w:rPr>
          <w:rFonts w:asciiTheme="minorHAnsi" w:hAnsiTheme="minorHAnsi" w:cstheme="minorHAnsi"/>
          <w:sz w:val="22"/>
          <w:szCs w:val="22"/>
          <w:lang w:val="en-GB"/>
        </w:rPr>
        <w:t>)</w:t>
      </w:r>
      <w:r w:rsidRPr="00C81B1C">
        <w:rPr>
          <w:rFonts w:asciiTheme="minorHAnsi" w:hAnsiTheme="minorHAnsi" w:cstheme="minorHAnsi"/>
          <w:sz w:val="22"/>
          <w:szCs w:val="22"/>
          <w:lang w:val="en-GB"/>
        </w:rPr>
        <w:t>. In this context, Latin America ranks among the highest contributors to global land-use change emissions, and in per capita terms, the region ha</w:t>
      </w:r>
      <w:r w:rsidR="00197969" w:rsidRPr="00C81B1C">
        <w:rPr>
          <w:rFonts w:asciiTheme="minorHAnsi" w:hAnsiTheme="minorHAnsi" w:cstheme="minorHAnsi"/>
          <w:sz w:val="22"/>
          <w:szCs w:val="22"/>
          <w:lang w:val="en-GB"/>
        </w:rPr>
        <w:t>s</w:t>
      </w:r>
      <w:r w:rsidRPr="00C81B1C">
        <w:rPr>
          <w:rFonts w:asciiTheme="minorHAnsi" w:hAnsiTheme="minorHAnsi" w:cstheme="minorHAnsi"/>
          <w:sz w:val="22"/>
          <w:szCs w:val="22"/>
          <w:lang w:val="en-GB"/>
        </w:rPr>
        <w:t xml:space="preserve"> even exceeded those reported in Western Europe since the Industrial Revolution </w:t>
      </w:r>
      <w:r w:rsidR="00C63EA7" w:rsidRPr="00C81B1C">
        <w:rPr>
          <w:rFonts w:asciiTheme="minorHAnsi" w:hAnsiTheme="minorHAnsi" w:cstheme="minorHAnsi"/>
          <w:sz w:val="22"/>
          <w:szCs w:val="22"/>
          <w:lang w:val="en-GB"/>
        </w:rPr>
        <w:t>(</w:t>
      </w:r>
      <w:r w:rsidR="00C63EA7" w:rsidRPr="00C81B1C">
        <w:rPr>
          <w:rFonts w:asciiTheme="minorHAnsi" w:hAnsiTheme="minorHAnsi" w:cstheme="minorHAnsi"/>
          <w:sz w:val="22"/>
          <w:szCs w:val="22"/>
          <w:lang w:val="en-GB"/>
        </w:rPr>
        <w:fldChar w:fldCharType="begin"/>
      </w:r>
      <w:r w:rsidR="00C63EA7" w:rsidRPr="00C81B1C">
        <w:rPr>
          <w:rFonts w:asciiTheme="minorHAnsi" w:hAnsiTheme="minorHAnsi" w:cstheme="minorHAnsi"/>
          <w:sz w:val="22"/>
          <w:szCs w:val="22"/>
          <w:lang w:val="en-GB"/>
        </w:rPr>
        <w:instrText xml:space="preserve"> REF BIB_ipcc2023 \h \* MERGEFORMAT </w:instrText>
      </w:r>
      <w:r w:rsidR="00C63EA7" w:rsidRPr="00C81B1C">
        <w:rPr>
          <w:rFonts w:asciiTheme="minorHAnsi" w:hAnsiTheme="minorHAnsi" w:cstheme="minorHAnsi"/>
          <w:sz w:val="22"/>
          <w:szCs w:val="22"/>
          <w:lang w:val="en-GB"/>
        </w:rPr>
      </w:r>
      <w:r w:rsidR="00C63EA7" w:rsidRPr="00C81B1C">
        <w:rPr>
          <w:rFonts w:asciiTheme="minorHAnsi" w:hAnsiTheme="minorHAnsi" w:cstheme="minorHAnsi"/>
          <w:sz w:val="22"/>
          <w:szCs w:val="22"/>
          <w:lang w:val="en-GB"/>
        </w:rPr>
        <w:fldChar w:fldCharType="separate"/>
      </w:r>
      <w:r w:rsidR="007D2B6B" w:rsidRPr="00C81B1C">
        <w:rPr>
          <w:rFonts w:asciiTheme="minorHAnsi" w:hAnsiTheme="minorHAnsi" w:cstheme="minorHAnsi"/>
          <w:iCs/>
          <w:sz w:val="22"/>
          <w:szCs w:val="22"/>
          <w:lang w:val="en-GB" w:eastAsia="es-ES"/>
        </w:rPr>
        <w:t xml:space="preserve">IPCC, </w:t>
      </w:r>
      <w:r w:rsidR="007D2B6B" w:rsidRPr="00C81B1C">
        <w:rPr>
          <w:rFonts w:asciiTheme="minorHAnsi" w:hAnsiTheme="minorHAnsi" w:cstheme="minorHAnsi"/>
          <w:iCs/>
          <w:vanish/>
          <w:sz w:val="22"/>
          <w:szCs w:val="22"/>
          <w:lang w:val="en-GB" w:eastAsia="es-ES"/>
        </w:rPr>
        <w:t>2023</w:t>
      </w:r>
      <w:r w:rsidR="00C63EA7" w:rsidRPr="00C81B1C">
        <w:rPr>
          <w:rFonts w:asciiTheme="minorHAnsi" w:hAnsiTheme="minorHAnsi" w:cstheme="minorHAnsi"/>
          <w:sz w:val="22"/>
          <w:szCs w:val="22"/>
          <w:lang w:val="en-GB"/>
        </w:rPr>
        <w:fldChar w:fldCharType="end"/>
      </w:r>
      <w:r w:rsidR="00571BFE">
        <w:rPr>
          <w:rFonts w:asciiTheme="minorHAnsi" w:hAnsiTheme="minorHAnsi" w:cstheme="minorHAnsi"/>
          <w:sz w:val="22"/>
          <w:szCs w:val="22"/>
          <w:lang w:val="en-GB"/>
        </w:rPr>
        <w:t>2023</w:t>
      </w:r>
      <w:r w:rsidR="00C63EA7" w:rsidRPr="00C81B1C">
        <w:rPr>
          <w:rFonts w:asciiTheme="minorHAnsi" w:hAnsiTheme="minorHAnsi" w:cstheme="minorHAnsi"/>
          <w:sz w:val="22"/>
          <w:szCs w:val="22"/>
          <w:lang w:val="en-GB"/>
        </w:rPr>
        <w:t>)</w:t>
      </w:r>
      <w:r w:rsidRPr="00C81B1C">
        <w:rPr>
          <w:rFonts w:asciiTheme="minorHAnsi" w:hAnsiTheme="minorHAnsi" w:cstheme="minorHAnsi"/>
          <w:sz w:val="22"/>
          <w:szCs w:val="22"/>
          <w:lang w:val="en-GB"/>
        </w:rPr>
        <w:t>.</w:t>
      </w:r>
    </w:p>
    <w:p w14:paraId="6930FB15" w14:textId="34BA6957" w:rsidR="005A3D5C" w:rsidRPr="00C81B1C" w:rsidRDefault="005A3D5C" w:rsidP="005A3D5C">
      <w:pPr>
        <w:pStyle w:val="NormalWeb"/>
        <w:rPr>
          <w:rFonts w:asciiTheme="minorHAnsi" w:hAnsiTheme="minorHAnsi" w:cstheme="minorHAnsi"/>
          <w:sz w:val="22"/>
          <w:szCs w:val="22"/>
          <w:lang w:val="en-GB"/>
        </w:rPr>
      </w:pPr>
      <w:r w:rsidRPr="00C81B1C">
        <w:rPr>
          <w:rFonts w:asciiTheme="minorHAnsi" w:hAnsiTheme="minorHAnsi" w:cstheme="minorHAnsi"/>
          <w:sz w:val="22"/>
          <w:szCs w:val="22"/>
          <w:lang w:val="en-GB"/>
        </w:rPr>
        <w:t xml:space="preserve">Second, the region’s exceptional biodiversity and vast carbon reserves make it particularly vulnerable to agricultural pressures. Latin America contains more than 20% of the world’s forest cover, </w:t>
      </w:r>
      <w:r w:rsidR="008368BB" w:rsidRPr="00C81B1C">
        <w:rPr>
          <w:rFonts w:asciiTheme="minorHAnsi" w:hAnsiTheme="minorHAnsi" w:cstheme="minorHAnsi"/>
          <w:sz w:val="22"/>
          <w:szCs w:val="22"/>
          <w:lang w:val="en-GB"/>
        </w:rPr>
        <w:t xml:space="preserve">more than </w:t>
      </w:r>
      <w:r w:rsidRPr="00C81B1C">
        <w:rPr>
          <w:rFonts w:asciiTheme="minorHAnsi" w:hAnsiTheme="minorHAnsi" w:cstheme="minorHAnsi"/>
          <w:sz w:val="22"/>
          <w:szCs w:val="22"/>
          <w:lang w:val="en-GB"/>
        </w:rPr>
        <w:t>one-third of global biomass carbon stocks</w:t>
      </w:r>
      <w:r w:rsidR="008368BB" w:rsidRPr="00C81B1C">
        <w:rPr>
          <w:rFonts w:asciiTheme="minorHAnsi" w:hAnsiTheme="minorHAnsi" w:cstheme="minorHAnsi"/>
          <w:sz w:val="22"/>
          <w:szCs w:val="22"/>
          <w:lang w:val="en-GB"/>
        </w:rPr>
        <w:t>,</w:t>
      </w:r>
      <w:r w:rsidRPr="00C81B1C">
        <w:rPr>
          <w:rFonts w:asciiTheme="minorHAnsi" w:hAnsiTheme="minorHAnsi" w:cstheme="minorHAnsi"/>
          <w:sz w:val="22"/>
          <w:szCs w:val="22"/>
          <w:lang w:val="en-GB"/>
        </w:rPr>
        <w:t xml:space="preserve"> and is also a global biodiversity hotspot</w:t>
      </w:r>
      <w:r w:rsidR="000437CF">
        <w:rPr>
          <w:rFonts w:asciiTheme="minorHAnsi" w:hAnsiTheme="minorHAnsi" w:cstheme="minorHAnsi"/>
          <w:sz w:val="22"/>
          <w:szCs w:val="22"/>
          <w:lang w:val="en-GB"/>
        </w:rPr>
        <w:t xml:space="preserve"> </w:t>
      </w:r>
      <w:r w:rsidR="000437CF" w:rsidRPr="00C81B1C">
        <w:rPr>
          <w:rFonts w:asciiTheme="minorHAnsi" w:hAnsiTheme="minorHAnsi" w:cstheme="minorHAnsi"/>
          <w:sz w:val="22"/>
          <w:szCs w:val="22"/>
          <w:lang w:val="en-GB"/>
        </w:rPr>
        <w:t>(</w:t>
      </w:r>
      <w:r w:rsidR="000437CF" w:rsidRPr="00C81B1C">
        <w:rPr>
          <w:rFonts w:asciiTheme="minorHAnsi" w:hAnsiTheme="minorHAnsi" w:cstheme="minorHAnsi"/>
          <w:sz w:val="22"/>
          <w:szCs w:val="22"/>
          <w:lang w:val="en-GB"/>
        </w:rPr>
        <w:fldChar w:fldCharType="begin"/>
      </w:r>
      <w:r w:rsidR="000437CF" w:rsidRPr="00C81B1C">
        <w:rPr>
          <w:rFonts w:asciiTheme="minorHAnsi" w:hAnsiTheme="minorHAnsi" w:cstheme="minorHAnsi"/>
          <w:sz w:val="22"/>
          <w:szCs w:val="22"/>
          <w:lang w:val="en-GB"/>
        </w:rPr>
        <w:instrText xml:space="preserve"> REF BIB_nash2022 \h \* MERGEFORMAT </w:instrText>
      </w:r>
      <w:r w:rsidR="000437CF" w:rsidRPr="00C81B1C">
        <w:rPr>
          <w:rFonts w:asciiTheme="minorHAnsi" w:hAnsiTheme="minorHAnsi" w:cstheme="minorHAnsi"/>
          <w:sz w:val="22"/>
          <w:szCs w:val="22"/>
          <w:lang w:val="en-GB"/>
        </w:rPr>
      </w:r>
      <w:r w:rsidR="000437CF" w:rsidRPr="00C81B1C">
        <w:rPr>
          <w:rFonts w:asciiTheme="minorHAnsi" w:hAnsiTheme="minorHAnsi" w:cstheme="minorHAnsi"/>
          <w:sz w:val="22"/>
          <w:szCs w:val="22"/>
          <w:lang w:val="en-GB"/>
        </w:rPr>
        <w:fldChar w:fldCharType="separate"/>
      </w:r>
      <w:r w:rsidR="000437CF" w:rsidRPr="00C81B1C">
        <w:rPr>
          <w:rFonts w:asciiTheme="minorHAnsi" w:hAnsiTheme="minorHAnsi" w:cstheme="minorHAnsi"/>
          <w:iCs/>
          <w:sz w:val="22"/>
          <w:szCs w:val="22"/>
          <w:lang w:val="en-GB" w:eastAsia="es-ES"/>
        </w:rPr>
        <w:t xml:space="preserve">Nash, </w:t>
      </w:r>
      <w:r w:rsidR="000437CF" w:rsidRPr="00C81B1C">
        <w:rPr>
          <w:rFonts w:asciiTheme="minorHAnsi" w:hAnsiTheme="minorHAnsi" w:cstheme="minorHAnsi"/>
          <w:iCs/>
          <w:vanish/>
          <w:sz w:val="22"/>
          <w:szCs w:val="22"/>
          <w:lang w:val="en-GB" w:eastAsia="es-ES"/>
        </w:rPr>
        <w:t>2022</w:t>
      </w:r>
      <w:r w:rsidR="000437CF" w:rsidRPr="00C81B1C">
        <w:rPr>
          <w:rFonts w:asciiTheme="minorHAnsi" w:hAnsiTheme="minorHAnsi" w:cstheme="minorHAnsi"/>
          <w:sz w:val="22"/>
          <w:szCs w:val="22"/>
          <w:lang w:val="en-GB"/>
        </w:rPr>
        <w:fldChar w:fldCharType="end"/>
      </w:r>
      <w:r w:rsidR="00571BFE">
        <w:rPr>
          <w:rFonts w:asciiTheme="minorHAnsi" w:hAnsiTheme="minorHAnsi" w:cstheme="minorHAnsi"/>
          <w:sz w:val="22"/>
          <w:szCs w:val="22"/>
          <w:lang w:val="en-GB"/>
        </w:rPr>
        <w:t>2022</w:t>
      </w:r>
      <w:r w:rsidR="000437CF" w:rsidRPr="00C81B1C">
        <w:rPr>
          <w:rFonts w:asciiTheme="minorHAnsi" w:hAnsiTheme="minorHAnsi" w:cstheme="minorHAnsi"/>
          <w:sz w:val="22"/>
          <w:szCs w:val="22"/>
          <w:lang w:val="en-GB"/>
        </w:rPr>
        <w:t>)</w:t>
      </w:r>
      <w:r w:rsidRPr="00C81B1C">
        <w:rPr>
          <w:rFonts w:asciiTheme="minorHAnsi" w:hAnsiTheme="minorHAnsi" w:cstheme="minorHAnsi"/>
          <w:sz w:val="22"/>
          <w:szCs w:val="22"/>
          <w:lang w:val="en-GB"/>
        </w:rPr>
        <w:t>.</w:t>
      </w:r>
      <w:r w:rsidR="00A337D3" w:rsidRPr="00C81B1C">
        <w:rPr>
          <w:rFonts w:asciiTheme="minorHAnsi" w:hAnsiTheme="minorHAnsi" w:cstheme="minorHAnsi"/>
          <w:sz w:val="22"/>
          <w:szCs w:val="22"/>
          <w:lang w:val="en-GB"/>
        </w:rPr>
        <w:t xml:space="preserve"> Agricultural expansion in such settings generates disproportionately high ecological costs, as forests and ecosystems of global significance are converted into cropland or pasture.</w:t>
      </w:r>
    </w:p>
    <w:p w14:paraId="171D3B82" w14:textId="6A207707" w:rsidR="005A3D5C" w:rsidRPr="00C81B1C" w:rsidRDefault="005A3D5C" w:rsidP="005A3D5C">
      <w:pPr>
        <w:pStyle w:val="NormalWeb"/>
        <w:rPr>
          <w:rFonts w:asciiTheme="minorHAnsi" w:hAnsiTheme="minorHAnsi" w:cstheme="minorHAnsi"/>
          <w:sz w:val="22"/>
          <w:szCs w:val="22"/>
          <w:lang w:val="en-GB"/>
        </w:rPr>
      </w:pPr>
      <w:r w:rsidRPr="00C81B1C">
        <w:rPr>
          <w:rFonts w:asciiTheme="minorHAnsi" w:hAnsiTheme="minorHAnsi" w:cstheme="minorHAnsi"/>
          <w:sz w:val="22"/>
          <w:szCs w:val="22"/>
          <w:lang w:val="en-GB"/>
        </w:rPr>
        <w:t>Third, Latin America’s agricultural sector not only plays a central role in the global economy but also tells a long story of sustained growth, and, consequently, of sustained environmental impacts. The expansion of the agricultural frontier is related to deforestation and biodiversity loss, while intensification is associated to soil degradation, water contamination, and increasing dependence on external inputs. Between 1961</w:t>
      </w:r>
      <w:r w:rsidR="00966034">
        <w:rPr>
          <w:rFonts w:asciiTheme="minorHAnsi" w:hAnsiTheme="minorHAnsi" w:cstheme="minorHAnsi"/>
          <w:sz w:val="22"/>
          <w:szCs w:val="22"/>
          <w:lang w:val="en-GB"/>
        </w:rPr>
        <w:t>-</w:t>
      </w:r>
      <w:r w:rsidRPr="00C81B1C">
        <w:rPr>
          <w:rFonts w:asciiTheme="minorHAnsi" w:hAnsiTheme="minorHAnsi" w:cstheme="minorHAnsi"/>
          <w:sz w:val="22"/>
          <w:szCs w:val="22"/>
          <w:lang w:val="en-GB"/>
        </w:rPr>
        <w:t xml:space="preserve">2020, cultivated land expanded by </w:t>
      </w:r>
      <w:r w:rsidRPr="00C81B1C">
        <w:rPr>
          <w:rFonts w:asciiTheme="minorHAnsi" w:hAnsiTheme="minorHAnsi" w:cstheme="minorHAnsi"/>
          <w:sz w:val="22"/>
          <w:szCs w:val="22"/>
          <w:lang w:val="en-GB"/>
        </w:rPr>
        <w:lastRenderedPageBreak/>
        <w:t>152%, from 72 to over 180 million hectares, three times the global average. Nitrogen fertilizer use grew 24-fold (versus 9.5-fold globally), and the region now consumes about one-fifth of global pesticides despite accounting for only 9% of world nitrogen use (FAOSTAT, 202</w:t>
      </w:r>
      <w:r w:rsidR="008166F6" w:rsidRPr="00C81B1C">
        <w:rPr>
          <w:rFonts w:asciiTheme="minorHAnsi" w:hAnsiTheme="minorHAnsi" w:cstheme="minorHAnsi"/>
          <w:sz w:val="22"/>
          <w:szCs w:val="22"/>
          <w:lang w:val="en-GB"/>
        </w:rPr>
        <w:t>5</w:t>
      </w:r>
      <w:r w:rsidRPr="00C81B1C">
        <w:rPr>
          <w:rFonts w:asciiTheme="minorHAnsi" w:hAnsiTheme="minorHAnsi" w:cstheme="minorHAnsi"/>
          <w:sz w:val="22"/>
          <w:szCs w:val="22"/>
          <w:lang w:val="en-GB"/>
        </w:rPr>
        <w:t>).</w:t>
      </w:r>
    </w:p>
    <w:p w14:paraId="40D3673A" w14:textId="124E1014" w:rsidR="005A3D5C" w:rsidRPr="00C81B1C" w:rsidRDefault="00C41A3E" w:rsidP="005A3D5C">
      <w:pPr>
        <w:pStyle w:val="NormalWeb"/>
        <w:rPr>
          <w:rFonts w:asciiTheme="minorHAnsi" w:hAnsiTheme="minorHAnsi" w:cstheme="minorHAnsi"/>
          <w:sz w:val="22"/>
          <w:szCs w:val="22"/>
          <w:lang w:val="en-GB"/>
        </w:rPr>
      </w:pPr>
      <w:r w:rsidRPr="00C81B1C">
        <w:rPr>
          <w:rFonts w:asciiTheme="minorHAnsi" w:hAnsiTheme="minorHAnsi" w:cstheme="minorHAnsi"/>
          <w:sz w:val="22"/>
          <w:szCs w:val="22"/>
          <w:lang w:val="en-GB"/>
        </w:rPr>
        <w:t>Yet, although the environmental costs of current agriculture are increasingly documented, we still lack a long-term understanding of how agricultural output growth has shaped those outcomes, what Bulmer-Thomas described as development carried out “with scant respect for the environment”</w:t>
      </w:r>
      <w:r w:rsidR="00303B80" w:rsidRPr="00C81B1C">
        <w:rPr>
          <w:rFonts w:asciiTheme="minorHAnsi" w:hAnsiTheme="minorHAnsi" w:cstheme="minorHAnsi"/>
          <w:sz w:val="22"/>
          <w:szCs w:val="22"/>
          <w:lang w:val="en-GB"/>
        </w:rPr>
        <w:t xml:space="preserve"> </w:t>
      </w:r>
      <w:r w:rsidR="00C63EA7" w:rsidRPr="00C81B1C">
        <w:rPr>
          <w:rFonts w:asciiTheme="minorHAnsi" w:hAnsiTheme="minorHAnsi" w:cstheme="minorHAnsi"/>
          <w:sz w:val="22"/>
          <w:szCs w:val="22"/>
          <w:lang w:val="en-GB"/>
        </w:rPr>
        <w:t>(</w:t>
      </w:r>
      <w:r w:rsidR="00C63EA7" w:rsidRPr="00C81B1C">
        <w:rPr>
          <w:rFonts w:asciiTheme="minorHAnsi" w:hAnsiTheme="minorHAnsi" w:cstheme="minorHAnsi"/>
          <w:sz w:val="22"/>
          <w:szCs w:val="22"/>
          <w:lang w:val="en-GB"/>
        </w:rPr>
        <w:fldChar w:fldCharType="begin"/>
      </w:r>
      <w:r w:rsidR="00C63EA7" w:rsidRPr="00C81B1C">
        <w:rPr>
          <w:rFonts w:asciiTheme="minorHAnsi" w:hAnsiTheme="minorHAnsi" w:cstheme="minorHAnsi"/>
          <w:sz w:val="22"/>
          <w:szCs w:val="22"/>
          <w:lang w:val="en-GB"/>
        </w:rPr>
        <w:instrText xml:space="preserve"> REF BIB_bulmer_2dthomas2003 \h \* MERGEFORMAT </w:instrText>
      </w:r>
      <w:r w:rsidR="00C63EA7" w:rsidRPr="00C81B1C">
        <w:rPr>
          <w:rFonts w:asciiTheme="minorHAnsi" w:hAnsiTheme="minorHAnsi" w:cstheme="minorHAnsi"/>
          <w:sz w:val="22"/>
          <w:szCs w:val="22"/>
          <w:lang w:val="en-GB"/>
        </w:rPr>
      </w:r>
      <w:r w:rsidR="00C63EA7" w:rsidRPr="00C81B1C">
        <w:rPr>
          <w:rFonts w:asciiTheme="minorHAnsi" w:hAnsiTheme="minorHAnsi" w:cstheme="minorHAnsi"/>
          <w:sz w:val="22"/>
          <w:szCs w:val="22"/>
          <w:lang w:val="en-GB"/>
        </w:rPr>
        <w:fldChar w:fldCharType="separate"/>
      </w:r>
      <w:r w:rsidR="007D2B6B" w:rsidRPr="00C81B1C">
        <w:rPr>
          <w:rFonts w:asciiTheme="minorHAnsi" w:hAnsiTheme="minorHAnsi" w:cstheme="minorHAnsi"/>
          <w:iCs/>
          <w:sz w:val="22"/>
          <w:szCs w:val="22"/>
          <w:lang w:val="en-GB" w:eastAsia="es-ES"/>
        </w:rPr>
        <w:t xml:space="preserve">Bulmer-Thomas, </w:t>
      </w:r>
      <w:r w:rsidR="007D2B6B" w:rsidRPr="00C81B1C">
        <w:rPr>
          <w:rFonts w:asciiTheme="minorHAnsi" w:hAnsiTheme="minorHAnsi" w:cstheme="minorHAnsi"/>
          <w:iCs/>
          <w:vanish/>
          <w:sz w:val="22"/>
          <w:szCs w:val="22"/>
          <w:lang w:val="en-GB" w:eastAsia="es-ES"/>
        </w:rPr>
        <w:t>2003</w:t>
      </w:r>
      <w:r w:rsidR="00C63EA7" w:rsidRPr="00C81B1C">
        <w:rPr>
          <w:rFonts w:asciiTheme="minorHAnsi" w:hAnsiTheme="minorHAnsi" w:cstheme="minorHAnsi"/>
          <w:sz w:val="22"/>
          <w:szCs w:val="22"/>
          <w:lang w:val="en-GB"/>
        </w:rPr>
        <w:fldChar w:fldCharType="end"/>
      </w:r>
      <w:r w:rsidR="00F20A66">
        <w:rPr>
          <w:rFonts w:asciiTheme="minorHAnsi" w:hAnsiTheme="minorHAnsi" w:cstheme="minorHAnsi"/>
          <w:sz w:val="22"/>
          <w:szCs w:val="22"/>
          <w:lang w:val="en-GB"/>
        </w:rPr>
        <w:t>2003</w:t>
      </w:r>
      <w:r w:rsidR="003405CA" w:rsidRPr="00C81B1C">
        <w:rPr>
          <w:rFonts w:asciiTheme="minorHAnsi" w:hAnsiTheme="minorHAnsi" w:cstheme="minorHAnsi"/>
          <w:sz w:val="22"/>
          <w:szCs w:val="22"/>
          <w:lang w:val="en-GB"/>
        </w:rPr>
        <w:t>: 9).</w:t>
      </w:r>
      <w:r w:rsidR="00F13915" w:rsidRPr="00C81B1C">
        <w:rPr>
          <w:rFonts w:asciiTheme="minorHAnsi" w:hAnsiTheme="minorHAnsi" w:cstheme="minorHAnsi"/>
          <w:sz w:val="22"/>
          <w:szCs w:val="22"/>
          <w:lang w:val="en-GB"/>
        </w:rPr>
        <w:t xml:space="preserve"> </w:t>
      </w:r>
      <w:r w:rsidR="0053286E" w:rsidRPr="00C81B1C">
        <w:rPr>
          <w:rFonts w:asciiTheme="minorHAnsi" w:hAnsiTheme="minorHAnsi" w:cstheme="minorHAnsi"/>
          <w:sz w:val="22"/>
          <w:szCs w:val="22"/>
          <w:lang w:val="en-GB"/>
        </w:rPr>
        <w:t xml:space="preserve">In this vein, </w:t>
      </w:r>
      <w:r w:rsidR="008C7315" w:rsidRPr="00C81B1C">
        <w:rPr>
          <w:rFonts w:asciiTheme="minorHAnsi" w:hAnsiTheme="minorHAnsi" w:cstheme="minorHAnsi"/>
          <w:sz w:val="22"/>
          <w:szCs w:val="22"/>
          <w:lang w:val="en-GB"/>
        </w:rPr>
        <w:t xml:space="preserve">we </w:t>
      </w:r>
      <w:r w:rsidR="00303B80" w:rsidRPr="00C81B1C">
        <w:rPr>
          <w:rFonts w:asciiTheme="minorHAnsi" w:hAnsiTheme="minorHAnsi" w:cstheme="minorHAnsi"/>
          <w:sz w:val="22"/>
          <w:szCs w:val="22"/>
          <w:lang w:val="en-GB"/>
        </w:rPr>
        <w:t>identify</w:t>
      </w:r>
      <w:r w:rsidR="008C7315" w:rsidRPr="00C81B1C">
        <w:rPr>
          <w:rFonts w:asciiTheme="minorHAnsi" w:hAnsiTheme="minorHAnsi" w:cstheme="minorHAnsi"/>
          <w:sz w:val="22"/>
          <w:szCs w:val="22"/>
          <w:lang w:val="en-GB"/>
        </w:rPr>
        <w:t xml:space="preserve"> three main </w:t>
      </w:r>
      <w:r w:rsidR="00303B80" w:rsidRPr="00C81B1C">
        <w:rPr>
          <w:rFonts w:asciiTheme="minorHAnsi" w:hAnsiTheme="minorHAnsi" w:cstheme="minorHAnsi"/>
          <w:sz w:val="22"/>
          <w:szCs w:val="22"/>
          <w:lang w:val="en-GB"/>
        </w:rPr>
        <w:t>bodies</w:t>
      </w:r>
      <w:r w:rsidR="008C7315" w:rsidRPr="00C81B1C">
        <w:rPr>
          <w:rFonts w:asciiTheme="minorHAnsi" w:hAnsiTheme="minorHAnsi" w:cstheme="minorHAnsi"/>
          <w:sz w:val="22"/>
          <w:szCs w:val="22"/>
          <w:lang w:val="en-GB"/>
        </w:rPr>
        <w:t xml:space="preserve"> of literature on the relationship between agriculture and environment</w:t>
      </w:r>
      <w:r w:rsidR="00D33D78" w:rsidRPr="00C81B1C">
        <w:rPr>
          <w:rFonts w:asciiTheme="minorHAnsi" w:hAnsiTheme="minorHAnsi" w:cstheme="minorHAnsi"/>
          <w:sz w:val="22"/>
          <w:szCs w:val="22"/>
          <w:lang w:val="en-GB"/>
        </w:rPr>
        <w:t xml:space="preserve"> in the region.</w:t>
      </w:r>
    </w:p>
    <w:p w14:paraId="092BE906" w14:textId="7E1ED535" w:rsidR="005A3D5C" w:rsidRPr="00C81B1C" w:rsidRDefault="002F6C38" w:rsidP="005A3D5C">
      <w:pPr>
        <w:pStyle w:val="NormalWeb"/>
        <w:rPr>
          <w:rFonts w:asciiTheme="minorHAnsi" w:hAnsiTheme="minorHAnsi" w:cstheme="minorHAnsi"/>
          <w:sz w:val="22"/>
          <w:szCs w:val="22"/>
          <w:lang w:val="en-GB"/>
        </w:rPr>
      </w:pPr>
      <w:r w:rsidRPr="00C81B1C">
        <w:rPr>
          <w:rFonts w:asciiTheme="minorHAnsi" w:hAnsiTheme="minorHAnsi" w:cstheme="minorHAnsi"/>
          <w:sz w:val="22"/>
          <w:szCs w:val="22"/>
          <w:lang w:val="en-GB"/>
        </w:rPr>
        <w:t xml:space="preserve">On the one hand, </w:t>
      </w:r>
      <w:r w:rsidR="00F84119" w:rsidRPr="00C81B1C">
        <w:rPr>
          <w:rFonts w:asciiTheme="minorHAnsi" w:hAnsiTheme="minorHAnsi" w:cstheme="minorHAnsi"/>
          <w:sz w:val="22"/>
          <w:szCs w:val="22"/>
          <w:lang w:val="en-GB"/>
        </w:rPr>
        <w:t>research in ecological economics has quantified the environmental impacts of agriculture embedded in international trade as part of global processes, showing accelerated degradation since the 1990s, particularly through deforestation and land-use-change emissions (</w:t>
      </w:r>
      <w:r w:rsidR="00F84119" w:rsidRPr="00C81B1C">
        <w:rPr>
          <w:rFonts w:asciiTheme="minorHAnsi" w:hAnsiTheme="minorHAnsi" w:cstheme="minorHAnsi"/>
          <w:sz w:val="22"/>
          <w:szCs w:val="22"/>
          <w:lang w:val="en-GB"/>
        </w:rPr>
        <w:fldChar w:fldCharType="begin"/>
      </w:r>
      <w:r w:rsidR="00F84119" w:rsidRPr="00C81B1C">
        <w:rPr>
          <w:rFonts w:asciiTheme="minorHAnsi" w:hAnsiTheme="minorHAnsi" w:cstheme="minorHAnsi"/>
          <w:sz w:val="22"/>
          <w:szCs w:val="22"/>
          <w:lang w:val="en-GB"/>
        </w:rPr>
        <w:instrText xml:space="preserve"> REF BIB_hong2022 \h \* MERGEFORMAT </w:instrText>
      </w:r>
      <w:r w:rsidR="00F84119" w:rsidRPr="00C81B1C">
        <w:rPr>
          <w:rFonts w:asciiTheme="minorHAnsi" w:hAnsiTheme="minorHAnsi" w:cstheme="minorHAnsi"/>
          <w:sz w:val="22"/>
          <w:szCs w:val="22"/>
          <w:lang w:val="en-GB"/>
        </w:rPr>
      </w:r>
      <w:r w:rsidR="00F84119" w:rsidRPr="00C81B1C">
        <w:rPr>
          <w:rFonts w:asciiTheme="minorHAnsi" w:hAnsiTheme="minorHAnsi" w:cstheme="minorHAnsi"/>
          <w:sz w:val="22"/>
          <w:szCs w:val="22"/>
          <w:lang w:val="en-GB"/>
        </w:rPr>
        <w:fldChar w:fldCharType="separate"/>
      </w:r>
      <w:r w:rsidR="00F84119" w:rsidRPr="00C81B1C">
        <w:rPr>
          <w:rFonts w:asciiTheme="minorHAnsi" w:hAnsiTheme="minorHAnsi" w:cstheme="minorHAnsi"/>
          <w:iCs/>
          <w:sz w:val="22"/>
          <w:szCs w:val="22"/>
          <w:lang w:val="en-GB" w:eastAsia="es-ES"/>
        </w:rPr>
        <w:t>Hong et al</w:t>
      </w:r>
      <w:r w:rsidR="00F84119" w:rsidRPr="00C81B1C">
        <w:rPr>
          <w:rFonts w:asciiTheme="minorHAnsi" w:hAnsiTheme="minorHAnsi" w:cstheme="minorHAnsi"/>
          <w:iCs/>
          <w:vanish/>
          <w:sz w:val="22"/>
          <w:szCs w:val="22"/>
          <w:lang w:val="en-GB" w:eastAsia="es-ES"/>
        </w:rPr>
        <w:t>., 2022</w:t>
      </w:r>
      <w:r w:rsidR="00F84119" w:rsidRPr="00C81B1C">
        <w:rPr>
          <w:rFonts w:asciiTheme="minorHAnsi" w:hAnsiTheme="minorHAnsi" w:cstheme="minorHAnsi"/>
          <w:sz w:val="22"/>
          <w:szCs w:val="22"/>
          <w:lang w:val="en-GB"/>
        </w:rPr>
        <w:fldChar w:fldCharType="end"/>
      </w:r>
      <w:r w:rsidR="00F20A66">
        <w:rPr>
          <w:rFonts w:asciiTheme="minorHAnsi" w:hAnsiTheme="minorHAnsi" w:cstheme="minorHAnsi"/>
          <w:sz w:val="22"/>
          <w:szCs w:val="22"/>
          <w:lang w:val="en-GB"/>
        </w:rPr>
        <w:t>, 2022</w:t>
      </w:r>
      <w:r w:rsidR="006D408F">
        <w:rPr>
          <w:rFonts w:asciiTheme="minorHAnsi" w:hAnsiTheme="minorHAnsi" w:cstheme="minorHAnsi"/>
          <w:sz w:val="22"/>
          <w:szCs w:val="22"/>
          <w:lang w:val="en-GB"/>
        </w:rPr>
        <w:t>;</w:t>
      </w:r>
      <w:r w:rsidR="00F84119" w:rsidRPr="00C81B1C">
        <w:rPr>
          <w:rFonts w:asciiTheme="minorHAnsi" w:hAnsiTheme="minorHAnsi" w:cstheme="minorHAnsi"/>
          <w:sz w:val="22"/>
          <w:szCs w:val="22"/>
          <w:lang w:val="en-GB"/>
        </w:rPr>
        <w:t xml:space="preserve"> </w:t>
      </w:r>
      <w:r w:rsidR="00F84119" w:rsidRPr="00C81B1C">
        <w:rPr>
          <w:rFonts w:asciiTheme="minorHAnsi" w:hAnsiTheme="minorHAnsi" w:cstheme="minorHAnsi"/>
          <w:sz w:val="22"/>
          <w:szCs w:val="22"/>
          <w:lang w:val="en-GB"/>
        </w:rPr>
        <w:fldChar w:fldCharType="begin"/>
      </w:r>
      <w:r w:rsidR="00F84119" w:rsidRPr="00C81B1C">
        <w:rPr>
          <w:rFonts w:asciiTheme="minorHAnsi" w:hAnsiTheme="minorHAnsi" w:cstheme="minorHAnsi"/>
          <w:sz w:val="22"/>
          <w:szCs w:val="22"/>
          <w:lang w:val="en-GB"/>
        </w:rPr>
        <w:instrText xml:space="preserve"> REF BIB_kastner2014 \h \* MERGEFORMAT </w:instrText>
      </w:r>
      <w:r w:rsidR="00F84119" w:rsidRPr="00C81B1C">
        <w:rPr>
          <w:rFonts w:asciiTheme="minorHAnsi" w:hAnsiTheme="minorHAnsi" w:cstheme="minorHAnsi"/>
          <w:sz w:val="22"/>
          <w:szCs w:val="22"/>
          <w:lang w:val="en-GB"/>
        </w:rPr>
      </w:r>
      <w:r w:rsidR="00F84119" w:rsidRPr="00C81B1C">
        <w:rPr>
          <w:rFonts w:asciiTheme="minorHAnsi" w:hAnsiTheme="minorHAnsi" w:cstheme="minorHAnsi"/>
          <w:sz w:val="22"/>
          <w:szCs w:val="22"/>
          <w:lang w:val="en-GB"/>
        </w:rPr>
        <w:fldChar w:fldCharType="separate"/>
      </w:r>
      <w:r w:rsidR="00F84119" w:rsidRPr="00C81B1C">
        <w:rPr>
          <w:rFonts w:asciiTheme="minorHAnsi" w:hAnsiTheme="minorHAnsi" w:cstheme="minorHAnsi"/>
          <w:iCs/>
          <w:sz w:val="22"/>
          <w:szCs w:val="22"/>
          <w:lang w:val="en-GB" w:eastAsia="es-ES"/>
        </w:rPr>
        <w:t>Kastner et al</w:t>
      </w:r>
      <w:r w:rsidR="00F84119" w:rsidRPr="00C81B1C">
        <w:rPr>
          <w:rFonts w:asciiTheme="minorHAnsi" w:hAnsiTheme="minorHAnsi" w:cstheme="minorHAnsi"/>
          <w:iCs/>
          <w:vanish/>
          <w:sz w:val="22"/>
          <w:szCs w:val="22"/>
          <w:lang w:val="en-GB" w:eastAsia="es-ES"/>
        </w:rPr>
        <w:t>., 2014</w:t>
      </w:r>
      <w:r w:rsidR="00F84119" w:rsidRPr="00C81B1C">
        <w:rPr>
          <w:rFonts w:asciiTheme="minorHAnsi" w:hAnsiTheme="minorHAnsi" w:cstheme="minorHAnsi"/>
          <w:sz w:val="22"/>
          <w:szCs w:val="22"/>
          <w:lang w:val="en-GB"/>
        </w:rPr>
        <w:fldChar w:fldCharType="end"/>
      </w:r>
      <w:r w:rsidR="00F20A66">
        <w:rPr>
          <w:rFonts w:asciiTheme="minorHAnsi" w:hAnsiTheme="minorHAnsi" w:cstheme="minorHAnsi"/>
          <w:sz w:val="22"/>
          <w:szCs w:val="22"/>
          <w:lang w:val="en-GB"/>
        </w:rPr>
        <w:t>, 2014</w:t>
      </w:r>
      <w:r w:rsidR="006D408F">
        <w:rPr>
          <w:rFonts w:asciiTheme="minorHAnsi" w:hAnsiTheme="minorHAnsi" w:cstheme="minorHAnsi"/>
          <w:sz w:val="22"/>
          <w:szCs w:val="22"/>
          <w:lang w:val="en-GB"/>
        </w:rPr>
        <w:t>;</w:t>
      </w:r>
      <w:r w:rsidR="00F84119" w:rsidRPr="00C81B1C">
        <w:rPr>
          <w:rFonts w:asciiTheme="minorHAnsi" w:hAnsiTheme="minorHAnsi" w:cstheme="minorHAnsi"/>
          <w:sz w:val="22"/>
          <w:szCs w:val="22"/>
          <w:lang w:val="en-GB"/>
        </w:rPr>
        <w:t xml:space="preserve"> </w:t>
      </w:r>
      <w:r w:rsidR="00F84119" w:rsidRPr="00C81B1C">
        <w:rPr>
          <w:rFonts w:asciiTheme="minorHAnsi" w:hAnsiTheme="minorHAnsi" w:cstheme="minorHAnsi"/>
          <w:sz w:val="22"/>
          <w:szCs w:val="22"/>
          <w:lang w:val="en-GB"/>
        </w:rPr>
        <w:fldChar w:fldCharType="begin"/>
      </w:r>
      <w:r w:rsidR="00F84119" w:rsidRPr="00C81B1C">
        <w:rPr>
          <w:rFonts w:asciiTheme="minorHAnsi" w:hAnsiTheme="minorHAnsi" w:cstheme="minorHAnsi"/>
          <w:sz w:val="22"/>
          <w:szCs w:val="22"/>
          <w:lang w:val="en-GB"/>
        </w:rPr>
        <w:instrText xml:space="preserve"> REF BIB_pendrill2019 \h \* MERGEFORMAT </w:instrText>
      </w:r>
      <w:r w:rsidR="00F84119" w:rsidRPr="00C81B1C">
        <w:rPr>
          <w:rFonts w:asciiTheme="minorHAnsi" w:hAnsiTheme="minorHAnsi" w:cstheme="minorHAnsi"/>
          <w:sz w:val="22"/>
          <w:szCs w:val="22"/>
          <w:lang w:val="en-GB"/>
        </w:rPr>
      </w:r>
      <w:r w:rsidR="00F84119" w:rsidRPr="00C81B1C">
        <w:rPr>
          <w:rFonts w:asciiTheme="minorHAnsi" w:hAnsiTheme="minorHAnsi" w:cstheme="minorHAnsi"/>
          <w:sz w:val="22"/>
          <w:szCs w:val="22"/>
          <w:lang w:val="en-GB"/>
        </w:rPr>
        <w:fldChar w:fldCharType="separate"/>
      </w:r>
      <w:proofErr w:type="spellStart"/>
      <w:r w:rsidR="00F84119" w:rsidRPr="00C81B1C">
        <w:rPr>
          <w:rFonts w:asciiTheme="minorHAnsi" w:hAnsiTheme="minorHAnsi" w:cstheme="minorHAnsi"/>
          <w:iCs/>
          <w:sz w:val="22"/>
          <w:szCs w:val="22"/>
          <w:lang w:val="en-GB" w:eastAsia="es-ES"/>
        </w:rPr>
        <w:t>Pendrill</w:t>
      </w:r>
      <w:proofErr w:type="spellEnd"/>
      <w:r w:rsidR="00F84119" w:rsidRPr="00C81B1C">
        <w:rPr>
          <w:rFonts w:asciiTheme="minorHAnsi" w:hAnsiTheme="minorHAnsi" w:cstheme="minorHAnsi"/>
          <w:iCs/>
          <w:sz w:val="22"/>
          <w:szCs w:val="22"/>
          <w:lang w:val="en-GB" w:eastAsia="es-ES"/>
        </w:rPr>
        <w:t xml:space="preserve"> et al</w:t>
      </w:r>
      <w:r w:rsidR="00F84119" w:rsidRPr="00C81B1C">
        <w:rPr>
          <w:rFonts w:asciiTheme="minorHAnsi" w:hAnsiTheme="minorHAnsi" w:cstheme="minorHAnsi"/>
          <w:iCs/>
          <w:vanish/>
          <w:sz w:val="22"/>
          <w:szCs w:val="22"/>
          <w:lang w:val="en-GB" w:eastAsia="es-ES"/>
        </w:rPr>
        <w:t>., 2019</w:t>
      </w:r>
      <w:r w:rsidR="00F84119" w:rsidRPr="00C81B1C">
        <w:rPr>
          <w:rFonts w:asciiTheme="minorHAnsi" w:hAnsiTheme="minorHAnsi" w:cstheme="minorHAnsi"/>
          <w:sz w:val="22"/>
          <w:szCs w:val="22"/>
          <w:lang w:val="en-GB"/>
        </w:rPr>
        <w:fldChar w:fldCharType="end"/>
      </w:r>
      <w:r w:rsidR="00F20A66">
        <w:rPr>
          <w:rFonts w:asciiTheme="minorHAnsi" w:hAnsiTheme="minorHAnsi" w:cstheme="minorHAnsi"/>
          <w:sz w:val="22"/>
          <w:szCs w:val="22"/>
          <w:lang w:val="en-GB"/>
        </w:rPr>
        <w:t>, 2019</w:t>
      </w:r>
      <w:r w:rsidR="00F84119" w:rsidRPr="00C81B1C">
        <w:rPr>
          <w:rFonts w:asciiTheme="minorHAnsi" w:hAnsiTheme="minorHAnsi" w:cstheme="minorHAnsi"/>
          <w:sz w:val="22"/>
          <w:szCs w:val="22"/>
          <w:lang w:val="en-GB"/>
        </w:rPr>
        <w:t xml:space="preserve">). A second avenue extends these approaches to long-term agroecosystem dynamics, examining nutrient balances, energy efficiency, and the socio-environmental consequences of </w:t>
      </w:r>
      <w:proofErr w:type="spellStart"/>
      <w:r w:rsidR="00F84119" w:rsidRPr="00C81B1C">
        <w:rPr>
          <w:rFonts w:asciiTheme="minorHAnsi" w:hAnsiTheme="minorHAnsi" w:cstheme="minorHAnsi"/>
          <w:sz w:val="22"/>
          <w:szCs w:val="22"/>
          <w:lang w:val="en-GB"/>
        </w:rPr>
        <w:t>agro</w:t>
      </w:r>
      <w:proofErr w:type="spellEnd"/>
      <w:r w:rsidR="00F84119" w:rsidRPr="00C81B1C">
        <w:rPr>
          <w:rFonts w:asciiTheme="minorHAnsi" w:hAnsiTheme="minorHAnsi" w:cstheme="minorHAnsi"/>
          <w:sz w:val="22"/>
          <w:szCs w:val="22"/>
          <w:lang w:val="en-GB"/>
        </w:rPr>
        <w:t>-export models (</w:t>
      </w:r>
      <w:proofErr w:type="spellStart"/>
      <w:r w:rsidR="00F84119" w:rsidRPr="00C81B1C">
        <w:rPr>
          <w:rFonts w:asciiTheme="minorHAnsi" w:hAnsiTheme="minorHAnsi" w:cstheme="minorHAnsi"/>
          <w:sz w:val="22"/>
          <w:szCs w:val="22"/>
          <w:lang w:val="en-GB"/>
        </w:rPr>
        <w:t>Pengue</w:t>
      </w:r>
      <w:proofErr w:type="spellEnd"/>
      <w:r w:rsidR="00F84119" w:rsidRPr="00C81B1C">
        <w:rPr>
          <w:rFonts w:asciiTheme="minorHAnsi" w:hAnsiTheme="minorHAnsi" w:cstheme="minorHAnsi"/>
          <w:sz w:val="22"/>
          <w:szCs w:val="22"/>
          <w:lang w:val="en-GB"/>
        </w:rPr>
        <w:t xml:space="preserve"> &amp; Rodríguez, 2017; Infante-Amate &amp; Picado, 2018; Montero-Mora &amp; Goebel-Mc Dermott, 2023; Urrego-Mesa et al., 2025). However, these studies generally focus on specific countries or crops and do not articulate</w:t>
      </w:r>
      <w:r w:rsidR="001B0B0B" w:rsidRPr="00C81B1C">
        <w:rPr>
          <w:rFonts w:asciiTheme="minorHAnsi" w:hAnsiTheme="minorHAnsi" w:cstheme="minorHAnsi"/>
          <w:sz w:val="22"/>
          <w:szCs w:val="22"/>
          <w:lang w:val="en-GB"/>
        </w:rPr>
        <w:t xml:space="preserve"> </w:t>
      </w:r>
      <w:r w:rsidR="005A3D5C" w:rsidRPr="00C81B1C">
        <w:rPr>
          <w:rFonts w:asciiTheme="minorHAnsi" w:hAnsiTheme="minorHAnsi" w:cstheme="minorHAnsi"/>
          <w:sz w:val="22"/>
          <w:szCs w:val="22"/>
          <w:lang w:val="en-GB"/>
        </w:rPr>
        <w:t>a region-wide narrative.</w:t>
      </w:r>
      <w:r w:rsidR="00D0128F" w:rsidRPr="00D5666A">
        <w:rPr>
          <w:rStyle w:val="Refdenotaalpie"/>
          <w:rFonts w:asciiTheme="minorHAnsi" w:eastAsiaTheme="majorEastAsia" w:hAnsiTheme="minorHAnsi" w:cstheme="minorHAnsi"/>
          <w:sz w:val="22"/>
          <w:szCs w:val="22"/>
          <w:lang w:val="en-GB"/>
        </w:rPr>
        <w:footnoteReference w:id="2"/>
      </w:r>
    </w:p>
    <w:p w14:paraId="033C47AA" w14:textId="77777777" w:rsidR="00805214" w:rsidRPr="00C81B1C" w:rsidRDefault="00805214" w:rsidP="00805214">
      <w:pPr>
        <w:pStyle w:val="NormalWeb"/>
        <w:rPr>
          <w:rFonts w:asciiTheme="minorHAnsi" w:hAnsiTheme="minorHAnsi" w:cstheme="minorHAnsi"/>
          <w:sz w:val="22"/>
          <w:szCs w:val="22"/>
          <w:lang w:val="en-GB"/>
        </w:rPr>
      </w:pPr>
      <w:r w:rsidRPr="00C81B1C">
        <w:rPr>
          <w:rFonts w:asciiTheme="minorHAnsi" w:hAnsiTheme="minorHAnsi" w:cstheme="minorHAnsi"/>
          <w:sz w:val="22"/>
          <w:szCs w:val="22"/>
          <w:lang w:val="en-GB"/>
        </w:rPr>
        <w:t>On the other hand, Latin America and the Caribbean have cultivated a rich tradition of environmental history, often, though not exclusively, through the work associated with the Latin American and Caribbean Society for Environmental History (SOLCHA). Agricultural change and deforestation are recurrent themes in this field (</w:t>
      </w:r>
      <w:proofErr w:type="spellStart"/>
      <w:r w:rsidRPr="00C81B1C">
        <w:rPr>
          <w:rFonts w:asciiTheme="minorHAnsi" w:hAnsiTheme="minorHAnsi" w:cstheme="minorHAnsi"/>
          <w:sz w:val="22"/>
          <w:szCs w:val="22"/>
          <w:lang w:val="en-GB"/>
        </w:rPr>
        <w:t>Urquijo</w:t>
      </w:r>
      <w:proofErr w:type="spellEnd"/>
      <w:r w:rsidRPr="00C81B1C">
        <w:rPr>
          <w:rFonts w:asciiTheme="minorHAnsi" w:hAnsiTheme="minorHAnsi" w:cstheme="minorHAnsi"/>
          <w:sz w:val="22"/>
          <w:szCs w:val="22"/>
          <w:lang w:val="en-GB"/>
        </w:rPr>
        <w:t xml:space="preserve"> Torres et al., 2022), as seen in studies on Cuban forests and economic activity from the colonial period to the sugar boom (</w:t>
      </w:r>
      <w:proofErr w:type="spellStart"/>
      <w:r w:rsidRPr="00C81B1C">
        <w:rPr>
          <w:rFonts w:asciiTheme="minorHAnsi" w:hAnsiTheme="minorHAnsi" w:cstheme="minorHAnsi"/>
          <w:sz w:val="22"/>
          <w:szCs w:val="22"/>
          <w:lang w:val="en-GB"/>
        </w:rPr>
        <w:t>Funes</w:t>
      </w:r>
      <w:proofErr w:type="spellEnd"/>
      <w:r w:rsidRPr="00C81B1C">
        <w:rPr>
          <w:rFonts w:asciiTheme="minorHAnsi" w:hAnsiTheme="minorHAnsi" w:cstheme="minorHAnsi"/>
          <w:sz w:val="22"/>
          <w:szCs w:val="22"/>
          <w:lang w:val="en-GB"/>
        </w:rPr>
        <w:t xml:space="preserve"> </w:t>
      </w:r>
      <w:proofErr w:type="spellStart"/>
      <w:r w:rsidRPr="00C81B1C">
        <w:rPr>
          <w:rFonts w:asciiTheme="minorHAnsi" w:hAnsiTheme="minorHAnsi" w:cstheme="minorHAnsi"/>
          <w:sz w:val="22"/>
          <w:szCs w:val="22"/>
          <w:lang w:val="en-GB"/>
        </w:rPr>
        <w:t>Monzote</w:t>
      </w:r>
      <w:proofErr w:type="spellEnd"/>
      <w:r w:rsidRPr="00C81B1C">
        <w:rPr>
          <w:rFonts w:asciiTheme="minorHAnsi" w:hAnsiTheme="minorHAnsi" w:cstheme="minorHAnsi"/>
          <w:sz w:val="22"/>
          <w:szCs w:val="22"/>
          <w:lang w:val="en-GB"/>
        </w:rPr>
        <w:t>, 2008) and in broader analyses of plantation economies and export-oriented rural change (</w:t>
      </w:r>
      <w:proofErr w:type="spellStart"/>
      <w:r w:rsidRPr="00C81B1C">
        <w:rPr>
          <w:rFonts w:asciiTheme="minorHAnsi" w:hAnsiTheme="minorHAnsi" w:cstheme="minorHAnsi"/>
          <w:sz w:val="22"/>
          <w:szCs w:val="22"/>
          <w:lang w:val="en-GB"/>
        </w:rPr>
        <w:t>Kaltmeier</w:t>
      </w:r>
      <w:proofErr w:type="spellEnd"/>
      <w:r w:rsidRPr="00C81B1C">
        <w:rPr>
          <w:rFonts w:asciiTheme="minorHAnsi" w:hAnsiTheme="minorHAnsi" w:cstheme="minorHAnsi"/>
          <w:sz w:val="22"/>
          <w:szCs w:val="22"/>
          <w:lang w:val="en-GB"/>
        </w:rPr>
        <w:t xml:space="preserve"> et al., 2024).</w:t>
      </w:r>
    </w:p>
    <w:p w14:paraId="3A95F310" w14:textId="77777777" w:rsidR="00805214" w:rsidRPr="00C81B1C" w:rsidRDefault="00805214" w:rsidP="00805214">
      <w:pPr>
        <w:pStyle w:val="NormalWeb"/>
        <w:rPr>
          <w:rFonts w:asciiTheme="minorHAnsi" w:hAnsiTheme="minorHAnsi" w:cstheme="minorHAnsi"/>
          <w:sz w:val="22"/>
          <w:szCs w:val="22"/>
          <w:lang w:val="en-GB"/>
        </w:rPr>
      </w:pPr>
      <w:r w:rsidRPr="00C81B1C">
        <w:rPr>
          <w:rFonts w:asciiTheme="minorHAnsi" w:hAnsiTheme="minorHAnsi" w:cstheme="minorHAnsi"/>
          <w:sz w:val="22"/>
          <w:szCs w:val="22"/>
          <w:lang w:val="en-GB"/>
        </w:rPr>
        <w:t xml:space="preserve">Yet, as </w:t>
      </w:r>
      <w:proofErr w:type="spellStart"/>
      <w:r w:rsidRPr="00C81B1C">
        <w:rPr>
          <w:rFonts w:asciiTheme="minorHAnsi" w:hAnsiTheme="minorHAnsi" w:cstheme="minorHAnsi"/>
          <w:sz w:val="22"/>
          <w:szCs w:val="22"/>
          <w:lang w:val="en-GB"/>
        </w:rPr>
        <w:t>Soluri</w:t>
      </w:r>
      <w:proofErr w:type="spellEnd"/>
      <w:r w:rsidRPr="00C81B1C">
        <w:rPr>
          <w:rFonts w:asciiTheme="minorHAnsi" w:hAnsiTheme="minorHAnsi" w:cstheme="minorHAnsi"/>
          <w:sz w:val="22"/>
          <w:szCs w:val="22"/>
          <w:lang w:val="en-GB"/>
        </w:rPr>
        <w:t xml:space="preserve"> and colleagues note, much of this literature remains nationally bounded, and a more integrated regional narrative is still emerging (</w:t>
      </w:r>
      <w:proofErr w:type="spellStart"/>
      <w:r w:rsidRPr="00C81B1C">
        <w:rPr>
          <w:rFonts w:asciiTheme="minorHAnsi" w:hAnsiTheme="minorHAnsi" w:cstheme="minorHAnsi"/>
          <w:sz w:val="22"/>
          <w:szCs w:val="22"/>
          <w:lang w:val="en-GB"/>
        </w:rPr>
        <w:t>Soluri</w:t>
      </w:r>
      <w:proofErr w:type="spellEnd"/>
      <w:r w:rsidRPr="00C81B1C">
        <w:rPr>
          <w:rFonts w:asciiTheme="minorHAnsi" w:hAnsiTheme="minorHAnsi" w:cstheme="minorHAnsi"/>
          <w:sz w:val="22"/>
          <w:szCs w:val="22"/>
          <w:lang w:val="en-GB"/>
        </w:rPr>
        <w:t xml:space="preserve"> et al., 2018). A promising transdisciplinary initiative in this regard is the ongoing work led by the </w:t>
      </w:r>
      <w:proofErr w:type="spellStart"/>
      <w:r w:rsidRPr="00C81B1C">
        <w:rPr>
          <w:rFonts w:asciiTheme="minorHAnsi" w:hAnsiTheme="minorHAnsi" w:cstheme="minorHAnsi"/>
          <w:sz w:val="22"/>
          <w:szCs w:val="22"/>
          <w:lang w:val="en-GB"/>
        </w:rPr>
        <w:t>Center</w:t>
      </w:r>
      <w:proofErr w:type="spellEnd"/>
      <w:r w:rsidRPr="00C81B1C">
        <w:rPr>
          <w:rFonts w:asciiTheme="minorHAnsi" w:hAnsiTheme="minorHAnsi" w:cstheme="minorHAnsi"/>
          <w:sz w:val="22"/>
          <w:szCs w:val="22"/>
          <w:lang w:val="en-GB"/>
        </w:rPr>
        <w:t xml:space="preserve"> for Advanced Latin American Studies (CALAS), which is producing a six-volume series on the Anthropocene from a Latin American perspective. Of special relevance for this chapter is the volume dedicated to land-use change, which explores the historical articulation between forest extraction and agriculture, including plantations, latifundia, and peasant systems, but does not provide a quantitative synthesis of agrarian growth and environmental indicators.</w:t>
      </w:r>
    </w:p>
    <w:p w14:paraId="3FEC2E5A" w14:textId="259A9065" w:rsidR="005A3D5C" w:rsidRPr="00C81B1C" w:rsidRDefault="00805214" w:rsidP="00805214">
      <w:pPr>
        <w:pStyle w:val="NormalWeb"/>
        <w:rPr>
          <w:rFonts w:asciiTheme="minorHAnsi" w:hAnsiTheme="minorHAnsi" w:cstheme="minorHAnsi"/>
          <w:sz w:val="22"/>
          <w:szCs w:val="22"/>
          <w:lang w:val="en-GB"/>
        </w:rPr>
      </w:pPr>
      <w:r w:rsidRPr="00C81B1C">
        <w:rPr>
          <w:rFonts w:asciiTheme="minorHAnsi" w:hAnsiTheme="minorHAnsi" w:cstheme="minorHAnsi"/>
          <w:sz w:val="22"/>
          <w:szCs w:val="22"/>
          <w:lang w:val="en-GB"/>
        </w:rPr>
        <w:t>Despite the richness of this literature, there is still no long-term, region-wide study of agriculture’s environmental impacts that combines quantitative biophysical indicators with a historical narrative of transformation. This chapter addresses that gap by integrating economic history and ecological economics and by presenting a harmonized annual dataset for 20 countries to analyse the relationship between agricultural growth, land-use change, and environmental pressures in Latin America over the past 120 years.</w:t>
      </w:r>
    </w:p>
    <w:p w14:paraId="62BAFD66" w14:textId="77777777" w:rsidR="005A3D5C" w:rsidRPr="00EF2396" w:rsidRDefault="005A3D5C" w:rsidP="005A3D5C">
      <w:pPr>
        <w:pStyle w:val="Prrafodelista"/>
        <w:numPr>
          <w:ilvl w:val="0"/>
          <w:numId w:val="10"/>
        </w:numPr>
        <w:rPr>
          <w:rFonts w:cstheme="minorHAnsi"/>
          <w:b/>
          <w:bCs/>
          <w:lang w:val="en-GB"/>
        </w:rPr>
      </w:pPr>
      <w:r w:rsidRPr="00EF2396">
        <w:rPr>
          <w:rFonts w:cstheme="minorHAnsi"/>
          <w:b/>
          <w:bCs/>
          <w:lang w:val="en-GB"/>
        </w:rPr>
        <w:t>METHODOLOGY</w:t>
      </w:r>
    </w:p>
    <w:p w14:paraId="79FCADDD" w14:textId="77777777" w:rsidR="00966034" w:rsidRPr="00C81B1C" w:rsidRDefault="00966034" w:rsidP="00966034">
      <w:pPr>
        <w:pStyle w:val="Prrafodelista"/>
        <w:rPr>
          <w:rFonts w:cstheme="minorHAnsi"/>
          <w:b/>
          <w:bCs/>
          <w:lang w:val="en-GB"/>
        </w:rPr>
      </w:pPr>
    </w:p>
    <w:p w14:paraId="3A980F91" w14:textId="04976786" w:rsidR="005A3D5C" w:rsidRPr="00C81B1C" w:rsidRDefault="00BC108F" w:rsidP="003A7CD2">
      <w:pPr>
        <w:pStyle w:val="Prrafodelista"/>
        <w:rPr>
          <w:rFonts w:cstheme="minorHAnsi"/>
          <w:b/>
          <w:bCs/>
          <w:lang w:val="en-GB"/>
        </w:rPr>
      </w:pPr>
      <w:r w:rsidRPr="00C81B1C">
        <w:rPr>
          <w:rFonts w:cstheme="minorHAnsi"/>
          <w:b/>
          <w:bCs/>
          <w:lang w:val="en-GB"/>
        </w:rPr>
        <w:t xml:space="preserve">2.1 </w:t>
      </w:r>
      <w:r w:rsidR="005A3D5C" w:rsidRPr="00C81B1C">
        <w:rPr>
          <w:rFonts w:cstheme="minorHAnsi"/>
          <w:b/>
          <w:bCs/>
          <w:lang w:val="en-GB"/>
        </w:rPr>
        <w:t>Study Area</w:t>
      </w:r>
    </w:p>
    <w:p w14:paraId="7699FB86" w14:textId="38CA75B1" w:rsidR="005A3D5C" w:rsidRPr="00C81B1C" w:rsidRDefault="005A3D5C" w:rsidP="005A3D5C">
      <w:pPr>
        <w:rPr>
          <w:rFonts w:cstheme="minorHAnsi"/>
          <w:lang w:val="en-GB"/>
        </w:rPr>
      </w:pPr>
      <w:r w:rsidRPr="00C81B1C">
        <w:rPr>
          <w:rFonts w:cstheme="minorHAnsi"/>
          <w:lang w:val="en-GB"/>
        </w:rPr>
        <w:lastRenderedPageBreak/>
        <w:t xml:space="preserve">Although our analysis covers </w:t>
      </w:r>
      <w:r w:rsidRPr="00C81B1C">
        <w:rPr>
          <w:rStyle w:val="Textoennegrita"/>
          <w:rFonts w:cstheme="minorHAnsi"/>
          <w:b w:val="0"/>
          <w:bCs w:val="0"/>
          <w:lang w:val="en-GB"/>
        </w:rPr>
        <w:t>Latin America as a whole</w:t>
      </w:r>
      <w:r w:rsidRPr="00C81B1C">
        <w:rPr>
          <w:rFonts w:cstheme="minorHAnsi"/>
          <w:lang w:val="en-GB"/>
        </w:rPr>
        <w:t xml:space="preserve">, the data are constructed from 20 of the 26 countries in the region. These countries represent 98% of total Latin America’s land area (20 million km²) and 98.5% of its population (652 million people) in 2020 (Table </w:t>
      </w:r>
      <w:r w:rsidR="00AC135A" w:rsidRPr="00C81B1C">
        <w:rPr>
          <w:rFonts w:cstheme="minorHAnsi"/>
          <w:lang w:val="en-GB"/>
        </w:rPr>
        <w:t>5.</w:t>
      </w:r>
      <w:r w:rsidRPr="00C81B1C">
        <w:rPr>
          <w:rFonts w:cstheme="minorHAnsi"/>
          <w:lang w:val="en-GB"/>
        </w:rPr>
        <w:t>A</w:t>
      </w:r>
      <w:r w:rsidR="00AC135A" w:rsidRPr="00C81B1C">
        <w:rPr>
          <w:rFonts w:cstheme="minorHAnsi"/>
          <w:lang w:val="en-GB"/>
        </w:rPr>
        <w:t>.</w:t>
      </w:r>
      <w:r w:rsidRPr="00C81B1C">
        <w:rPr>
          <w:rFonts w:cstheme="minorHAnsi"/>
          <w:lang w:val="en-GB"/>
        </w:rPr>
        <w:t>1). According to land and population, those countries can be split in three main groups</w:t>
      </w:r>
      <w:r w:rsidR="00462895" w:rsidRPr="00C81B1C">
        <w:rPr>
          <w:rFonts w:cstheme="minorHAnsi"/>
          <w:lang w:val="en-GB"/>
        </w:rPr>
        <w:t xml:space="preserve">. </w:t>
      </w:r>
      <w:r w:rsidRPr="00C81B1C">
        <w:rPr>
          <w:rStyle w:val="Textoennegrita"/>
          <w:rFonts w:cstheme="minorHAnsi"/>
          <w:b w:val="0"/>
          <w:bCs w:val="0"/>
          <w:lang w:val="en-GB"/>
        </w:rPr>
        <w:t>First, Brazil, Argentina, and Mexico</w:t>
      </w:r>
      <w:r w:rsidRPr="00C81B1C">
        <w:rPr>
          <w:rFonts w:cstheme="minorHAnsi"/>
          <w:lang w:val="en-GB"/>
        </w:rPr>
        <w:t xml:space="preserve"> dominate, accounting for 65% of total land and 59% of population. Second, </w:t>
      </w:r>
      <w:r w:rsidR="00462895" w:rsidRPr="00C81B1C">
        <w:rPr>
          <w:rStyle w:val="Textoennegrita"/>
          <w:rFonts w:cstheme="minorHAnsi"/>
          <w:b w:val="0"/>
          <w:bCs w:val="0"/>
          <w:lang w:val="en-GB"/>
        </w:rPr>
        <w:t>m</w:t>
      </w:r>
      <w:r w:rsidRPr="00C81B1C">
        <w:rPr>
          <w:rStyle w:val="Textoennegrita"/>
          <w:rFonts w:cstheme="minorHAnsi"/>
          <w:b w:val="0"/>
          <w:bCs w:val="0"/>
          <w:lang w:val="en-GB"/>
        </w:rPr>
        <w:t>edium</w:t>
      </w:r>
      <w:r w:rsidR="005C4A37" w:rsidRPr="00C81B1C">
        <w:rPr>
          <w:rStyle w:val="Textoennegrita"/>
          <w:rFonts w:cstheme="minorHAnsi"/>
          <w:b w:val="0"/>
          <w:bCs w:val="0"/>
          <w:lang w:val="en-GB"/>
        </w:rPr>
        <w:t>-</w:t>
      </w:r>
      <w:r w:rsidRPr="00C81B1C">
        <w:rPr>
          <w:rStyle w:val="Textoennegrita"/>
          <w:rFonts w:cstheme="minorHAnsi"/>
          <w:b w:val="0"/>
          <w:bCs w:val="0"/>
          <w:lang w:val="en-GB"/>
        </w:rPr>
        <w:t>sized countries</w:t>
      </w:r>
      <w:r w:rsidRPr="00C81B1C">
        <w:rPr>
          <w:rFonts w:cstheme="minorHAnsi"/>
          <w:lang w:val="en-GB"/>
        </w:rPr>
        <w:t xml:space="preserve"> such as Peru, Colombia, Bolivia, Venezuela, and Chile each contribute 3.8</w:t>
      </w:r>
      <w:r w:rsidR="00BE7458" w:rsidRPr="00C81B1C">
        <w:rPr>
          <w:rFonts w:cstheme="minorHAnsi"/>
          <w:lang w:val="en-GB"/>
        </w:rPr>
        <w:t>-</w:t>
      </w:r>
      <w:r w:rsidRPr="00C81B1C">
        <w:rPr>
          <w:rFonts w:cstheme="minorHAnsi"/>
          <w:lang w:val="en-GB"/>
        </w:rPr>
        <w:t>6.4% of land and 3</w:t>
      </w:r>
      <w:r w:rsidR="00BE7458" w:rsidRPr="00C81B1C">
        <w:rPr>
          <w:rFonts w:cstheme="minorHAnsi"/>
          <w:lang w:val="en-GB"/>
        </w:rPr>
        <w:t>-</w:t>
      </w:r>
      <w:r w:rsidRPr="00C81B1C">
        <w:rPr>
          <w:rFonts w:cstheme="minorHAnsi"/>
          <w:lang w:val="en-GB"/>
        </w:rPr>
        <w:t>7.8 % of population. And, third, s</w:t>
      </w:r>
      <w:r w:rsidRPr="00C81B1C">
        <w:rPr>
          <w:rStyle w:val="Textoennegrita"/>
          <w:rFonts w:cstheme="minorHAnsi"/>
          <w:b w:val="0"/>
          <w:bCs w:val="0"/>
          <w:lang w:val="en-GB"/>
        </w:rPr>
        <w:t>maller countries</w:t>
      </w:r>
      <w:r w:rsidRPr="00C81B1C">
        <w:rPr>
          <w:rFonts w:cstheme="minorHAnsi"/>
          <w:lang w:val="en-GB"/>
        </w:rPr>
        <w:t>, mainly in Central America and the Caribbean,</w:t>
      </w:r>
      <w:ins w:id="2" w:author="John Alexander Urrego Mesa" w:date="2026-03-13T12:32:00Z">
        <w:r w:rsidR="005E465D" w:rsidRPr="00C81B1C">
          <w:rPr>
            <w:rStyle w:val="Refdenotaalpie"/>
            <w:rFonts w:cstheme="minorHAnsi"/>
            <w:lang w:val="en-GB"/>
          </w:rPr>
          <w:footnoteReference w:id="3"/>
        </w:r>
      </w:ins>
      <w:r w:rsidRPr="00C81B1C">
        <w:rPr>
          <w:rFonts w:cstheme="minorHAnsi"/>
          <w:lang w:val="en-GB"/>
        </w:rPr>
        <w:t xml:space="preserve"> </w:t>
      </w:r>
      <w:ins w:id="7" w:author="John Alexander Urrego Mesa" w:date="2026-03-13T12:35:00Z">
        <w:r w:rsidR="00CA2C04">
          <w:rPr>
            <w:rFonts w:cstheme="minorHAnsi"/>
            <w:lang w:val="en-GB"/>
          </w:rPr>
          <w:t xml:space="preserve">plus </w:t>
        </w:r>
        <w:r w:rsidR="00083DDC">
          <w:rPr>
            <w:rFonts w:cstheme="minorHAnsi"/>
            <w:lang w:val="en-GB"/>
          </w:rPr>
          <w:t>Paraguay, Ecuado</w:t>
        </w:r>
      </w:ins>
      <w:ins w:id="8" w:author="John Alexander Urrego Mesa" w:date="2026-03-13T12:36:00Z">
        <w:r w:rsidR="00083DDC">
          <w:rPr>
            <w:rFonts w:cstheme="minorHAnsi"/>
            <w:lang w:val="en-GB"/>
          </w:rPr>
          <w:t>r</w:t>
        </w:r>
      </w:ins>
      <w:ins w:id="9" w:author="John Alexander Urrego Mesa" w:date="2026-03-13T12:35:00Z">
        <w:r w:rsidR="00083DDC">
          <w:rPr>
            <w:rFonts w:cstheme="minorHAnsi"/>
            <w:lang w:val="en-GB"/>
          </w:rPr>
          <w:t>, and Uruguay</w:t>
        </w:r>
      </w:ins>
      <w:ins w:id="10" w:author="John Alexander Urrego Mesa" w:date="2026-03-13T12:42:00Z">
        <w:r w:rsidR="00ED058B">
          <w:rPr>
            <w:rFonts w:cstheme="minorHAnsi"/>
            <w:lang w:val="en-GB"/>
          </w:rPr>
          <w:t>.</w:t>
        </w:r>
      </w:ins>
      <w:r w:rsidR="00E37A09">
        <w:rPr>
          <w:rFonts w:cstheme="minorHAnsi"/>
          <w:lang w:val="en-GB"/>
        </w:rPr>
        <w:t xml:space="preserve"> </w:t>
      </w:r>
      <w:ins w:id="11" w:author="John Alexander Urrego Mesa" w:date="2026-03-13T12:42:00Z">
        <w:r w:rsidR="00ED058B" w:rsidRPr="00ED058B">
          <w:rPr>
            <w:rFonts w:cstheme="minorHAnsi"/>
            <w:lang w:val="en-GB"/>
          </w:rPr>
          <w:t>These countries together represent 7.5% of the land and 17% of the population.</w:t>
        </w:r>
      </w:ins>
    </w:p>
    <w:p w14:paraId="0C533952" w14:textId="4035B75B" w:rsidR="005A3D5C" w:rsidRPr="00C81B1C" w:rsidDel="003E2C4B" w:rsidRDefault="005A3D5C" w:rsidP="005A3D5C">
      <w:pPr>
        <w:rPr>
          <w:del w:id="12" w:author="John Alexander Urrego Mesa" w:date="2026-03-13T12:49:00Z"/>
          <w:rFonts w:cstheme="minorHAnsi"/>
          <w:lang w:val="en-GB"/>
        </w:rPr>
      </w:pPr>
      <w:r w:rsidRPr="00C81B1C">
        <w:rPr>
          <w:rFonts w:cstheme="minorHAnsi"/>
          <w:lang w:val="en-GB"/>
        </w:rPr>
        <w:t>We use present-day national boundaries, since 20</w:t>
      </w:r>
      <w:r w:rsidRPr="00C81B1C">
        <w:rPr>
          <w:rFonts w:cstheme="minorHAnsi"/>
          <w:vertAlign w:val="superscript"/>
          <w:lang w:val="en-GB"/>
        </w:rPr>
        <w:t>th</w:t>
      </w:r>
      <w:r w:rsidRPr="00C81B1C">
        <w:rPr>
          <w:rFonts w:cstheme="minorHAnsi"/>
          <w:lang w:val="en-GB"/>
        </w:rPr>
        <w:t>-century border changes were minimal. Following independence (1804–1825), most territorial adjustments occurred in the 19</w:t>
      </w:r>
      <w:r w:rsidRPr="00C81B1C">
        <w:rPr>
          <w:rFonts w:cstheme="minorHAnsi"/>
          <w:vertAlign w:val="superscript"/>
          <w:lang w:val="en-GB"/>
        </w:rPr>
        <w:t>th</w:t>
      </w:r>
      <w:r w:rsidR="00FC4C97" w:rsidRPr="00C81B1C">
        <w:rPr>
          <w:rFonts w:cstheme="minorHAnsi"/>
          <w:lang w:val="en-GB"/>
        </w:rPr>
        <w:t xml:space="preserve"> </w:t>
      </w:r>
      <w:r w:rsidRPr="00C81B1C">
        <w:rPr>
          <w:rFonts w:cstheme="minorHAnsi"/>
          <w:lang w:val="en-GB"/>
        </w:rPr>
        <w:t>century</w:t>
      </w:r>
      <w:r w:rsidR="00BE7458" w:rsidRPr="00C81B1C">
        <w:rPr>
          <w:rFonts w:cstheme="minorHAnsi"/>
          <w:lang w:val="en-GB"/>
        </w:rPr>
        <w:t xml:space="preserve">, but </w:t>
      </w:r>
      <w:r w:rsidRPr="00C81B1C">
        <w:rPr>
          <w:rFonts w:cstheme="minorHAnsi"/>
          <w:lang w:val="en-GB"/>
        </w:rPr>
        <w:t xml:space="preserve">only a few limited conflicts persisted afterward </w:t>
      </w:r>
      <w:r w:rsidR="00C63EA7" w:rsidRPr="00C81B1C">
        <w:rPr>
          <w:rFonts w:cstheme="minorHAnsi"/>
          <w:lang w:val="en-GB"/>
        </w:rPr>
        <w:t>(</w:t>
      </w:r>
      <w:r w:rsidR="00C63EA7" w:rsidRPr="00C81B1C">
        <w:rPr>
          <w:rFonts w:cstheme="minorHAnsi"/>
          <w:lang w:val="en-GB"/>
        </w:rPr>
        <w:fldChar w:fldCharType="begin"/>
      </w:r>
      <w:r w:rsidR="00C63EA7" w:rsidRPr="00C81B1C">
        <w:rPr>
          <w:rFonts w:cstheme="minorHAnsi"/>
          <w:lang w:val="en-GB"/>
        </w:rPr>
        <w:instrText xml:space="preserve"> REF BIB_dominguez2003 \h \* MERGEFORMAT </w:instrText>
      </w:r>
      <w:r w:rsidR="00C63EA7" w:rsidRPr="00C81B1C">
        <w:rPr>
          <w:rFonts w:cstheme="minorHAnsi"/>
          <w:lang w:val="en-GB"/>
        </w:rPr>
      </w:r>
      <w:r w:rsidR="00C63EA7" w:rsidRPr="00C81B1C">
        <w:rPr>
          <w:rFonts w:cstheme="minorHAnsi"/>
          <w:lang w:val="en-GB"/>
        </w:rPr>
        <w:fldChar w:fldCharType="separate"/>
      </w:r>
      <w:r w:rsidR="007D2B6B" w:rsidRPr="00C81B1C">
        <w:rPr>
          <w:rFonts w:eastAsia="Times New Roman" w:cstheme="minorHAnsi"/>
          <w:iCs/>
          <w:kern w:val="0"/>
          <w:lang w:val="en-GB" w:eastAsia="es-ES"/>
          <w14:ligatures w14:val="none"/>
        </w:rPr>
        <w:t>Domínguez &amp;</w:t>
      </w:r>
      <w:r w:rsidR="007D2B6B" w:rsidRPr="00C81B1C">
        <w:rPr>
          <w:rFonts w:eastAsia="Times New Roman" w:cstheme="minorHAnsi"/>
          <w:iCs/>
          <w:vanish/>
          <w:kern w:val="0"/>
          <w:lang w:val="en-GB" w:eastAsia="es-ES"/>
          <w14:ligatures w14:val="none"/>
        </w:rPr>
        <w:t xml:space="preserve"> Mares, 2003</w:t>
      </w:r>
      <w:r w:rsidR="00C63EA7" w:rsidRPr="00C81B1C">
        <w:rPr>
          <w:rFonts w:cstheme="minorHAnsi"/>
          <w:lang w:val="en-GB"/>
        </w:rPr>
        <w:fldChar w:fldCharType="end"/>
      </w:r>
      <w:r w:rsidR="0079227B">
        <w:rPr>
          <w:rFonts w:cstheme="minorHAnsi"/>
          <w:lang w:val="en-GB"/>
        </w:rPr>
        <w:t xml:space="preserve"> Mares, 2003</w:t>
      </w:r>
      <w:r w:rsidR="00C63EA7" w:rsidRPr="00C81B1C">
        <w:rPr>
          <w:rFonts w:cstheme="minorHAnsi"/>
          <w:lang w:val="en-GB"/>
        </w:rPr>
        <w:t>)</w:t>
      </w:r>
      <w:r w:rsidRPr="00C81B1C">
        <w:rPr>
          <w:rFonts w:cstheme="minorHAnsi"/>
          <w:lang w:val="en-GB"/>
        </w:rPr>
        <w:t xml:space="preserve">. For analytical clarity, we group countries into </w:t>
      </w:r>
      <w:r w:rsidRPr="00C81B1C">
        <w:rPr>
          <w:rStyle w:val="Textoennegrita"/>
          <w:rFonts w:cstheme="minorHAnsi"/>
          <w:b w:val="0"/>
          <w:bCs w:val="0"/>
          <w:lang w:val="en-GB"/>
        </w:rPr>
        <w:t>Central (Central America and Caribbean countries)</w:t>
      </w:r>
      <w:r w:rsidRPr="00C81B1C">
        <w:rPr>
          <w:rFonts w:cstheme="minorHAnsi"/>
          <w:b/>
          <w:bCs/>
          <w:lang w:val="en-GB"/>
        </w:rPr>
        <w:t xml:space="preserve">, </w:t>
      </w:r>
      <w:r w:rsidRPr="00C81B1C">
        <w:rPr>
          <w:rStyle w:val="Textoennegrita"/>
          <w:rFonts w:cstheme="minorHAnsi"/>
          <w:b w:val="0"/>
          <w:bCs w:val="0"/>
          <w:lang w:val="en-GB"/>
        </w:rPr>
        <w:t>Southern Cone (Argentina, Chile, Paraguay, Uruguay)</w:t>
      </w:r>
      <w:r w:rsidRPr="00C81B1C">
        <w:rPr>
          <w:rFonts w:cstheme="minorHAnsi"/>
          <w:b/>
          <w:bCs/>
          <w:lang w:val="en-GB"/>
        </w:rPr>
        <w:t>,</w:t>
      </w:r>
      <w:r w:rsidRPr="00C81B1C">
        <w:rPr>
          <w:rFonts w:cstheme="minorHAnsi"/>
          <w:lang w:val="en-GB"/>
        </w:rPr>
        <w:t xml:space="preserve"> and </w:t>
      </w:r>
      <w:r w:rsidRPr="00C81B1C">
        <w:rPr>
          <w:rStyle w:val="Textoennegrita"/>
          <w:rFonts w:cstheme="minorHAnsi"/>
          <w:b w:val="0"/>
          <w:bCs w:val="0"/>
          <w:lang w:val="en-GB"/>
        </w:rPr>
        <w:t>Andes (Peru, Colombia, Bolivia, Venezuela, Ecuador)</w:t>
      </w:r>
      <w:r w:rsidRPr="00C81B1C">
        <w:rPr>
          <w:rFonts w:cstheme="minorHAnsi"/>
          <w:b/>
          <w:bCs/>
          <w:lang w:val="en-GB"/>
        </w:rPr>
        <w:t>,</w:t>
      </w:r>
      <w:r w:rsidRPr="00C81B1C">
        <w:rPr>
          <w:rFonts w:cstheme="minorHAnsi"/>
          <w:lang w:val="en-GB"/>
        </w:rPr>
        <w:t xml:space="preserve"> while </w:t>
      </w:r>
      <w:r w:rsidRPr="00C81B1C">
        <w:rPr>
          <w:rStyle w:val="Textoennegrita"/>
          <w:rFonts w:cstheme="minorHAnsi"/>
          <w:b w:val="0"/>
          <w:bCs w:val="0"/>
          <w:lang w:val="en-GB"/>
        </w:rPr>
        <w:t>Mexico</w:t>
      </w:r>
      <w:r w:rsidRPr="00C81B1C">
        <w:rPr>
          <w:rFonts w:cstheme="minorHAnsi"/>
          <w:lang w:val="en-GB"/>
        </w:rPr>
        <w:t xml:space="preserve"> and </w:t>
      </w:r>
      <w:r w:rsidRPr="00C81B1C">
        <w:rPr>
          <w:rStyle w:val="Textoennegrita"/>
          <w:rFonts w:cstheme="minorHAnsi"/>
          <w:b w:val="0"/>
          <w:bCs w:val="0"/>
          <w:lang w:val="en-GB"/>
        </w:rPr>
        <w:t>Brazil</w:t>
      </w:r>
      <w:r w:rsidRPr="00C81B1C">
        <w:rPr>
          <w:rFonts w:cstheme="minorHAnsi"/>
          <w:lang w:val="en-GB"/>
        </w:rPr>
        <w:t xml:space="preserve"> are treated separately.</w:t>
      </w:r>
      <w:ins w:id="13" w:author="John Alexander Urrego Mesa" w:date="2026-03-13T12:47:00Z">
        <w:r w:rsidR="008D74A7">
          <w:rPr>
            <w:rFonts w:cstheme="minorHAnsi"/>
            <w:lang w:val="en-GB"/>
          </w:rPr>
          <w:t xml:space="preserve"> </w:t>
        </w:r>
      </w:ins>
      <w:ins w:id="14" w:author="John Alexander Urrego Mesa" w:date="2026-03-13T12:49:00Z">
        <w:r w:rsidR="003E2C4B" w:rsidRPr="003E2C4B">
          <w:rPr>
            <w:rFonts w:cstheme="minorHAnsi"/>
            <w:lang w:val="en-GB"/>
          </w:rPr>
          <w:t>The Latin American and Caribbean region (LACA) is made up of all these countries.</w:t>
        </w:r>
      </w:ins>
    </w:p>
    <w:p w14:paraId="6FCAB928" w14:textId="4FEE74A8" w:rsidR="005A3D5C" w:rsidRPr="00C81B1C" w:rsidRDefault="000C762E" w:rsidP="00D01E68">
      <w:pPr>
        <w:pStyle w:val="Prrafodelista"/>
        <w:rPr>
          <w:rFonts w:cstheme="minorHAnsi"/>
          <w:b/>
          <w:bCs/>
          <w:lang w:val="en-GB"/>
        </w:rPr>
      </w:pPr>
      <w:r w:rsidRPr="00C81B1C">
        <w:rPr>
          <w:rFonts w:cstheme="minorHAnsi"/>
          <w:b/>
          <w:bCs/>
          <w:lang w:val="en-GB"/>
        </w:rPr>
        <w:t xml:space="preserve">2.2 </w:t>
      </w:r>
      <w:r w:rsidR="005A3D5C" w:rsidRPr="00C81B1C">
        <w:rPr>
          <w:rFonts w:cstheme="minorHAnsi"/>
          <w:b/>
          <w:bCs/>
          <w:lang w:val="en-GB"/>
        </w:rPr>
        <w:t xml:space="preserve">Agricultural </w:t>
      </w:r>
      <w:r w:rsidR="00872E46">
        <w:rPr>
          <w:rFonts w:cstheme="minorHAnsi"/>
          <w:b/>
          <w:bCs/>
          <w:lang w:val="en-GB"/>
        </w:rPr>
        <w:t>V</w:t>
      </w:r>
      <w:r w:rsidR="005A3D5C" w:rsidRPr="00C81B1C">
        <w:rPr>
          <w:rFonts w:cstheme="minorHAnsi"/>
          <w:b/>
          <w:bCs/>
          <w:lang w:val="en-GB"/>
        </w:rPr>
        <w:t>ariables</w:t>
      </w:r>
      <w:r w:rsidR="00E823D6" w:rsidRPr="00C81B1C">
        <w:rPr>
          <w:rFonts w:cstheme="minorHAnsi"/>
          <w:b/>
          <w:bCs/>
          <w:lang w:val="en-GB"/>
        </w:rPr>
        <w:t xml:space="preserve">: </w:t>
      </w:r>
      <w:r w:rsidR="00872E46">
        <w:rPr>
          <w:rFonts w:cstheme="minorHAnsi"/>
          <w:b/>
          <w:bCs/>
          <w:lang w:val="en-GB"/>
        </w:rPr>
        <w:t>A</w:t>
      </w:r>
      <w:r w:rsidR="00E823D6" w:rsidRPr="00C81B1C">
        <w:rPr>
          <w:rFonts w:cstheme="minorHAnsi"/>
          <w:b/>
          <w:bCs/>
          <w:lang w:val="en-GB"/>
        </w:rPr>
        <w:t xml:space="preserve">rea and </w:t>
      </w:r>
      <w:r w:rsidR="00872E46">
        <w:rPr>
          <w:rFonts w:cstheme="minorHAnsi"/>
          <w:b/>
          <w:bCs/>
          <w:lang w:val="en-GB"/>
        </w:rPr>
        <w:t>P</w:t>
      </w:r>
      <w:r w:rsidR="00E823D6" w:rsidRPr="00C81B1C">
        <w:rPr>
          <w:rFonts w:cstheme="minorHAnsi"/>
          <w:b/>
          <w:bCs/>
          <w:lang w:val="en-GB"/>
        </w:rPr>
        <w:t>roduction</w:t>
      </w:r>
    </w:p>
    <w:p w14:paraId="4F2E207A" w14:textId="382F5497" w:rsidR="005A3D5C" w:rsidRPr="00C81B1C" w:rsidRDefault="005A3D5C" w:rsidP="005A3D5C">
      <w:pPr>
        <w:rPr>
          <w:rFonts w:cstheme="minorHAnsi"/>
          <w:lang w:val="en-GB"/>
        </w:rPr>
      </w:pPr>
      <w:r w:rsidRPr="00C81B1C">
        <w:rPr>
          <w:rFonts w:cstheme="minorHAnsi"/>
          <w:lang w:val="en-GB"/>
        </w:rPr>
        <w:t>We estimate physical production, cultivated area and yields of the agricultural and livestock subsectors at annual resolution (1901-2020), with the aim of capturing both regional and temporal patterns of productive change. The use of physical agricultural production data serves two main purposes. First, to identify growth strategies (extensification versus intensification) by decomposing the physical factors of output growth. Second, to link agricultural production and environmental impacts by estimating environmental intensity; that is, impacts per unit of output.</w:t>
      </w:r>
    </w:p>
    <w:p w14:paraId="1612B9BB" w14:textId="2814DE56" w:rsidR="006F260D" w:rsidRPr="00C81B1C" w:rsidRDefault="004C54F7" w:rsidP="008422A1">
      <w:pPr>
        <w:rPr>
          <w:rStyle w:val="Textoennegrita"/>
          <w:rFonts w:cstheme="minorHAnsi"/>
          <w:b w:val="0"/>
          <w:bCs w:val="0"/>
          <w:lang w:val="en-GB"/>
        </w:rPr>
      </w:pPr>
      <w:r w:rsidRPr="00C81B1C">
        <w:rPr>
          <w:rFonts w:cstheme="minorHAnsi"/>
          <w:lang w:val="en-GB"/>
        </w:rPr>
        <w:t>D</w:t>
      </w:r>
      <w:r w:rsidR="005A3D5C" w:rsidRPr="00C81B1C">
        <w:rPr>
          <w:rFonts w:cstheme="minorHAnsi"/>
          <w:lang w:val="en-GB"/>
        </w:rPr>
        <w:t xml:space="preserve">ata </w:t>
      </w:r>
      <w:r w:rsidR="003B50C3" w:rsidRPr="00C81B1C">
        <w:rPr>
          <w:rFonts w:cstheme="minorHAnsi"/>
          <w:lang w:val="en-GB"/>
        </w:rPr>
        <w:t xml:space="preserve">from 1961 onwards </w:t>
      </w:r>
      <w:r w:rsidR="005A3D5C" w:rsidRPr="00C81B1C">
        <w:rPr>
          <w:rFonts w:cstheme="minorHAnsi"/>
          <w:lang w:val="en-GB"/>
        </w:rPr>
        <w:t xml:space="preserve">derive primarily from FAOSTAT </w:t>
      </w:r>
      <w:r w:rsidR="00C63EA7" w:rsidRPr="00C81B1C">
        <w:rPr>
          <w:rFonts w:cstheme="minorHAnsi"/>
          <w:lang w:val="en-GB"/>
        </w:rPr>
        <w:t>(</w:t>
      </w:r>
      <w:r w:rsidR="00C63EA7" w:rsidRPr="00C81B1C">
        <w:rPr>
          <w:rFonts w:cstheme="minorHAnsi"/>
          <w:lang w:val="en-GB"/>
        </w:rPr>
        <w:fldChar w:fldCharType="begin"/>
      </w:r>
      <w:r w:rsidR="00C63EA7" w:rsidRPr="00C81B1C">
        <w:rPr>
          <w:rFonts w:cstheme="minorHAnsi"/>
          <w:lang w:val="en-GB"/>
        </w:rPr>
        <w:instrText xml:space="preserve"> REF BIB_faostat2018 \h \* MERGEFORMAT </w:instrText>
      </w:r>
      <w:r w:rsidR="00C63EA7" w:rsidRPr="00C81B1C">
        <w:rPr>
          <w:rFonts w:cstheme="minorHAnsi"/>
          <w:lang w:val="en-GB"/>
        </w:rPr>
      </w:r>
      <w:r w:rsidR="00C63EA7" w:rsidRPr="00C81B1C">
        <w:rPr>
          <w:rFonts w:cstheme="minorHAnsi"/>
          <w:lang w:val="en-GB"/>
        </w:rPr>
        <w:fldChar w:fldCharType="separate"/>
      </w:r>
      <w:r w:rsidR="007D2B6B" w:rsidRPr="00C81B1C">
        <w:rPr>
          <w:rFonts w:eastAsia="Times New Roman" w:cstheme="minorHAnsi"/>
          <w:iCs/>
          <w:kern w:val="0"/>
          <w:lang w:val="en-GB" w:eastAsia="es-ES"/>
          <w14:ligatures w14:val="none"/>
        </w:rPr>
        <w:t xml:space="preserve">FAOSTAT, </w:t>
      </w:r>
      <w:r w:rsidR="007D2B6B" w:rsidRPr="00C81B1C">
        <w:rPr>
          <w:rFonts w:eastAsia="Times New Roman" w:cstheme="minorHAnsi"/>
          <w:iCs/>
          <w:vanish/>
          <w:kern w:val="0"/>
          <w:lang w:val="en-GB" w:eastAsia="es-ES"/>
          <w14:ligatures w14:val="none"/>
        </w:rPr>
        <w:t>2025</w:t>
      </w:r>
      <w:r w:rsidR="00C63EA7" w:rsidRPr="00C81B1C">
        <w:rPr>
          <w:rFonts w:cstheme="minorHAnsi"/>
          <w:lang w:val="en-GB"/>
        </w:rPr>
        <w:fldChar w:fldCharType="end"/>
      </w:r>
      <w:r w:rsidR="0079227B">
        <w:rPr>
          <w:rFonts w:cstheme="minorHAnsi"/>
          <w:lang w:val="en-GB"/>
        </w:rPr>
        <w:t>2018</w:t>
      </w:r>
      <w:r w:rsidR="00C63EA7" w:rsidRPr="00C81B1C">
        <w:rPr>
          <w:rFonts w:cstheme="minorHAnsi"/>
          <w:lang w:val="en-GB"/>
        </w:rPr>
        <w:t>)</w:t>
      </w:r>
      <w:r w:rsidR="003B50C3" w:rsidRPr="00C81B1C">
        <w:rPr>
          <w:rFonts w:cstheme="minorHAnsi"/>
          <w:lang w:val="en-GB"/>
        </w:rPr>
        <w:t>. F</w:t>
      </w:r>
      <w:r w:rsidR="005A3D5C" w:rsidRPr="00C81B1C">
        <w:rPr>
          <w:rFonts w:cstheme="minorHAnsi"/>
          <w:lang w:val="en-GB"/>
        </w:rPr>
        <w:t xml:space="preserve">or 1946–1960, we use printed </w:t>
      </w:r>
      <w:r w:rsidR="005A3D5C" w:rsidRPr="00C81B1C">
        <w:rPr>
          <w:rStyle w:val="Textoennegrita"/>
          <w:rFonts w:cstheme="minorHAnsi"/>
          <w:b w:val="0"/>
          <w:bCs w:val="0"/>
          <w:lang w:val="en-GB"/>
        </w:rPr>
        <w:t>FAO Yearbooks</w:t>
      </w:r>
      <w:r w:rsidR="006828C4" w:rsidRPr="00C81B1C">
        <w:rPr>
          <w:rFonts w:cstheme="minorHAnsi"/>
          <w:lang w:val="en-GB"/>
        </w:rPr>
        <w:t>. And, for 1901</w:t>
      </w:r>
      <w:r w:rsidR="008636E2" w:rsidRPr="00C81B1C">
        <w:rPr>
          <w:rFonts w:cstheme="minorHAnsi"/>
          <w:lang w:val="en-GB"/>
        </w:rPr>
        <w:t>–</w:t>
      </w:r>
      <w:del w:id="15" w:author="John Alexander Urrego Mesa" w:date="2026-03-13T12:46:00Z">
        <w:r w:rsidR="006828C4" w:rsidRPr="00C81B1C" w:rsidDel="00D91F5A">
          <w:rPr>
            <w:rFonts w:cstheme="minorHAnsi"/>
            <w:lang w:val="en-GB"/>
          </w:rPr>
          <w:delText xml:space="preserve">1960 </w:delText>
        </w:r>
      </w:del>
      <w:ins w:id="16" w:author="John Alexander Urrego Mesa" w:date="2026-03-13T12:46:00Z">
        <w:r w:rsidR="00D91F5A">
          <w:rPr>
            <w:rFonts w:cstheme="minorHAnsi"/>
            <w:lang w:val="en-GB"/>
          </w:rPr>
          <w:t>1945</w:t>
        </w:r>
        <w:r w:rsidR="00D91F5A" w:rsidRPr="00C81B1C">
          <w:rPr>
            <w:rFonts w:cstheme="minorHAnsi"/>
            <w:lang w:val="en-GB"/>
          </w:rPr>
          <w:t xml:space="preserve"> </w:t>
        </w:r>
      </w:ins>
      <w:r w:rsidR="008636E2" w:rsidRPr="00C81B1C">
        <w:rPr>
          <w:rFonts w:cstheme="minorHAnsi"/>
          <w:lang w:val="en-GB"/>
        </w:rPr>
        <w:t xml:space="preserve">the series are reconstructed </w:t>
      </w:r>
      <w:r w:rsidR="00C15F32" w:rsidRPr="00C81B1C">
        <w:rPr>
          <w:rFonts w:cstheme="minorHAnsi"/>
          <w:lang w:val="en-GB"/>
        </w:rPr>
        <w:t xml:space="preserve">using </w:t>
      </w:r>
      <w:r w:rsidR="005A3D5C" w:rsidRPr="00C81B1C">
        <w:rPr>
          <w:rStyle w:val="Textoennegrita"/>
          <w:rFonts w:cstheme="minorHAnsi"/>
          <w:b w:val="0"/>
          <w:bCs w:val="0"/>
          <w:lang w:val="en-GB"/>
        </w:rPr>
        <w:t>International Institute of Agriculture (IIA)</w:t>
      </w:r>
      <w:r w:rsidR="005A3D5C" w:rsidRPr="00C81B1C">
        <w:rPr>
          <w:rFonts w:cstheme="minorHAnsi"/>
          <w:b/>
          <w:bCs/>
          <w:lang w:val="en-GB"/>
        </w:rPr>
        <w:t xml:space="preserve"> </w:t>
      </w:r>
      <w:r w:rsidR="005A3D5C" w:rsidRPr="00C81B1C">
        <w:rPr>
          <w:rFonts w:cstheme="minorHAnsi"/>
          <w:lang w:val="en-GB"/>
        </w:rPr>
        <w:t>yearbooks</w:t>
      </w:r>
      <w:r w:rsidR="009D65D4" w:rsidRPr="00C81B1C">
        <w:rPr>
          <w:rFonts w:cstheme="minorHAnsi"/>
          <w:lang w:val="en-GB"/>
        </w:rPr>
        <w:t>. G</w:t>
      </w:r>
      <w:r w:rsidR="005A3D5C" w:rsidRPr="00C81B1C">
        <w:rPr>
          <w:rFonts w:cstheme="minorHAnsi"/>
          <w:lang w:val="en-GB"/>
        </w:rPr>
        <w:t xml:space="preserve">iven the scarcity of early data, </w:t>
      </w:r>
      <w:r w:rsidR="003515F5" w:rsidRPr="00C81B1C">
        <w:rPr>
          <w:rFonts w:cstheme="minorHAnsi"/>
          <w:lang w:val="en-GB"/>
        </w:rPr>
        <w:t xml:space="preserve">the main innovation is </w:t>
      </w:r>
      <w:r w:rsidR="00352A21" w:rsidRPr="00C81B1C">
        <w:rPr>
          <w:rFonts w:cstheme="minorHAnsi"/>
          <w:lang w:val="en-GB"/>
        </w:rPr>
        <w:t xml:space="preserve">that </w:t>
      </w:r>
      <w:r w:rsidR="005A3D5C" w:rsidRPr="00C81B1C">
        <w:rPr>
          <w:rFonts w:cstheme="minorHAnsi"/>
          <w:lang w:val="en-GB"/>
        </w:rPr>
        <w:t xml:space="preserve">we complement international sources with </w:t>
      </w:r>
      <w:r w:rsidR="005A3D5C" w:rsidRPr="00C81B1C">
        <w:rPr>
          <w:rStyle w:val="Textoennegrita"/>
          <w:rFonts w:cstheme="minorHAnsi"/>
          <w:b w:val="0"/>
          <w:bCs w:val="0"/>
          <w:lang w:val="en-GB"/>
        </w:rPr>
        <w:t>national statistical yearbooks</w:t>
      </w:r>
      <w:r w:rsidR="002870A5" w:rsidRPr="00C81B1C">
        <w:rPr>
          <w:rStyle w:val="Textoennegrita"/>
          <w:rFonts w:cstheme="minorHAnsi"/>
          <w:b w:val="0"/>
          <w:bCs w:val="0"/>
          <w:lang w:val="en-GB"/>
        </w:rPr>
        <w:t xml:space="preserve"> (see </w:t>
      </w:r>
      <w:r w:rsidR="00352A21" w:rsidRPr="00C81B1C">
        <w:rPr>
          <w:rStyle w:val="Textoennegrita"/>
          <w:rFonts w:cstheme="minorHAnsi"/>
          <w:b w:val="0"/>
          <w:bCs w:val="0"/>
          <w:lang w:val="en-GB"/>
        </w:rPr>
        <w:t xml:space="preserve">complete </w:t>
      </w:r>
      <w:r w:rsidR="00F30A3D" w:rsidRPr="00C81B1C">
        <w:rPr>
          <w:rStyle w:val="Textoennegrita"/>
          <w:rFonts w:cstheme="minorHAnsi"/>
          <w:b w:val="0"/>
          <w:bCs w:val="0"/>
          <w:lang w:val="en-GB"/>
        </w:rPr>
        <w:t>reference</w:t>
      </w:r>
      <w:r w:rsidR="003B25E7" w:rsidRPr="00C81B1C">
        <w:rPr>
          <w:rStyle w:val="Textoennegrita"/>
          <w:rFonts w:cstheme="minorHAnsi"/>
          <w:b w:val="0"/>
          <w:bCs w:val="0"/>
          <w:lang w:val="en-GB"/>
        </w:rPr>
        <w:t>s</w:t>
      </w:r>
      <w:r w:rsidR="00F30A3D" w:rsidRPr="00C81B1C">
        <w:rPr>
          <w:rStyle w:val="Textoennegrita"/>
          <w:rFonts w:cstheme="minorHAnsi"/>
          <w:b w:val="0"/>
          <w:bCs w:val="0"/>
          <w:lang w:val="en-GB"/>
        </w:rPr>
        <w:t xml:space="preserve"> </w:t>
      </w:r>
      <w:r w:rsidR="002870A5" w:rsidRPr="00C81B1C">
        <w:rPr>
          <w:rStyle w:val="Textoennegrita"/>
          <w:rFonts w:cstheme="minorHAnsi"/>
          <w:b w:val="0"/>
          <w:bCs w:val="0"/>
          <w:lang w:val="en-GB"/>
        </w:rPr>
        <w:t xml:space="preserve">in </w:t>
      </w:r>
      <w:r w:rsidR="00352A21" w:rsidRPr="00C81B1C">
        <w:rPr>
          <w:rStyle w:val="Textoennegrita"/>
          <w:rFonts w:cstheme="minorHAnsi"/>
          <w:b w:val="0"/>
          <w:bCs w:val="0"/>
          <w:lang w:val="en-GB"/>
        </w:rPr>
        <w:t>T</w:t>
      </w:r>
      <w:r w:rsidR="00BB7108" w:rsidRPr="00C81B1C">
        <w:rPr>
          <w:rStyle w:val="Textoennegrita"/>
          <w:rFonts w:cstheme="minorHAnsi"/>
          <w:b w:val="0"/>
          <w:bCs w:val="0"/>
          <w:lang w:val="en-GB"/>
        </w:rPr>
        <w:t xml:space="preserve">able </w:t>
      </w:r>
      <w:r w:rsidR="005F708A" w:rsidRPr="00C81B1C">
        <w:rPr>
          <w:rStyle w:val="Textoennegrita"/>
          <w:rFonts w:cstheme="minorHAnsi"/>
          <w:b w:val="0"/>
          <w:bCs w:val="0"/>
          <w:lang w:val="en-GB"/>
        </w:rPr>
        <w:t>5.</w:t>
      </w:r>
      <w:r w:rsidR="00352A21" w:rsidRPr="00C81B1C">
        <w:rPr>
          <w:rStyle w:val="Textoennegrita"/>
          <w:rFonts w:cstheme="minorHAnsi"/>
          <w:b w:val="0"/>
          <w:bCs w:val="0"/>
          <w:lang w:val="en-GB"/>
        </w:rPr>
        <w:t>A</w:t>
      </w:r>
      <w:r w:rsidR="005F708A" w:rsidRPr="00C81B1C">
        <w:rPr>
          <w:rStyle w:val="Textoennegrita"/>
          <w:rFonts w:cstheme="minorHAnsi"/>
          <w:b w:val="0"/>
          <w:bCs w:val="0"/>
          <w:lang w:val="en-GB"/>
        </w:rPr>
        <w:t>.</w:t>
      </w:r>
      <w:r w:rsidR="002D57CE" w:rsidRPr="00C81B1C">
        <w:rPr>
          <w:rStyle w:val="Textoennegrita"/>
          <w:rFonts w:cstheme="minorHAnsi"/>
          <w:b w:val="0"/>
          <w:bCs w:val="0"/>
          <w:lang w:val="en-GB"/>
        </w:rPr>
        <w:t>3</w:t>
      </w:r>
      <w:r w:rsidR="002870A5" w:rsidRPr="00C81B1C">
        <w:rPr>
          <w:rStyle w:val="Textoennegrita"/>
          <w:rFonts w:cstheme="minorHAnsi"/>
          <w:b w:val="0"/>
          <w:bCs w:val="0"/>
          <w:lang w:val="en-GB"/>
        </w:rPr>
        <w:t>)</w:t>
      </w:r>
      <w:r w:rsidR="005A3D5C" w:rsidRPr="00C81B1C">
        <w:rPr>
          <w:rStyle w:val="Textoennegrita"/>
          <w:rFonts w:cstheme="minorHAnsi"/>
          <w:b w:val="0"/>
          <w:bCs w:val="0"/>
          <w:lang w:val="en-GB"/>
        </w:rPr>
        <w:t>.</w:t>
      </w:r>
      <w:r w:rsidR="00E823D6" w:rsidRPr="00C81B1C">
        <w:rPr>
          <w:rStyle w:val="Textoennegrita"/>
          <w:rFonts w:cstheme="minorHAnsi"/>
          <w:b w:val="0"/>
          <w:bCs w:val="0"/>
          <w:lang w:val="en-GB"/>
        </w:rPr>
        <w:t xml:space="preserve"> </w:t>
      </w:r>
    </w:p>
    <w:p w14:paraId="3E4AC1D9" w14:textId="068A9542" w:rsidR="0054286D" w:rsidRPr="00C81B1C" w:rsidRDefault="008422A1" w:rsidP="00EE7371">
      <w:pPr>
        <w:rPr>
          <w:rFonts w:cstheme="minorHAnsi"/>
          <w:lang w:val="en-US"/>
        </w:rPr>
      </w:pPr>
      <w:r w:rsidRPr="00C81B1C">
        <w:rPr>
          <w:rFonts w:cstheme="minorHAnsi"/>
          <w:lang w:val="en-US"/>
        </w:rPr>
        <w:t>The complementarity between international and national sources yields good coverage.</w:t>
      </w:r>
      <w:r w:rsidR="006F260D" w:rsidRPr="00C81B1C">
        <w:rPr>
          <w:rFonts w:cstheme="minorHAnsi"/>
          <w:lang w:val="en-US"/>
        </w:rPr>
        <w:t xml:space="preserve"> </w:t>
      </w:r>
      <w:r w:rsidR="00EE7371" w:rsidRPr="00C81B1C">
        <w:rPr>
          <w:rFonts w:cstheme="minorHAnsi"/>
          <w:lang w:val="en-US"/>
        </w:rPr>
        <w:t>Using a conservative metric</w:t>
      </w:r>
      <w:r w:rsidR="00756FDA">
        <w:rPr>
          <w:rFonts w:cstheme="minorHAnsi"/>
          <w:lang w:val="en-US"/>
        </w:rPr>
        <w:t xml:space="preserve"> –</w:t>
      </w:r>
      <w:r w:rsidR="00EE7371" w:rsidRPr="00C81B1C">
        <w:rPr>
          <w:rFonts w:cstheme="minorHAnsi"/>
          <w:lang w:val="en-US"/>
        </w:rPr>
        <w:t>the share of each period’s data in items with original observations, measured against the 1961 benchmark (Method A)</w:t>
      </w:r>
      <w:r w:rsidR="00756FDA" w:rsidRPr="00756FDA">
        <w:rPr>
          <w:rFonts w:cstheme="minorHAnsi"/>
          <w:lang w:val="en-US"/>
        </w:rPr>
        <w:t xml:space="preserve"> </w:t>
      </w:r>
      <w:r w:rsidR="00756FDA">
        <w:rPr>
          <w:rFonts w:cstheme="minorHAnsi"/>
          <w:lang w:val="en-US"/>
        </w:rPr>
        <w:t xml:space="preserve">– </w:t>
      </w:r>
      <w:r w:rsidR="00EE7371" w:rsidRPr="00C81B1C">
        <w:rPr>
          <w:rFonts w:cstheme="minorHAnsi"/>
          <w:lang w:val="en-US"/>
        </w:rPr>
        <w:t xml:space="preserve">harvested area coverage averages 35% in 1901–1919, rising to 69% by the interwar period and 85% after 1940 (Table </w:t>
      </w:r>
      <w:r w:rsidR="00206232" w:rsidRPr="00C81B1C">
        <w:rPr>
          <w:rFonts w:cstheme="minorHAnsi"/>
          <w:lang w:val="en-US"/>
        </w:rPr>
        <w:t>5.A.</w:t>
      </w:r>
      <w:r w:rsidR="0023715A" w:rsidRPr="00C81B1C">
        <w:rPr>
          <w:rFonts w:cstheme="minorHAnsi"/>
          <w:lang w:val="en-US"/>
        </w:rPr>
        <w:t>4</w:t>
      </w:r>
      <w:r w:rsidR="00EE7371" w:rsidRPr="00C81B1C">
        <w:rPr>
          <w:rFonts w:cstheme="minorHAnsi"/>
          <w:lang w:val="en-US"/>
        </w:rPr>
        <w:t>). For production, coverage rises from 32% to 68% to 79% over the same periods. These are conservative figures</w:t>
      </w:r>
      <w:r w:rsidR="0054286D" w:rsidRPr="00C81B1C">
        <w:rPr>
          <w:rFonts w:cstheme="minorHAnsi"/>
          <w:lang w:val="en-US"/>
        </w:rPr>
        <w:t xml:space="preserve"> since </w:t>
      </w:r>
      <w:r w:rsidR="00EE7371" w:rsidRPr="00C81B1C">
        <w:rPr>
          <w:rFonts w:cstheme="minorHAnsi"/>
          <w:lang w:val="en-US"/>
        </w:rPr>
        <w:t xml:space="preserve">the 1961 denominator includes products that were marginal or nonexistent in the early twentieth century (e.g., soybeans). </w:t>
      </w:r>
    </w:p>
    <w:p w14:paraId="3A82CCC1" w14:textId="5740C3D1" w:rsidR="00EE7371" w:rsidRPr="00C81B1C" w:rsidRDefault="00EE7371" w:rsidP="00EE7371">
      <w:pPr>
        <w:rPr>
          <w:rFonts w:cstheme="minorHAnsi"/>
          <w:lang w:val="en-GB"/>
        </w:rPr>
      </w:pPr>
      <w:r w:rsidRPr="00C81B1C">
        <w:rPr>
          <w:rFonts w:cstheme="minorHAnsi"/>
          <w:lang w:val="en-US"/>
        </w:rPr>
        <w:t>Coverage is highest in the Southern Cone (area: 77</w:t>
      </w:r>
      <w:r w:rsidR="00CA2447" w:rsidRPr="00C81B1C">
        <w:rPr>
          <w:rFonts w:cstheme="minorHAnsi"/>
          <w:lang w:val="en-US"/>
        </w:rPr>
        <w:t>-</w:t>
      </w:r>
      <w:r w:rsidRPr="00C81B1C">
        <w:rPr>
          <w:rFonts w:cstheme="minorHAnsi"/>
          <w:lang w:val="en-US"/>
        </w:rPr>
        <w:t>94%) and Mexico (51</w:t>
      </w:r>
      <w:r w:rsidR="00CA2447" w:rsidRPr="00C81B1C">
        <w:rPr>
          <w:rFonts w:cstheme="minorHAnsi"/>
          <w:lang w:val="en-US"/>
        </w:rPr>
        <w:t>-</w:t>
      </w:r>
      <w:r w:rsidRPr="00C81B1C">
        <w:rPr>
          <w:rFonts w:cstheme="minorHAnsi"/>
          <w:lang w:val="en-US"/>
        </w:rPr>
        <w:t>97%), while the Andean countries show lower but still meaningful coverage (5</w:t>
      </w:r>
      <w:r w:rsidR="00CA2447" w:rsidRPr="00C81B1C">
        <w:rPr>
          <w:rFonts w:cstheme="minorHAnsi"/>
          <w:lang w:val="en-US"/>
        </w:rPr>
        <w:t>-</w:t>
      </w:r>
      <w:r w:rsidRPr="00C81B1C">
        <w:rPr>
          <w:rFonts w:cstheme="minorHAnsi"/>
          <w:lang w:val="en-US"/>
        </w:rPr>
        <w:t>43%). At the country level, the average pre-1961 area coverage exceeds 50% for 8 of 2</w:t>
      </w:r>
      <w:r w:rsidR="006F260D" w:rsidRPr="00C81B1C">
        <w:rPr>
          <w:rFonts w:cstheme="minorHAnsi"/>
          <w:lang w:val="en-US"/>
        </w:rPr>
        <w:t>0</w:t>
      </w:r>
      <w:r w:rsidRPr="00C81B1C">
        <w:rPr>
          <w:rFonts w:cstheme="minorHAnsi"/>
          <w:lang w:val="en-US"/>
        </w:rPr>
        <w:t xml:space="preserve"> countries, and exceeds 25% for 1</w:t>
      </w:r>
      <w:r w:rsidR="00632086" w:rsidRPr="00C81B1C">
        <w:rPr>
          <w:rFonts w:cstheme="minorHAnsi"/>
          <w:lang w:val="en-US"/>
        </w:rPr>
        <w:t>4</w:t>
      </w:r>
      <w:r w:rsidRPr="00C81B1C">
        <w:rPr>
          <w:rFonts w:cstheme="minorHAnsi"/>
          <w:lang w:val="en-US"/>
        </w:rPr>
        <w:t xml:space="preserve"> of 2</w:t>
      </w:r>
      <w:r w:rsidR="00632086" w:rsidRPr="00C81B1C">
        <w:rPr>
          <w:rFonts w:cstheme="minorHAnsi"/>
          <w:lang w:val="en-US"/>
        </w:rPr>
        <w:t>0</w:t>
      </w:r>
      <w:r w:rsidRPr="00C81B1C">
        <w:rPr>
          <w:rFonts w:cstheme="minorHAnsi"/>
          <w:lang w:val="en-US"/>
        </w:rPr>
        <w:t xml:space="preserve">. Although the number of recorded items is smaller in the earliest decades, the available items tend to be the dominant crops: Mexico in 1901 records 14 items representing 81% of its </w:t>
      </w:r>
      <w:r w:rsidRPr="00C81B1C">
        <w:rPr>
          <w:rFonts w:cstheme="minorHAnsi"/>
          <w:lang w:val="en-US"/>
        </w:rPr>
        <w:lastRenderedPageBreak/>
        <w:t xml:space="preserve">1961 output; Argentina records 4 crops in 1901, rising to 14 items by 1910 covering over 95% of 1961 area; Chile 7 items covering 44%. </w:t>
      </w:r>
    </w:p>
    <w:p w14:paraId="08F82CC3" w14:textId="294F6DA8" w:rsidR="00B962C4" w:rsidRPr="00C81B1C" w:rsidRDefault="00F6326C" w:rsidP="00DE45D8">
      <w:pPr>
        <w:pStyle w:val="Textoindependiente"/>
        <w:rPr>
          <w:rFonts w:cstheme="minorHAnsi"/>
          <w:lang w:val="en-US"/>
        </w:rPr>
      </w:pPr>
      <w:r w:rsidRPr="00C81B1C">
        <w:rPr>
          <w:rFonts w:cstheme="minorHAnsi"/>
          <w:lang w:val="en-GB"/>
        </w:rPr>
        <w:t xml:space="preserve">We </w:t>
      </w:r>
      <w:r w:rsidR="00EF1A3A" w:rsidRPr="00C81B1C">
        <w:rPr>
          <w:rFonts w:cstheme="minorHAnsi"/>
          <w:lang w:val="en-US"/>
        </w:rPr>
        <w:t xml:space="preserve">estimated </w:t>
      </w:r>
      <w:r w:rsidRPr="00C81B1C">
        <w:rPr>
          <w:rFonts w:cstheme="minorHAnsi"/>
          <w:lang w:val="en-US"/>
        </w:rPr>
        <w:t xml:space="preserve">missing values for </w:t>
      </w:r>
      <w:r w:rsidR="00EF1A3A" w:rsidRPr="00C81B1C">
        <w:rPr>
          <w:rFonts w:cstheme="minorHAnsi"/>
          <w:lang w:val="en-US"/>
        </w:rPr>
        <w:t>production, yields, and</w:t>
      </w:r>
      <w:r w:rsidR="001464EF" w:rsidRPr="00C81B1C">
        <w:rPr>
          <w:rFonts w:cstheme="minorHAnsi"/>
          <w:lang w:val="en-US"/>
        </w:rPr>
        <w:t>,</w:t>
      </w:r>
      <w:r w:rsidR="00EF1A3A" w:rsidRPr="00C81B1C">
        <w:rPr>
          <w:rFonts w:cstheme="minorHAnsi"/>
          <w:lang w:val="en-US"/>
        </w:rPr>
        <w:t xml:space="preserve"> finally</w:t>
      </w:r>
      <w:r w:rsidR="001464EF" w:rsidRPr="00C81B1C">
        <w:rPr>
          <w:rFonts w:cstheme="minorHAnsi"/>
          <w:lang w:val="en-US"/>
        </w:rPr>
        <w:t>,</w:t>
      </w:r>
      <w:r w:rsidR="00EF1A3A" w:rsidRPr="00C81B1C">
        <w:rPr>
          <w:rFonts w:cstheme="minorHAnsi"/>
          <w:lang w:val="en-US"/>
        </w:rPr>
        <w:t xml:space="preserve"> used these two components to calculate </w:t>
      </w:r>
      <w:r w:rsidR="00C66FB2" w:rsidRPr="00C81B1C">
        <w:rPr>
          <w:rFonts w:cstheme="minorHAnsi"/>
          <w:lang w:val="en-US"/>
        </w:rPr>
        <w:t xml:space="preserve">missing </w:t>
      </w:r>
      <w:r w:rsidR="00EF1A3A" w:rsidRPr="00C81B1C">
        <w:rPr>
          <w:rFonts w:cstheme="minorHAnsi"/>
          <w:lang w:val="en-US"/>
        </w:rPr>
        <w:t xml:space="preserve">area. Production was divided into domestic and export crops based on the </w:t>
      </w:r>
      <w:r w:rsidR="00086DC4" w:rsidRPr="00C81B1C">
        <w:rPr>
          <w:rFonts w:cstheme="minorHAnsi"/>
          <w:lang w:val="en-US"/>
        </w:rPr>
        <w:t xml:space="preserve">export basket of </w:t>
      </w:r>
      <w:r w:rsidR="0018621E" w:rsidRPr="00C81B1C">
        <w:rPr>
          <w:rFonts w:cstheme="minorHAnsi"/>
          <w:lang w:val="en-US"/>
        </w:rPr>
        <w:t xml:space="preserve">the </w:t>
      </w:r>
      <w:r w:rsidR="00086DC4" w:rsidRPr="00C81B1C">
        <w:rPr>
          <w:rFonts w:cstheme="minorHAnsi"/>
          <w:lang w:val="en-US"/>
        </w:rPr>
        <w:t>countries</w:t>
      </w:r>
      <w:r w:rsidR="00EF1A3A" w:rsidRPr="00C81B1C">
        <w:rPr>
          <w:rFonts w:cstheme="minorHAnsi"/>
          <w:lang w:val="en-US"/>
        </w:rPr>
        <w:t>.</w:t>
      </w:r>
      <w:r w:rsidR="0018621E" w:rsidRPr="00C81B1C">
        <w:rPr>
          <w:rFonts w:cstheme="minorHAnsi"/>
          <w:lang w:val="en-US"/>
        </w:rPr>
        <w:t xml:space="preserve"> We use t</w:t>
      </w:r>
      <w:r w:rsidR="00086DC4" w:rsidRPr="00C81B1C">
        <w:rPr>
          <w:rFonts w:cstheme="minorHAnsi"/>
          <w:lang w:val="en-US"/>
        </w:rPr>
        <w:t xml:space="preserve">rend-based extrapolation of </w:t>
      </w:r>
      <w:r w:rsidR="00EF1A3A" w:rsidRPr="00C81B1C">
        <w:rPr>
          <w:rFonts w:cstheme="minorHAnsi"/>
          <w:lang w:val="en-US"/>
        </w:rPr>
        <w:t>population from the Maddison Project</w:t>
      </w:r>
      <w:r w:rsidR="0018621E" w:rsidRPr="00C81B1C">
        <w:rPr>
          <w:rFonts w:cstheme="minorHAnsi"/>
          <w:lang w:val="en-US"/>
        </w:rPr>
        <w:t xml:space="preserve"> for domestic </w:t>
      </w:r>
      <w:r w:rsidR="00113D2B" w:rsidRPr="00C81B1C">
        <w:rPr>
          <w:rFonts w:cstheme="minorHAnsi"/>
          <w:lang w:val="en-US"/>
        </w:rPr>
        <w:t>crops</w:t>
      </w:r>
      <w:r w:rsidR="00EF1A3A" w:rsidRPr="00C81B1C">
        <w:rPr>
          <w:rFonts w:cstheme="minorHAnsi"/>
          <w:lang w:val="en-US"/>
        </w:rPr>
        <w:t xml:space="preserve">, while export crops followed the trends of the corresponding export crop series. </w:t>
      </w:r>
      <w:r w:rsidR="009664C0" w:rsidRPr="00C81B1C">
        <w:rPr>
          <w:rFonts w:cstheme="minorHAnsi"/>
          <w:lang w:val="en-US"/>
        </w:rPr>
        <w:t xml:space="preserve">When necessary, </w:t>
      </w:r>
      <w:r w:rsidR="002903F5">
        <w:rPr>
          <w:lang w:val="en-US"/>
        </w:rPr>
        <w:t>w</w:t>
      </w:r>
      <w:r w:rsidR="0004520F" w:rsidRPr="00C81B1C">
        <w:rPr>
          <w:lang w:val="en-US"/>
        </w:rPr>
        <w:t xml:space="preserve">e used hierarchical aggregated trends by </w:t>
      </w:r>
      <w:r w:rsidR="009664C0" w:rsidRPr="00C81B1C">
        <w:rPr>
          <w:rFonts w:cstheme="minorHAnsi"/>
          <w:lang w:val="en-US"/>
        </w:rPr>
        <w:t>item-region, item-</w:t>
      </w:r>
      <w:r w:rsidR="0007168C" w:rsidRPr="00C81B1C">
        <w:rPr>
          <w:rFonts w:cstheme="minorHAnsi"/>
          <w:lang w:val="en-US"/>
        </w:rPr>
        <w:t>LACA</w:t>
      </w:r>
      <w:r w:rsidR="009664C0" w:rsidRPr="00C81B1C">
        <w:rPr>
          <w:rFonts w:cstheme="minorHAnsi"/>
          <w:lang w:val="en-US"/>
        </w:rPr>
        <w:t>, category-country, category-region, category-</w:t>
      </w:r>
      <w:r w:rsidR="0007168C" w:rsidRPr="00C81B1C">
        <w:rPr>
          <w:rFonts w:cstheme="minorHAnsi"/>
          <w:lang w:val="en-US"/>
        </w:rPr>
        <w:t>LACA</w:t>
      </w:r>
      <w:r w:rsidR="009664C0" w:rsidRPr="00C81B1C">
        <w:rPr>
          <w:rFonts w:cstheme="minorHAnsi"/>
          <w:lang w:val="en-US"/>
        </w:rPr>
        <w:t xml:space="preserve"> or </w:t>
      </w:r>
      <w:r w:rsidR="0007168C" w:rsidRPr="00C81B1C">
        <w:rPr>
          <w:rFonts w:cstheme="minorHAnsi"/>
          <w:lang w:val="en-US"/>
        </w:rPr>
        <w:t xml:space="preserve">the trend </w:t>
      </w:r>
      <w:r w:rsidR="00A25BB3" w:rsidRPr="00C81B1C">
        <w:rPr>
          <w:rFonts w:cstheme="minorHAnsi"/>
          <w:lang w:val="en-US"/>
        </w:rPr>
        <w:t xml:space="preserve">of </w:t>
      </w:r>
      <w:r w:rsidR="009664C0" w:rsidRPr="00C81B1C">
        <w:rPr>
          <w:rFonts w:cstheme="minorHAnsi"/>
          <w:lang w:val="en-US"/>
        </w:rPr>
        <w:t xml:space="preserve">total </w:t>
      </w:r>
      <w:r w:rsidR="00A25BB3" w:rsidRPr="00C81B1C">
        <w:rPr>
          <w:rFonts w:cstheme="minorHAnsi"/>
          <w:lang w:val="en-US"/>
        </w:rPr>
        <w:t>LACA</w:t>
      </w:r>
      <w:r w:rsidR="0004535F" w:rsidRPr="00C81B1C">
        <w:rPr>
          <w:rFonts w:cstheme="minorHAnsi"/>
          <w:lang w:val="en-US"/>
        </w:rPr>
        <w:t>.</w:t>
      </w:r>
    </w:p>
    <w:p w14:paraId="7B636DF0" w14:textId="5F5E46E2" w:rsidR="005A3D5C" w:rsidRPr="00C81B1C" w:rsidRDefault="00B6602F" w:rsidP="00A2428E">
      <w:pPr>
        <w:pStyle w:val="Prrafodelista"/>
        <w:rPr>
          <w:rFonts w:cstheme="minorHAnsi"/>
          <w:b/>
          <w:bCs/>
          <w:lang w:val="en-GB"/>
        </w:rPr>
      </w:pPr>
      <w:r w:rsidRPr="00C81B1C">
        <w:rPr>
          <w:rFonts w:cstheme="minorHAnsi"/>
          <w:b/>
          <w:bCs/>
          <w:lang w:val="en-GB"/>
        </w:rPr>
        <w:t xml:space="preserve">2.3 </w:t>
      </w:r>
      <w:r w:rsidR="005A3D5C" w:rsidRPr="00C81B1C">
        <w:rPr>
          <w:rFonts w:cstheme="minorHAnsi"/>
          <w:b/>
          <w:bCs/>
          <w:lang w:val="en-GB"/>
        </w:rPr>
        <w:t xml:space="preserve">Environmental Impact </w:t>
      </w:r>
      <w:r w:rsidR="00DB25F5" w:rsidRPr="00C81B1C">
        <w:rPr>
          <w:rFonts w:cstheme="minorHAnsi"/>
          <w:b/>
          <w:bCs/>
          <w:lang w:val="en-GB"/>
        </w:rPr>
        <w:t>V</w:t>
      </w:r>
      <w:r w:rsidR="005A3D5C" w:rsidRPr="00C81B1C">
        <w:rPr>
          <w:rFonts w:cstheme="minorHAnsi"/>
          <w:b/>
          <w:bCs/>
          <w:lang w:val="en-GB"/>
        </w:rPr>
        <w:t>ariables</w:t>
      </w:r>
    </w:p>
    <w:p w14:paraId="307D99C2" w14:textId="14BED934" w:rsidR="005A3D5C" w:rsidRPr="00C81B1C" w:rsidRDefault="005A3D5C" w:rsidP="005A3D5C">
      <w:pPr>
        <w:rPr>
          <w:rFonts w:cstheme="minorHAnsi"/>
          <w:lang w:val="en-GB"/>
        </w:rPr>
      </w:pPr>
      <w:r w:rsidRPr="00C81B1C">
        <w:rPr>
          <w:rFonts w:cstheme="minorHAnsi"/>
          <w:lang w:val="en-GB"/>
        </w:rPr>
        <w:t xml:space="preserve">Environmental impacts are inherently multidimensional, depending on which component of the environment is affected. Guided by the </w:t>
      </w:r>
      <w:r w:rsidRPr="00C81B1C">
        <w:rPr>
          <w:rStyle w:val="Textoennegrita"/>
          <w:rFonts w:cstheme="minorHAnsi"/>
          <w:b w:val="0"/>
          <w:bCs w:val="0"/>
          <w:lang w:val="en-GB"/>
        </w:rPr>
        <w:t xml:space="preserve">planetary boundaries’ framework </w:t>
      </w:r>
      <w:r w:rsidR="00C63EA7" w:rsidRPr="00C81B1C">
        <w:rPr>
          <w:rFonts w:cstheme="minorHAnsi"/>
          <w:lang w:val="en-GB"/>
        </w:rPr>
        <w:t>(</w:t>
      </w:r>
      <w:r w:rsidR="00C63EA7" w:rsidRPr="00C81B1C">
        <w:rPr>
          <w:rFonts w:cstheme="minorHAnsi"/>
          <w:lang w:val="en-GB"/>
        </w:rPr>
        <w:fldChar w:fldCharType="begin"/>
      </w:r>
      <w:r w:rsidR="00C63EA7" w:rsidRPr="00C81B1C">
        <w:rPr>
          <w:rFonts w:cstheme="minorHAnsi"/>
          <w:lang w:val="en-GB"/>
        </w:rPr>
        <w:instrText xml:space="preserve"> REF BIB_richardson2023a \h \* MERGEFORMAT </w:instrText>
      </w:r>
      <w:r w:rsidR="00C63EA7" w:rsidRPr="00C81B1C">
        <w:rPr>
          <w:rFonts w:cstheme="minorHAnsi"/>
          <w:lang w:val="en-GB"/>
        </w:rPr>
      </w:r>
      <w:r w:rsidR="00C63EA7" w:rsidRPr="00C81B1C">
        <w:rPr>
          <w:rFonts w:cstheme="minorHAnsi"/>
          <w:lang w:val="en-GB"/>
        </w:rPr>
        <w:fldChar w:fldCharType="separate"/>
      </w:r>
      <w:r w:rsidR="007D2B6B" w:rsidRPr="00C81B1C">
        <w:rPr>
          <w:rFonts w:eastAsia="Times New Roman" w:cstheme="minorHAnsi"/>
          <w:iCs/>
          <w:kern w:val="0"/>
          <w:lang w:val="en-GB" w:eastAsia="es-ES"/>
          <w14:ligatures w14:val="none"/>
        </w:rPr>
        <w:t>Richardson et al</w:t>
      </w:r>
      <w:r w:rsidR="007D2B6B" w:rsidRPr="00C81B1C">
        <w:rPr>
          <w:rFonts w:eastAsia="Times New Roman" w:cstheme="minorHAnsi"/>
          <w:iCs/>
          <w:vanish/>
          <w:kern w:val="0"/>
          <w:lang w:val="en-GB" w:eastAsia="es-ES"/>
          <w14:ligatures w14:val="none"/>
        </w:rPr>
        <w:t>., 2023</w:t>
      </w:r>
      <w:r w:rsidR="00C63EA7" w:rsidRPr="00C81B1C">
        <w:rPr>
          <w:rFonts w:cstheme="minorHAnsi"/>
          <w:lang w:val="en-GB"/>
        </w:rPr>
        <w:fldChar w:fldCharType="end"/>
      </w:r>
      <w:r w:rsidR="00715128">
        <w:rPr>
          <w:rFonts w:cstheme="minorHAnsi"/>
          <w:lang w:val="en-GB"/>
        </w:rPr>
        <w:t>., 2003a</w:t>
      </w:r>
      <w:r w:rsidR="00C63EA7" w:rsidRPr="00C81B1C">
        <w:rPr>
          <w:rFonts w:cstheme="minorHAnsi"/>
          <w:lang w:val="en-GB"/>
        </w:rPr>
        <w:t>)</w:t>
      </w:r>
      <w:r w:rsidRPr="00C81B1C">
        <w:rPr>
          <w:rFonts w:cstheme="minorHAnsi"/>
          <w:lang w:val="en-GB"/>
        </w:rPr>
        <w:t xml:space="preserve">, we focus on four core indicators: </w:t>
      </w:r>
      <w:r w:rsidRPr="00C81B1C">
        <w:rPr>
          <w:rStyle w:val="Textoennegrita"/>
          <w:rFonts w:cstheme="minorHAnsi"/>
          <w:b w:val="0"/>
          <w:bCs w:val="0"/>
          <w:lang w:val="en-GB"/>
        </w:rPr>
        <w:t>greenhouse gas emissions (GHG)</w:t>
      </w:r>
      <w:r w:rsidRPr="00C81B1C">
        <w:rPr>
          <w:rFonts w:cstheme="minorHAnsi"/>
          <w:lang w:val="en-GB"/>
        </w:rPr>
        <w:t xml:space="preserve">, </w:t>
      </w:r>
      <w:r w:rsidRPr="00C81B1C">
        <w:rPr>
          <w:rStyle w:val="Textoennegrita"/>
          <w:rFonts w:cstheme="minorHAnsi"/>
          <w:b w:val="0"/>
          <w:bCs w:val="0"/>
          <w:lang w:val="en-GB"/>
        </w:rPr>
        <w:t>deforestation</w:t>
      </w:r>
      <w:r w:rsidRPr="00C81B1C">
        <w:rPr>
          <w:rFonts w:cstheme="minorHAnsi"/>
          <w:lang w:val="en-GB"/>
        </w:rPr>
        <w:t xml:space="preserve">, and </w:t>
      </w:r>
      <w:r w:rsidRPr="00C81B1C">
        <w:rPr>
          <w:rStyle w:val="Textoennegrita"/>
          <w:rFonts w:cstheme="minorHAnsi"/>
          <w:b w:val="0"/>
          <w:bCs w:val="0"/>
          <w:lang w:val="en-GB"/>
        </w:rPr>
        <w:t>biogeochemical flows</w:t>
      </w:r>
      <w:r w:rsidRPr="00C81B1C">
        <w:rPr>
          <w:rFonts w:cstheme="minorHAnsi"/>
          <w:lang w:val="en-GB"/>
        </w:rPr>
        <w:t xml:space="preserve"> of </w:t>
      </w:r>
      <w:r w:rsidRPr="00C81B1C">
        <w:rPr>
          <w:rStyle w:val="Textoennegrita"/>
          <w:rFonts w:cstheme="minorHAnsi"/>
          <w:b w:val="0"/>
          <w:bCs w:val="0"/>
          <w:lang w:val="en-GB"/>
        </w:rPr>
        <w:t>nitrogen (N)</w:t>
      </w:r>
      <w:r w:rsidRPr="00C81B1C">
        <w:rPr>
          <w:rFonts w:cstheme="minorHAnsi"/>
          <w:lang w:val="en-GB"/>
        </w:rPr>
        <w:t xml:space="preserve"> and </w:t>
      </w:r>
      <w:r w:rsidRPr="00C81B1C">
        <w:rPr>
          <w:rStyle w:val="Textoennegrita"/>
          <w:rFonts w:cstheme="minorHAnsi"/>
          <w:b w:val="0"/>
          <w:bCs w:val="0"/>
          <w:lang w:val="en-GB"/>
        </w:rPr>
        <w:t>phosphorus (P)</w:t>
      </w:r>
      <w:r w:rsidRPr="00C81B1C">
        <w:rPr>
          <w:rFonts w:cstheme="minorHAnsi"/>
          <w:b/>
          <w:bCs/>
          <w:lang w:val="en-GB"/>
        </w:rPr>
        <w:t>.</w:t>
      </w:r>
      <w:r w:rsidRPr="00C81B1C">
        <w:rPr>
          <w:rFonts w:cstheme="minorHAnsi"/>
          <w:lang w:val="en-GB"/>
        </w:rPr>
        <w:t xml:space="preserve"> These indicators capture the main pressures associated with agricultural expansion and intensification.</w:t>
      </w:r>
    </w:p>
    <w:p w14:paraId="4DC5C600" w14:textId="569FCD00" w:rsidR="00804078" w:rsidRPr="00C81B1C" w:rsidRDefault="00804078" w:rsidP="005A3D5C">
      <w:pPr>
        <w:rPr>
          <w:rFonts w:cstheme="minorHAnsi"/>
          <w:lang w:val="en-GB"/>
        </w:rPr>
      </w:pPr>
      <w:r w:rsidRPr="00C81B1C">
        <w:rPr>
          <w:rFonts w:cstheme="minorHAnsi"/>
          <w:lang w:val="en-GB"/>
        </w:rPr>
        <w:t xml:space="preserve">The series used are based on previous studies that we have unified, harmonized, and, in some cases, re-estimated to ensure consistency across countries and over time. Greenhouse gas emissions from fossil fuels and cement come from the Global Carbon Project (Andrew &amp; Peters, 2021; </w:t>
      </w:r>
      <w:proofErr w:type="spellStart"/>
      <w:r w:rsidRPr="00C81B1C">
        <w:rPr>
          <w:rFonts w:cstheme="minorHAnsi"/>
          <w:lang w:val="en-GB"/>
        </w:rPr>
        <w:t>Friedlingstein</w:t>
      </w:r>
      <w:proofErr w:type="spellEnd"/>
      <w:r w:rsidRPr="00C81B1C">
        <w:rPr>
          <w:rFonts w:cstheme="minorHAnsi"/>
          <w:lang w:val="en-GB"/>
        </w:rPr>
        <w:t xml:space="preserve"> et al., 2022). Methane (CH₄), nitrous oxide (N₂O), and fluorinated gas emissions come from the PRIMAP-hist database (</w:t>
      </w:r>
      <w:proofErr w:type="spellStart"/>
      <w:r w:rsidRPr="00C81B1C">
        <w:rPr>
          <w:rFonts w:cstheme="minorHAnsi"/>
          <w:lang w:val="en-GB"/>
        </w:rPr>
        <w:t>Gütschow</w:t>
      </w:r>
      <w:proofErr w:type="spellEnd"/>
      <w:r w:rsidRPr="00C81B1C">
        <w:rPr>
          <w:rFonts w:cstheme="minorHAnsi"/>
          <w:lang w:val="en-GB"/>
        </w:rPr>
        <w:t xml:space="preserve"> et al., 2016). Emissions from land use, land-use change, and forestry are drawn from Jones et al. (2023), which are based on the average of three carbon-accounting models (Gasser et al., 2020; </w:t>
      </w:r>
      <w:proofErr w:type="spellStart"/>
      <w:r w:rsidRPr="00C81B1C">
        <w:rPr>
          <w:rFonts w:cstheme="minorHAnsi"/>
          <w:lang w:val="en-GB"/>
        </w:rPr>
        <w:t>Hansis</w:t>
      </w:r>
      <w:proofErr w:type="spellEnd"/>
      <w:r w:rsidRPr="00C81B1C">
        <w:rPr>
          <w:rFonts w:cstheme="minorHAnsi"/>
          <w:lang w:val="en-GB"/>
        </w:rPr>
        <w:t xml:space="preserve"> et al., 2015; Houghton &amp; </w:t>
      </w:r>
      <w:proofErr w:type="spellStart"/>
      <w:r w:rsidRPr="00C81B1C">
        <w:rPr>
          <w:rFonts w:cstheme="minorHAnsi"/>
          <w:lang w:val="en-GB"/>
        </w:rPr>
        <w:t>Nassikas</w:t>
      </w:r>
      <w:proofErr w:type="spellEnd"/>
      <w:r w:rsidRPr="00C81B1C">
        <w:rPr>
          <w:rFonts w:cstheme="minorHAnsi"/>
          <w:lang w:val="en-GB"/>
        </w:rPr>
        <w:t>, 2017). All emissions are expressed in carbon dioxide equivalents (CO₂-</w:t>
      </w:r>
      <w:proofErr w:type="spellStart"/>
      <w:r w:rsidRPr="00C81B1C">
        <w:rPr>
          <w:rFonts w:cstheme="minorHAnsi"/>
          <w:lang w:val="en-GB"/>
        </w:rPr>
        <w:t>eq</w:t>
      </w:r>
      <w:proofErr w:type="spellEnd"/>
      <w:r w:rsidRPr="00C81B1C">
        <w:rPr>
          <w:rFonts w:cstheme="minorHAnsi"/>
          <w:lang w:val="en-GB"/>
        </w:rPr>
        <w:t>), using the 100-year global warming potential values reported by the IPCC (2021).</w:t>
      </w:r>
    </w:p>
    <w:p w14:paraId="230273B9" w14:textId="6946769C" w:rsidR="005A3D5C" w:rsidRPr="00C81B1C" w:rsidRDefault="005A3D5C" w:rsidP="005A3D5C">
      <w:pPr>
        <w:rPr>
          <w:rFonts w:cstheme="minorHAnsi"/>
          <w:lang w:val="en-GB"/>
        </w:rPr>
      </w:pPr>
      <w:r w:rsidRPr="00C81B1C">
        <w:rPr>
          <w:rFonts w:cstheme="minorHAnsi"/>
          <w:lang w:val="en-GB"/>
        </w:rPr>
        <w:t xml:space="preserve">For analytical clarity, emissions are grouped into </w:t>
      </w:r>
      <w:r w:rsidRPr="00C81B1C">
        <w:rPr>
          <w:rStyle w:val="Textoennegrita"/>
          <w:rFonts w:cstheme="minorHAnsi"/>
          <w:b w:val="0"/>
          <w:bCs w:val="0"/>
          <w:lang w:val="en-GB"/>
        </w:rPr>
        <w:t>AFOLU (agriculture, forestry, and land use)</w:t>
      </w:r>
      <w:r w:rsidRPr="00C81B1C">
        <w:rPr>
          <w:rFonts w:cstheme="minorHAnsi"/>
          <w:b/>
          <w:bCs/>
          <w:lang w:val="en-GB"/>
        </w:rPr>
        <w:t xml:space="preserve"> </w:t>
      </w:r>
      <w:r w:rsidRPr="00C81B1C">
        <w:rPr>
          <w:rFonts w:cstheme="minorHAnsi"/>
          <w:lang w:val="en-GB"/>
        </w:rPr>
        <w:t xml:space="preserve">and the rest, mostly related to fossil fuel use. AFOLU emissions include CO₂ from land-use change, N₂O from fertilizers, and CH₄ from livestock. Although uncertainty varies, especially for CH₄, N₂O, and CO₂ from LUC </w:t>
      </w:r>
      <w:r w:rsidR="00C63EA7" w:rsidRPr="00C81B1C">
        <w:rPr>
          <w:rFonts w:cstheme="minorHAnsi"/>
          <w:lang w:val="en-GB"/>
        </w:rPr>
        <w:t>(</w:t>
      </w:r>
      <w:r w:rsidR="00C63EA7" w:rsidRPr="00C81B1C">
        <w:rPr>
          <w:rFonts w:cstheme="minorHAnsi"/>
          <w:lang w:val="en-GB"/>
        </w:rPr>
        <w:fldChar w:fldCharType="begin"/>
      </w:r>
      <w:r w:rsidR="00C63EA7" w:rsidRPr="00C81B1C">
        <w:rPr>
          <w:rFonts w:cstheme="minorHAnsi"/>
          <w:lang w:val="en-GB"/>
        </w:rPr>
        <w:instrText xml:space="preserve"> REF BIB_ipcc2022 \h \* MERGEFORMAT </w:instrText>
      </w:r>
      <w:r w:rsidR="00C63EA7" w:rsidRPr="00C81B1C">
        <w:rPr>
          <w:rFonts w:cstheme="minorHAnsi"/>
          <w:lang w:val="en-GB"/>
        </w:rPr>
      </w:r>
      <w:r w:rsidR="00C63EA7" w:rsidRPr="00C81B1C">
        <w:rPr>
          <w:rFonts w:cstheme="minorHAnsi"/>
          <w:lang w:val="en-GB"/>
        </w:rPr>
        <w:fldChar w:fldCharType="separate"/>
      </w:r>
      <w:r w:rsidR="007D2B6B" w:rsidRPr="00C81B1C">
        <w:rPr>
          <w:rFonts w:eastAsia="Times New Roman" w:cstheme="minorHAnsi"/>
          <w:iCs/>
          <w:kern w:val="0"/>
          <w:lang w:val="en-GB" w:eastAsia="es-ES"/>
          <w14:ligatures w14:val="none"/>
        </w:rPr>
        <w:t xml:space="preserve">IPCC, </w:t>
      </w:r>
      <w:r w:rsidR="007D2B6B" w:rsidRPr="00C81B1C">
        <w:rPr>
          <w:rFonts w:eastAsia="Times New Roman" w:cstheme="minorHAnsi"/>
          <w:iCs/>
          <w:vanish/>
          <w:kern w:val="0"/>
          <w:lang w:val="en-GB" w:eastAsia="es-ES"/>
          <w14:ligatures w14:val="none"/>
        </w:rPr>
        <w:t>2022</w:t>
      </w:r>
      <w:r w:rsidR="00C63EA7" w:rsidRPr="00C81B1C">
        <w:rPr>
          <w:rFonts w:cstheme="minorHAnsi"/>
          <w:lang w:val="en-GB"/>
        </w:rPr>
        <w:fldChar w:fldCharType="end"/>
      </w:r>
      <w:r w:rsidR="00715128">
        <w:rPr>
          <w:rFonts w:cstheme="minorHAnsi"/>
          <w:lang w:val="en-GB"/>
        </w:rPr>
        <w:t xml:space="preserve">2022; </w:t>
      </w:r>
      <w:r w:rsidR="00C63EA7" w:rsidRPr="00C81B1C">
        <w:rPr>
          <w:rFonts w:cstheme="minorHAnsi"/>
          <w:lang w:val="en-GB"/>
        </w:rPr>
        <w:fldChar w:fldCharType="begin"/>
      </w:r>
      <w:r w:rsidR="00C63EA7" w:rsidRPr="00C81B1C">
        <w:rPr>
          <w:rFonts w:cstheme="minorHAnsi"/>
          <w:lang w:val="en-GB"/>
        </w:rPr>
        <w:instrText xml:space="preserve"> REF BIB_minx2021 \h \* MERGEFORMAT </w:instrText>
      </w:r>
      <w:r w:rsidR="00C63EA7" w:rsidRPr="00C81B1C">
        <w:rPr>
          <w:rFonts w:cstheme="minorHAnsi"/>
          <w:lang w:val="en-GB"/>
        </w:rPr>
      </w:r>
      <w:r w:rsidR="00C63EA7" w:rsidRPr="00C81B1C">
        <w:rPr>
          <w:rFonts w:cstheme="minorHAnsi"/>
          <w:lang w:val="en-GB"/>
        </w:rPr>
        <w:fldChar w:fldCharType="separate"/>
      </w:r>
      <w:r w:rsidR="007D2B6B" w:rsidRPr="00C81B1C">
        <w:rPr>
          <w:rFonts w:eastAsia="Times New Roman" w:cstheme="minorHAnsi"/>
          <w:iCs/>
          <w:kern w:val="0"/>
          <w:lang w:val="en-GB" w:eastAsia="es-ES"/>
          <w14:ligatures w14:val="none"/>
        </w:rPr>
        <w:t>Minx et al</w:t>
      </w:r>
      <w:r w:rsidR="007D2B6B" w:rsidRPr="00C81B1C">
        <w:rPr>
          <w:rFonts w:eastAsia="Times New Roman" w:cstheme="minorHAnsi"/>
          <w:iCs/>
          <w:vanish/>
          <w:kern w:val="0"/>
          <w:lang w:val="en-GB" w:eastAsia="es-ES"/>
          <w14:ligatures w14:val="none"/>
        </w:rPr>
        <w:t>., 2021</w:t>
      </w:r>
      <w:r w:rsidR="00C63EA7" w:rsidRPr="00C81B1C">
        <w:rPr>
          <w:rFonts w:cstheme="minorHAnsi"/>
          <w:lang w:val="en-GB"/>
        </w:rPr>
        <w:fldChar w:fldCharType="end"/>
      </w:r>
      <w:r w:rsidR="00715128">
        <w:rPr>
          <w:rFonts w:cstheme="minorHAnsi"/>
          <w:lang w:val="en-GB"/>
        </w:rPr>
        <w:t>., 2021</w:t>
      </w:r>
      <w:r w:rsidR="00C63EA7" w:rsidRPr="00C81B1C">
        <w:rPr>
          <w:rFonts w:cstheme="minorHAnsi"/>
          <w:lang w:val="en-GB"/>
        </w:rPr>
        <w:t>)</w:t>
      </w:r>
      <w:r w:rsidRPr="00C81B1C">
        <w:rPr>
          <w:rFonts w:cstheme="minorHAnsi"/>
          <w:lang w:val="en-GB"/>
        </w:rPr>
        <w:t>, these datasets provide the most coherent long-term basis available.</w:t>
      </w:r>
    </w:p>
    <w:p w14:paraId="301E56E6" w14:textId="4B1B0A10" w:rsidR="005A3D5C" w:rsidRPr="00C81B1C" w:rsidRDefault="005A3D5C" w:rsidP="005A3D5C">
      <w:pPr>
        <w:rPr>
          <w:rFonts w:cstheme="minorHAnsi"/>
          <w:lang w:val="en-GB"/>
        </w:rPr>
      </w:pPr>
      <w:r w:rsidRPr="00C81B1C">
        <w:rPr>
          <w:rFonts w:cstheme="minorHAnsi"/>
          <w:lang w:val="en-GB"/>
        </w:rPr>
        <w:t>Regarding deforestation, we use land-use cover data from the Land-Use Harmonization dataset</w:t>
      </w:r>
      <w:r w:rsidR="00B12851" w:rsidRPr="00C81B1C">
        <w:rPr>
          <w:rFonts w:cstheme="minorHAnsi"/>
          <w:lang w:val="en-GB"/>
        </w:rPr>
        <w:t>—LUH2</w:t>
      </w:r>
      <w:r w:rsidR="00E80114" w:rsidRPr="00C81B1C">
        <w:rPr>
          <w:rFonts w:cstheme="minorHAnsi"/>
          <w:lang w:val="en-GB"/>
        </w:rPr>
        <w:t xml:space="preserve"> </w:t>
      </w:r>
      <w:r w:rsidR="00C63EA7" w:rsidRPr="00C81B1C">
        <w:rPr>
          <w:rFonts w:cstheme="minorHAnsi"/>
          <w:lang w:val="en-GB"/>
        </w:rPr>
        <w:t>(</w:t>
      </w:r>
      <w:r w:rsidR="00C63EA7" w:rsidRPr="00C81B1C">
        <w:rPr>
          <w:rFonts w:cstheme="minorHAnsi"/>
          <w:lang w:val="en-GB"/>
        </w:rPr>
        <w:fldChar w:fldCharType="begin"/>
      </w:r>
      <w:r w:rsidR="00C63EA7" w:rsidRPr="00C81B1C">
        <w:rPr>
          <w:rFonts w:cstheme="minorHAnsi"/>
          <w:lang w:val="en-GB"/>
        </w:rPr>
        <w:instrText xml:space="preserve"> REF BIB_hurtt2020 \h \* MERGEFORMAT </w:instrText>
      </w:r>
      <w:r w:rsidR="00C63EA7" w:rsidRPr="00C81B1C">
        <w:rPr>
          <w:rFonts w:cstheme="minorHAnsi"/>
          <w:lang w:val="en-GB"/>
        </w:rPr>
      </w:r>
      <w:r w:rsidR="00C63EA7" w:rsidRPr="00C81B1C">
        <w:rPr>
          <w:rFonts w:cstheme="minorHAnsi"/>
          <w:lang w:val="en-GB"/>
        </w:rPr>
        <w:fldChar w:fldCharType="separate"/>
      </w:r>
      <w:r w:rsidR="007D2B6B" w:rsidRPr="00C81B1C">
        <w:rPr>
          <w:rFonts w:eastAsia="Times New Roman" w:cstheme="minorHAnsi"/>
          <w:iCs/>
          <w:kern w:val="0"/>
          <w:lang w:val="en-GB" w:eastAsia="es-ES"/>
          <w14:ligatures w14:val="none"/>
        </w:rPr>
        <w:t>Hurtt et al</w:t>
      </w:r>
      <w:r w:rsidR="007D2B6B" w:rsidRPr="00C81B1C">
        <w:rPr>
          <w:rFonts w:eastAsia="Times New Roman" w:cstheme="minorHAnsi"/>
          <w:iCs/>
          <w:vanish/>
          <w:kern w:val="0"/>
          <w:lang w:val="en-GB" w:eastAsia="es-ES"/>
          <w14:ligatures w14:val="none"/>
        </w:rPr>
        <w:t>., 2020</w:t>
      </w:r>
      <w:r w:rsidR="00C63EA7" w:rsidRPr="00C81B1C">
        <w:rPr>
          <w:rFonts w:cstheme="minorHAnsi"/>
          <w:lang w:val="en-GB"/>
        </w:rPr>
        <w:fldChar w:fldCharType="end"/>
      </w:r>
      <w:r w:rsidR="00715128">
        <w:rPr>
          <w:rFonts w:cstheme="minorHAnsi"/>
          <w:lang w:val="en-GB"/>
        </w:rPr>
        <w:t>., 2020</w:t>
      </w:r>
      <w:r w:rsidR="00C63EA7" w:rsidRPr="00C81B1C">
        <w:rPr>
          <w:rFonts w:cstheme="minorHAnsi"/>
          <w:lang w:val="en-GB"/>
        </w:rPr>
        <w:t>)</w:t>
      </w:r>
      <w:r w:rsidRPr="00C81B1C">
        <w:rPr>
          <w:rFonts w:cstheme="minorHAnsi"/>
          <w:lang w:val="en-GB"/>
        </w:rPr>
        <w:t>. Based on this, we estimate annual net deforestation at the country level as the year-on-year change in total forest area, measured in hectares. For Latin America, the regional series is derived by summing the national net changes. This approach</w:t>
      </w:r>
      <w:r w:rsidR="005D6447" w:rsidRPr="00C81B1C">
        <w:rPr>
          <w:rFonts w:cstheme="minorHAnsi"/>
          <w:lang w:val="en-GB"/>
        </w:rPr>
        <w:t xml:space="preserve"> is </w:t>
      </w:r>
      <w:r w:rsidRPr="00C81B1C">
        <w:rPr>
          <w:rFonts w:cstheme="minorHAnsi"/>
          <w:lang w:val="en-GB"/>
        </w:rPr>
        <w:t>focused on net rather than gross loss per pixel</w:t>
      </w:r>
      <w:r w:rsidR="005D6447" w:rsidRPr="00C81B1C">
        <w:rPr>
          <w:rFonts w:cstheme="minorHAnsi"/>
          <w:lang w:val="en-GB"/>
        </w:rPr>
        <w:t>,</w:t>
      </w:r>
      <w:r w:rsidRPr="00C81B1C">
        <w:rPr>
          <w:rFonts w:cstheme="minorHAnsi"/>
          <w:lang w:val="en-GB"/>
        </w:rPr>
        <w:t xml:space="preserve"> which is consistent with national-scale analysis and enables the reconstruction of coherent historical trajectories. However, it may underestimate the magnitude of change in cases where forest gains (i.e., reforestation) offset gross losses, and it does not capture processes such as forest degradation or short-cycle logging and regrowth.</w:t>
      </w:r>
    </w:p>
    <w:p w14:paraId="16F89577" w14:textId="11A99D9A" w:rsidR="005A3D5C" w:rsidRPr="00C81B1C" w:rsidRDefault="0022633C" w:rsidP="005A3D5C">
      <w:pPr>
        <w:rPr>
          <w:rFonts w:cstheme="minorHAnsi"/>
          <w:lang w:val="en-GB"/>
        </w:rPr>
      </w:pPr>
      <w:r w:rsidRPr="00C81B1C">
        <w:rPr>
          <w:rFonts w:cstheme="minorHAnsi"/>
          <w:lang w:val="en-GB"/>
        </w:rPr>
        <w:t>For</w:t>
      </w:r>
      <w:r w:rsidR="005A3D5C" w:rsidRPr="00C81B1C">
        <w:rPr>
          <w:rFonts w:cstheme="minorHAnsi"/>
          <w:lang w:val="en-GB"/>
        </w:rPr>
        <w:t xml:space="preserve"> </w:t>
      </w:r>
      <w:r w:rsidR="00634058" w:rsidRPr="00C81B1C">
        <w:rPr>
          <w:rFonts w:cstheme="minorHAnsi"/>
          <w:lang w:val="en-GB"/>
        </w:rPr>
        <w:t>nutrient-related impacts, we use the consumption of synthetic nitrogen and mined phosphorus fertilizers as a proxy for the human contribution to the disruption of these nutrient cycles, in line with planetary boundary studies (Steffen et al., 2015). These additional nutrients entering the biosphere can potentially generate multiple environmental and health impacts, including eutrophication and air and water pollution (</w:t>
      </w:r>
      <w:proofErr w:type="spellStart"/>
      <w:r w:rsidR="00634058" w:rsidRPr="00C81B1C">
        <w:rPr>
          <w:rFonts w:cstheme="minorHAnsi"/>
          <w:lang w:val="en-GB"/>
        </w:rPr>
        <w:t>Erisman</w:t>
      </w:r>
      <w:proofErr w:type="spellEnd"/>
      <w:r w:rsidR="00634058" w:rsidRPr="00C81B1C">
        <w:rPr>
          <w:rFonts w:cstheme="minorHAnsi"/>
          <w:lang w:val="en-GB"/>
        </w:rPr>
        <w:t xml:space="preserve"> et al.</w:t>
      </w:r>
      <w:r w:rsidR="000542A1">
        <w:rPr>
          <w:rFonts w:cstheme="minorHAnsi"/>
          <w:lang w:val="en-GB"/>
        </w:rPr>
        <w:t>,</w:t>
      </w:r>
      <w:r w:rsidR="00634058" w:rsidRPr="00C81B1C">
        <w:rPr>
          <w:rFonts w:cstheme="minorHAnsi"/>
          <w:lang w:val="en-GB"/>
        </w:rPr>
        <w:t xml:space="preserve"> 2013; </w:t>
      </w:r>
      <w:proofErr w:type="spellStart"/>
      <w:r w:rsidR="00634058" w:rsidRPr="00C81B1C">
        <w:rPr>
          <w:rFonts w:cstheme="minorHAnsi"/>
          <w:lang w:val="en-GB"/>
        </w:rPr>
        <w:t>Guignard</w:t>
      </w:r>
      <w:proofErr w:type="spellEnd"/>
      <w:r w:rsidR="00634058" w:rsidRPr="00C81B1C">
        <w:rPr>
          <w:rFonts w:cstheme="minorHAnsi"/>
          <w:lang w:val="en-GB"/>
        </w:rPr>
        <w:t xml:space="preserve"> et al., 2017). </w:t>
      </w:r>
      <w:r w:rsidR="0099543A" w:rsidRPr="00C81B1C">
        <w:rPr>
          <w:rFonts w:cstheme="minorHAnsi"/>
          <w:lang w:val="en-GB"/>
        </w:rPr>
        <w:t xml:space="preserve">For the period from 1961 onwards, the data come from FAOSTAT (2025). Before 1961, </w:t>
      </w:r>
      <w:r w:rsidR="0099543A" w:rsidRPr="00C81B1C">
        <w:rPr>
          <w:rFonts w:cstheme="minorHAnsi"/>
          <w:lang w:val="en-GB"/>
        </w:rPr>
        <w:lastRenderedPageBreak/>
        <w:t>given the scarcity of specific historical data for Latin America, we apply global growth rates from Leigh (2004) to interpolate values back to 1947, thus maintaining consistency with the periodization scheme.</w:t>
      </w:r>
    </w:p>
    <w:p w14:paraId="598ABCE3" w14:textId="7BBC3744" w:rsidR="005A3D5C" w:rsidRPr="00C81B1C" w:rsidRDefault="00B6602F" w:rsidP="00A2428E">
      <w:pPr>
        <w:pStyle w:val="Prrafodelista"/>
        <w:rPr>
          <w:rFonts w:cstheme="minorHAnsi"/>
          <w:b/>
          <w:bCs/>
          <w:lang w:val="en-GB"/>
        </w:rPr>
      </w:pPr>
      <w:r w:rsidRPr="00C81B1C">
        <w:rPr>
          <w:rFonts w:cstheme="minorHAnsi"/>
          <w:b/>
          <w:bCs/>
          <w:lang w:val="en-GB"/>
        </w:rPr>
        <w:t xml:space="preserve">2.4 </w:t>
      </w:r>
      <w:r w:rsidR="005A3D5C" w:rsidRPr="00C81B1C">
        <w:rPr>
          <w:rFonts w:cstheme="minorHAnsi"/>
          <w:b/>
          <w:bCs/>
          <w:lang w:val="en-GB"/>
        </w:rPr>
        <w:t xml:space="preserve">Formal </w:t>
      </w:r>
      <w:r w:rsidR="0099543A" w:rsidRPr="00C81B1C">
        <w:rPr>
          <w:rFonts w:cstheme="minorHAnsi"/>
          <w:b/>
          <w:bCs/>
          <w:lang w:val="en-GB"/>
        </w:rPr>
        <w:t>A</w:t>
      </w:r>
      <w:r w:rsidR="005A3D5C" w:rsidRPr="00C81B1C">
        <w:rPr>
          <w:rFonts w:cstheme="minorHAnsi"/>
          <w:b/>
          <w:bCs/>
          <w:lang w:val="en-GB"/>
        </w:rPr>
        <w:t>nalysis</w:t>
      </w:r>
    </w:p>
    <w:p w14:paraId="568CD484" w14:textId="2166EAF4" w:rsidR="00F67096" w:rsidRPr="00C81B1C" w:rsidRDefault="00F67096" w:rsidP="005A3D5C">
      <w:pPr>
        <w:rPr>
          <w:rFonts w:cstheme="minorHAnsi"/>
          <w:lang w:val="en-GB"/>
        </w:rPr>
      </w:pPr>
      <w:r w:rsidRPr="00C81B1C">
        <w:rPr>
          <w:rFonts w:cstheme="minorHAnsi"/>
          <w:lang w:val="en-US"/>
        </w:rPr>
        <w:t xml:space="preserve">For the formal analysis of results, production series were converted into their energy content equivalent. </w:t>
      </w:r>
      <w:r w:rsidRPr="00C81B1C">
        <w:rPr>
          <w:rFonts w:cstheme="minorHAnsi"/>
          <w:lang w:val="en-GB"/>
        </w:rPr>
        <w:t xml:space="preserve">The joule is used as the principal unit of measurement for production. To this end, agricultural output, originally recorded in metric tons, was transformed into its gross caloric value. This methodology avoids distortions caused by water content when mixing different types of outputs measured in physical weight and allows for a more meaningful analysis of land’s energy productivity at various levels of aggregation </w:t>
      </w:r>
      <w:r w:rsidR="00C63EA7" w:rsidRPr="00C81B1C">
        <w:rPr>
          <w:rFonts w:cstheme="minorHAnsi"/>
          <w:lang w:val="en-GB"/>
        </w:rPr>
        <w:t>(</w:t>
      </w:r>
      <w:r w:rsidR="00C63EA7" w:rsidRPr="00C81B1C">
        <w:rPr>
          <w:rFonts w:cstheme="minorHAnsi"/>
          <w:lang w:val="en-GB"/>
        </w:rPr>
        <w:fldChar w:fldCharType="begin"/>
      </w:r>
      <w:r w:rsidR="00C63EA7" w:rsidRPr="00C81B1C">
        <w:rPr>
          <w:rFonts w:cstheme="minorHAnsi"/>
          <w:lang w:val="en-GB"/>
        </w:rPr>
        <w:instrText xml:space="preserve"> REF BIB_guzman2017energy \h \* MERGEFORMAT </w:instrText>
      </w:r>
      <w:r w:rsidR="00C63EA7" w:rsidRPr="00C81B1C">
        <w:rPr>
          <w:rFonts w:cstheme="minorHAnsi"/>
          <w:lang w:val="en-GB"/>
        </w:rPr>
      </w:r>
      <w:r w:rsidR="00C63EA7" w:rsidRPr="00C81B1C">
        <w:rPr>
          <w:rFonts w:cstheme="minorHAnsi"/>
          <w:lang w:val="en-GB"/>
        </w:rPr>
        <w:fldChar w:fldCharType="separate"/>
      </w:r>
      <w:r w:rsidR="007D2B6B" w:rsidRPr="00C81B1C">
        <w:rPr>
          <w:rFonts w:eastAsia="Times New Roman" w:cstheme="minorHAnsi"/>
          <w:iCs/>
          <w:kern w:val="0"/>
          <w:lang w:val="en-GB" w:eastAsia="es-ES"/>
          <w14:ligatures w14:val="none"/>
        </w:rPr>
        <w:t>Guzmán &amp;</w:t>
      </w:r>
      <w:r w:rsidR="007D2B6B" w:rsidRPr="00C81B1C">
        <w:rPr>
          <w:rFonts w:eastAsia="Times New Roman" w:cstheme="minorHAnsi"/>
          <w:iCs/>
          <w:vanish/>
          <w:kern w:val="0"/>
          <w:lang w:val="en-US" w:eastAsia="es-ES"/>
          <w14:ligatures w14:val="none"/>
        </w:rPr>
        <w:t xml:space="preserve"> González de Molina, 2017</w:t>
      </w:r>
      <w:r w:rsidR="00C63EA7" w:rsidRPr="00C81B1C">
        <w:rPr>
          <w:rFonts w:cstheme="minorHAnsi"/>
          <w:lang w:val="en-GB"/>
        </w:rPr>
        <w:fldChar w:fldCharType="end"/>
      </w:r>
      <w:r w:rsidR="00FB743E">
        <w:rPr>
          <w:rFonts w:cstheme="minorHAnsi"/>
          <w:lang w:val="en-GB"/>
        </w:rPr>
        <w:t xml:space="preserve"> González de Molina, 2017</w:t>
      </w:r>
      <w:r w:rsidR="00C63EA7" w:rsidRPr="00C81B1C">
        <w:rPr>
          <w:rFonts w:cstheme="minorHAnsi"/>
          <w:lang w:val="en-GB"/>
        </w:rPr>
        <w:t>)</w:t>
      </w:r>
      <w:r w:rsidRPr="00C81B1C">
        <w:rPr>
          <w:rFonts w:cstheme="minorHAnsi"/>
          <w:lang w:val="en-GB"/>
        </w:rPr>
        <w:t>.</w:t>
      </w:r>
    </w:p>
    <w:p w14:paraId="5F30F37B" w14:textId="77777777" w:rsidR="00136079" w:rsidRPr="00C81B1C" w:rsidRDefault="00136079" w:rsidP="005A3D5C">
      <w:pPr>
        <w:rPr>
          <w:rFonts w:cstheme="minorHAnsi"/>
          <w:lang w:val="en-GB"/>
        </w:rPr>
      </w:pPr>
      <w:r w:rsidRPr="00C81B1C">
        <w:rPr>
          <w:rFonts w:cstheme="minorHAnsi"/>
          <w:lang w:val="en-GB"/>
        </w:rPr>
        <w:t>We apply a historical periodization based on structural breaks in agricultural output and harvested-area time series. Given the non-stationary nature of the series and the shifts in mean values over time, we estimate a linear trend model in which years are used as the time index (x). The optimal number of breakpoints is selected according to the Bayesian Information Criterion (BIC) and the Residual Sum of Squares (RSS). Finally, the periods are derived from the harvested-area time series, since this series allows a clearer distinction between the final phase of the First Globalization (1901–1919) and the subsequent period of crisis.</w:t>
      </w:r>
    </w:p>
    <w:p w14:paraId="707350FF" w14:textId="577283A3" w:rsidR="005A3D5C" w:rsidRPr="00C81B1C" w:rsidRDefault="005A3D5C" w:rsidP="005A3D5C">
      <w:pPr>
        <w:rPr>
          <w:rFonts w:cstheme="minorHAnsi"/>
          <w:lang w:val="en-GB"/>
        </w:rPr>
      </w:pPr>
      <w:r w:rsidRPr="00C81B1C">
        <w:rPr>
          <w:rFonts w:cstheme="minorHAnsi"/>
          <w:lang w:val="en-GB"/>
        </w:rPr>
        <w:t>We complemented the descriptive analysis of the long trends by measuring the spatial concentration of agricultural production and decomposition of physical factors to growth. Geographic concentration was figured by a Herfindahl–Hirschman Index (HHI) for the top five crops</w:t>
      </w:r>
      <w:r w:rsidR="003B0655" w:rsidRPr="00C81B1C">
        <w:rPr>
          <w:rFonts w:cstheme="minorHAnsi"/>
          <w:lang w:val="en-GB"/>
        </w:rPr>
        <w:t xml:space="preserve"> (</w:t>
      </w:r>
      <w:r w:rsidR="00044AE0" w:rsidRPr="00C81B1C">
        <w:rPr>
          <w:rFonts w:cstheme="minorHAnsi"/>
          <w:lang w:val="en-GB"/>
        </w:rPr>
        <w:t>co</w:t>
      </w:r>
      <w:r w:rsidR="003B0655" w:rsidRPr="00C81B1C">
        <w:rPr>
          <w:rFonts w:cstheme="minorHAnsi"/>
          <w:lang w:val="en-GB"/>
        </w:rPr>
        <w:t>ffee</w:t>
      </w:r>
      <w:r w:rsidR="00044AE0" w:rsidRPr="00C81B1C">
        <w:rPr>
          <w:rFonts w:cstheme="minorHAnsi"/>
          <w:lang w:val="en-GB"/>
        </w:rPr>
        <w:t>,</w:t>
      </w:r>
      <w:r w:rsidR="003B0655" w:rsidRPr="00C81B1C">
        <w:rPr>
          <w:rFonts w:cstheme="minorHAnsi"/>
          <w:lang w:val="en-GB"/>
        </w:rPr>
        <w:t xml:space="preserve"> </w:t>
      </w:r>
      <w:r w:rsidR="00044AE0" w:rsidRPr="00C81B1C">
        <w:rPr>
          <w:rFonts w:cstheme="minorHAnsi"/>
          <w:lang w:val="en-GB"/>
        </w:rPr>
        <w:t>m</w:t>
      </w:r>
      <w:r w:rsidR="003B0655" w:rsidRPr="00C81B1C">
        <w:rPr>
          <w:rFonts w:cstheme="minorHAnsi"/>
          <w:lang w:val="en-GB"/>
        </w:rPr>
        <w:t xml:space="preserve">aize; </w:t>
      </w:r>
      <w:r w:rsidR="00044AE0" w:rsidRPr="00C81B1C">
        <w:rPr>
          <w:rFonts w:cstheme="minorHAnsi"/>
          <w:lang w:val="en-GB"/>
        </w:rPr>
        <w:t>s</w:t>
      </w:r>
      <w:r w:rsidR="003B0655" w:rsidRPr="00C81B1C">
        <w:rPr>
          <w:rFonts w:cstheme="minorHAnsi"/>
          <w:lang w:val="en-GB"/>
        </w:rPr>
        <w:t>oybean</w:t>
      </w:r>
      <w:r w:rsidR="00044AE0" w:rsidRPr="00C81B1C">
        <w:rPr>
          <w:rFonts w:cstheme="minorHAnsi"/>
          <w:lang w:val="en-GB"/>
        </w:rPr>
        <w:t>,</w:t>
      </w:r>
      <w:r w:rsidR="003B0655" w:rsidRPr="00C81B1C">
        <w:rPr>
          <w:rFonts w:cstheme="minorHAnsi"/>
          <w:lang w:val="en-GB"/>
        </w:rPr>
        <w:t xml:space="preserve"> </w:t>
      </w:r>
      <w:r w:rsidR="00044AE0" w:rsidRPr="00C81B1C">
        <w:rPr>
          <w:rFonts w:cstheme="minorHAnsi"/>
          <w:lang w:val="en-GB"/>
        </w:rPr>
        <w:t>s</w:t>
      </w:r>
      <w:r w:rsidR="003B0655" w:rsidRPr="00C81B1C">
        <w:rPr>
          <w:rFonts w:cstheme="minorHAnsi"/>
          <w:lang w:val="en-GB"/>
        </w:rPr>
        <w:t>ugarcane</w:t>
      </w:r>
      <w:r w:rsidR="00044AE0" w:rsidRPr="00C81B1C">
        <w:rPr>
          <w:rFonts w:cstheme="minorHAnsi"/>
          <w:lang w:val="en-GB"/>
        </w:rPr>
        <w:t xml:space="preserve"> and</w:t>
      </w:r>
      <w:r w:rsidR="003B0655" w:rsidRPr="00C81B1C">
        <w:rPr>
          <w:rFonts w:cstheme="minorHAnsi"/>
          <w:lang w:val="en-GB"/>
        </w:rPr>
        <w:t xml:space="preserve"> </w:t>
      </w:r>
      <w:r w:rsidR="00044AE0" w:rsidRPr="00C81B1C">
        <w:rPr>
          <w:rFonts w:cstheme="minorHAnsi"/>
          <w:lang w:val="en-GB"/>
        </w:rPr>
        <w:t>w</w:t>
      </w:r>
      <w:r w:rsidR="003B0655" w:rsidRPr="00C81B1C">
        <w:rPr>
          <w:rFonts w:cstheme="minorHAnsi"/>
          <w:lang w:val="en-GB"/>
        </w:rPr>
        <w:t>heat)</w:t>
      </w:r>
      <w:r w:rsidRPr="00C81B1C">
        <w:rPr>
          <w:rFonts w:cstheme="minorHAnsi"/>
          <w:lang w:val="en-GB"/>
        </w:rPr>
        <w:t xml:space="preserve"> in Latin America. For each year (</w:t>
      </w:r>
      <w:r w:rsidRPr="00C81B1C">
        <w:rPr>
          <w:rFonts w:cstheme="minorHAnsi"/>
          <w:i/>
          <w:iCs/>
          <w:lang w:val="en-GB"/>
        </w:rPr>
        <w:t>t</w:t>
      </w:r>
      <w:r w:rsidRPr="00C81B1C">
        <w:rPr>
          <w:rFonts w:cstheme="minorHAnsi"/>
          <w:lang w:val="en-GB"/>
        </w:rPr>
        <w:t>) and crop (</w:t>
      </w:r>
      <w:r w:rsidRPr="00C81B1C">
        <w:rPr>
          <w:rFonts w:cstheme="minorHAnsi"/>
          <w:i/>
          <w:iCs/>
          <w:lang w:val="en-GB"/>
        </w:rPr>
        <w:t>i</w:t>
      </w:r>
      <w:r w:rsidRPr="00C81B1C">
        <w:rPr>
          <w:rFonts w:cstheme="minorHAnsi"/>
          <w:lang w:val="en-GB"/>
        </w:rPr>
        <w:t>), we first computed the share of each country (</w:t>
      </w:r>
      <w:r w:rsidRPr="00C81B1C">
        <w:rPr>
          <w:rFonts w:cstheme="minorHAnsi"/>
          <w:i/>
          <w:iCs/>
          <w:lang w:val="en-GB"/>
        </w:rPr>
        <w:t>c</w:t>
      </w:r>
      <w:r w:rsidRPr="00C81B1C">
        <w:rPr>
          <w:rFonts w:cstheme="minorHAnsi"/>
          <w:lang w:val="en-GB"/>
        </w:rPr>
        <w:t>) in the regional total (</w:t>
      </w:r>
      <w:r w:rsidRPr="00C81B1C">
        <w:rPr>
          <w:rStyle w:val="katex-mathml"/>
          <w:rFonts w:cstheme="minorHAnsi"/>
          <w:i/>
          <w:iCs/>
          <w:lang w:val="en-GB"/>
        </w:rPr>
        <w:t>pct</w:t>
      </w:r>
      <w:r w:rsidRPr="00C81B1C">
        <w:rPr>
          <w:rFonts w:cstheme="minorHAnsi"/>
          <w:lang w:val="en-GB"/>
        </w:rPr>
        <w:t>). The HHI is then defined as the sum of squared country-crop shares:</w:t>
      </w:r>
    </w:p>
    <w:p w14:paraId="12F7280C" w14:textId="77777777" w:rsidR="005A3D5C" w:rsidRPr="00C81B1C" w:rsidRDefault="005A3D5C" w:rsidP="005A3D5C">
      <w:pPr>
        <w:rPr>
          <w:rFonts w:eastAsiaTheme="minorEastAsia" w:cstheme="minorHAnsi"/>
          <w:lang w:val="en-GB"/>
        </w:rPr>
      </w:pPr>
      <m:oMathPara>
        <m:oMath>
          <m:r>
            <w:rPr>
              <w:rFonts w:ascii="Cambria Math" w:eastAsiaTheme="minorEastAsia" w:hAnsi="Cambria Math" w:cstheme="minorHAnsi"/>
              <w:lang w:val="en-GB"/>
            </w:rPr>
            <m:t>HH</m:t>
          </m:r>
          <m:sSub>
            <m:sSubPr>
              <m:ctrlPr>
                <w:rPr>
                  <w:rFonts w:ascii="Cambria Math" w:eastAsiaTheme="minorEastAsia" w:hAnsi="Cambria Math" w:cstheme="minorHAnsi"/>
                  <w:i/>
                  <w:lang w:val="en-GB"/>
                </w:rPr>
              </m:ctrlPr>
            </m:sSubPr>
            <m:e>
              <m:r>
                <w:rPr>
                  <w:rFonts w:ascii="Cambria Math" w:eastAsiaTheme="minorEastAsia" w:hAnsi="Cambria Math" w:cstheme="minorHAnsi"/>
                  <w:lang w:val="en-GB"/>
                </w:rPr>
                <m:t>I</m:t>
              </m:r>
            </m:e>
            <m:sub>
              <m:r>
                <w:rPr>
                  <w:rFonts w:ascii="Cambria Math" w:eastAsiaTheme="minorEastAsia" w:hAnsi="Cambria Math" w:cstheme="minorHAnsi"/>
                  <w:lang w:val="en-GB"/>
                </w:rPr>
                <m:t>t,i</m:t>
              </m:r>
            </m:sub>
          </m:sSub>
          <m:r>
            <w:rPr>
              <w:rFonts w:ascii="Cambria Math" w:eastAsiaTheme="minorEastAsia" w:hAnsi="Cambria Math" w:cstheme="minorHAnsi"/>
              <w:lang w:val="en-GB"/>
            </w:rPr>
            <m:t>=</m:t>
          </m:r>
          <m:nary>
            <m:naryPr>
              <m:chr m:val="∑"/>
              <m:ctrlPr>
                <w:rPr>
                  <w:rFonts w:ascii="Cambria Math" w:eastAsiaTheme="minorEastAsia" w:hAnsi="Cambria Math" w:cstheme="minorHAnsi"/>
                  <w:lang w:val="en-GB"/>
                </w:rPr>
              </m:ctrlPr>
            </m:naryPr>
            <m:sub>
              <m:r>
                <w:rPr>
                  <w:rFonts w:ascii="Cambria Math" w:eastAsiaTheme="minorEastAsia" w:hAnsi="Cambria Math" w:cstheme="minorHAnsi"/>
                  <w:lang w:val="en-GB"/>
                </w:rPr>
                <m:t>c=1</m:t>
              </m:r>
              <m:ctrlPr>
                <w:rPr>
                  <w:rFonts w:ascii="Cambria Math" w:eastAsiaTheme="minorEastAsia" w:hAnsi="Cambria Math" w:cstheme="minorHAnsi"/>
                  <w:i/>
                  <w:lang w:val="en-GB"/>
                </w:rPr>
              </m:ctrlPr>
            </m:sub>
            <m:sup>
              <m:r>
                <w:rPr>
                  <w:rFonts w:ascii="Cambria Math" w:eastAsiaTheme="minorEastAsia" w:hAnsi="Cambria Math" w:cstheme="minorHAnsi"/>
                  <w:lang w:val="en-GB"/>
                </w:rPr>
                <m:t>N</m:t>
              </m:r>
              <m:ctrlPr>
                <w:rPr>
                  <w:rFonts w:ascii="Cambria Math" w:eastAsiaTheme="minorEastAsia" w:hAnsi="Cambria Math" w:cstheme="minorHAnsi"/>
                  <w:i/>
                  <w:lang w:val="en-GB"/>
                </w:rPr>
              </m:ctrlPr>
            </m:sup>
            <m:e>
              <m:sSup>
                <m:sSupPr>
                  <m:ctrlPr>
                    <w:rPr>
                      <w:rFonts w:ascii="Cambria Math" w:eastAsiaTheme="minorEastAsia" w:hAnsi="Cambria Math" w:cstheme="minorHAnsi"/>
                      <w:i/>
                      <w:lang w:val="en-GB"/>
                    </w:rPr>
                  </m:ctrlPr>
                </m:sSupPr>
                <m:e>
                  <m:d>
                    <m:dPr>
                      <m:ctrlPr>
                        <w:rPr>
                          <w:rFonts w:ascii="Cambria Math" w:eastAsiaTheme="minorEastAsia" w:hAnsi="Cambria Math" w:cstheme="minorHAnsi"/>
                          <w:lang w:val="en-GB"/>
                        </w:rPr>
                      </m:ctrlPr>
                    </m:dPr>
                    <m:e>
                      <m:r>
                        <w:rPr>
                          <w:rFonts w:ascii="Cambria Math" w:eastAsiaTheme="minorEastAsia" w:hAnsi="Cambria Math" w:cstheme="minorHAnsi"/>
                          <w:lang w:val="en-GB"/>
                        </w:rPr>
                        <m:t>pc</m:t>
                      </m:r>
                      <m:sSub>
                        <m:sSubPr>
                          <m:ctrlPr>
                            <w:rPr>
                              <w:rFonts w:ascii="Cambria Math" w:eastAsiaTheme="minorEastAsia" w:hAnsi="Cambria Math" w:cstheme="minorHAnsi"/>
                              <w:i/>
                              <w:lang w:val="en-GB"/>
                            </w:rPr>
                          </m:ctrlPr>
                        </m:sSubPr>
                        <m:e>
                          <m:r>
                            <w:rPr>
                              <w:rFonts w:ascii="Cambria Math" w:eastAsiaTheme="minorEastAsia" w:hAnsi="Cambria Math" w:cstheme="minorHAnsi"/>
                              <w:lang w:val="en-GB"/>
                            </w:rPr>
                            <m:t>t</m:t>
                          </m:r>
                        </m:e>
                        <m:sub>
                          <m:r>
                            <w:rPr>
                              <w:rFonts w:ascii="Cambria Math" w:eastAsiaTheme="minorEastAsia" w:hAnsi="Cambria Math" w:cstheme="minorHAnsi"/>
                              <w:lang w:val="en-GB"/>
                            </w:rPr>
                            <m:t>c,t,i</m:t>
                          </m:r>
                        </m:sub>
                      </m:sSub>
                      <m:ctrlPr>
                        <w:rPr>
                          <w:rFonts w:ascii="Cambria Math" w:eastAsiaTheme="minorEastAsia" w:hAnsi="Cambria Math" w:cstheme="minorHAnsi"/>
                          <w:i/>
                          <w:lang w:val="en-GB"/>
                        </w:rPr>
                      </m:ctrlPr>
                    </m:e>
                  </m:d>
                </m:e>
                <m:sup>
                  <m:r>
                    <w:rPr>
                      <w:rFonts w:ascii="Cambria Math" w:eastAsiaTheme="minorEastAsia" w:hAnsi="Cambria Math" w:cstheme="minorHAnsi"/>
                      <w:lang w:val="en-GB"/>
                    </w:rPr>
                    <m:t>2</m:t>
                  </m:r>
                </m:sup>
              </m:sSup>
              <m:ctrlPr>
                <w:rPr>
                  <w:rFonts w:ascii="Cambria Math" w:eastAsiaTheme="minorEastAsia" w:hAnsi="Cambria Math" w:cstheme="minorHAnsi"/>
                  <w:i/>
                  <w:lang w:val="en-GB"/>
                </w:rPr>
              </m:ctrlPr>
            </m:e>
          </m:nary>
        </m:oMath>
      </m:oMathPara>
    </w:p>
    <w:p w14:paraId="2EC80CEE" w14:textId="77777777" w:rsidR="005A3D5C" w:rsidRPr="00C81B1C" w:rsidRDefault="005A3D5C" w:rsidP="005A3D5C">
      <w:pPr>
        <w:spacing w:line="276" w:lineRule="auto"/>
        <w:rPr>
          <w:rFonts w:cstheme="minorHAnsi"/>
          <w:lang w:val="en-GB"/>
        </w:rPr>
      </w:pPr>
      <w:r w:rsidRPr="00C81B1C">
        <w:rPr>
          <w:rFonts w:cstheme="minorHAnsi"/>
          <w:lang w:val="en-GB"/>
        </w:rPr>
        <w:t>The index ranges from 0 (maximum dispersion) to 1 (maximum concentration).</w:t>
      </w:r>
    </w:p>
    <w:p w14:paraId="4BA4E59F" w14:textId="074D92DE" w:rsidR="005A3D5C" w:rsidRDefault="005D5E2F" w:rsidP="005A3D5C">
      <w:pPr>
        <w:spacing w:after="0" w:line="276" w:lineRule="auto"/>
        <w:jc w:val="both"/>
        <w:rPr>
          <w:rFonts w:cstheme="minorHAnsi"/>
          <w:lang w:val="en-GB"/>
        </w:rPr>
      </w:pPr>
      <w:r w:rsidRPr="00C81B1C">
        <w:rPr>
          <w:rFonts w:cstheme="minorHAnsi"/>
          <w:lang w:val="en-US"/>
        </w:rPr>
        <w:t>Decomposition of growth factors</w:t>
      </w:r>
      <w:r w:rsidR="00FB743E">
        <w:rPr>
          <w:rFonts w:cstheme="minorHAnsi"/>
          <w:lang w:val="en-US"/>
        </w:rPr>
        <w:t xml:space="preserve"> –</w:t>
      </w:r>
      <w:r w:rsidRPr="00C81B1C">
        <w:rPr>
          <w:rFonts w:cstheme="minorHAnsi"/>
          <w:lang w:val="en-US"/>
        </w:rPr>
        <w:t>quantifying extensification (</w:t>
      </w:r>
      <w:r w:rsidRPr="00C81B1C">
        <w:rPr>
          <w:rFonts w:cstheme="minorHAnsi"/>
          <w:i/>
          <w:iCs/>
          <w:lang w:val="en-US"/>
        </w:rPr>
        <w:t>E</w:t>
      </w:r>
      <w:r w:rsidRPr="00C81B1C">
        <w:rPr>
          <w:rFonts w:cstheme="minorHAnsi"/>
          <w:lang w:val="en-US"/>
        </w:rPr>
        <w:t>), intensification (</w:t>
      </w:r>
      <w:r w:rsidRPr="00C81B1C">
        <w:rPr>
          <w:rFonts w:cstheme="minorHAnsi"/>
          <w:i/>
          <w:iCs/>
          <w:lang w:val="en-US"/>
        </w:rPr>
        <w:t>I</w:t>
      </w:r>
      <w:r w:rsidRPr="00C81B1C">
        <w:rPr>
          <w:rFonts w:cstheme="minorHAnsi"/>
          <w:lang w:val="en-US"/>
        </w:rPr>
        <w:t>), crop specialization (</w:t>
      </w:r>
      <w:r w:rsidRPr="00C81B1C">
        <w:rPr>
          <w:rFonts w:cstheme="minorHAnsi"/>
          <w:i/>
          <w:iCs/>
          <w:lang w:val="en-US"/>
        </w:rPr>
        <w:t>ES</w:t>
      </w:r>
      <w:r w:rsidRPr="00C81B1C">
        <w:rPr>
          <w:rFonts w:cstheme="minorHAnsi"/>
          <w:lang w:val="en-US"/>
        </w:rPr>
        <w:t>), and regional specialization (</w:t>
      </w:r>
      <w:r w:rsidRPr="00C81B1C">
        <w:rPr>
          <w:rFonts w:cstheme="minorHAnsi"/>
          <w:i/>
          <w:iCs/>
          <w:lang w:val="en-US"/>
        </w:rPr>
        <w:t>ER</w:t>
      </w:r>
      <w:r w:rsidRPr="00C81B1C">
        <w:rPr>
          <w:rFonts w:cstheme="minorHAnsi"/>
          <w:lang w:val="en-US"/>
        </w:rPr>
        <w:t>) in the variation of agricultural production (</w:t>
      </w:r>
      <w:r w:rsidRPr="00C81B1C">
        <w:rPr>
          <w:rFonts w:cstheme="minorHAnsi"/>
          <w:i/>
          <w:iCs/>
          <w:lang w:val="en-US"/>
        </w:rPr>
        <w:t>PA</w:t>
      </w:r>
      <w:r w:rsidRPr="00C81B1C">
        <w:rPr>
          <w:rFonts w:cstheme="minorHAnsi"/>
          <w:lang w:val="en-US"/>
        </w:rPr>
        <w:t>)</w:t>
      </w:r>
      <w:r w:rsidR="00FB743E">
        <w:rPr>
          <w:rFonts w:cstheme="minorHAnsi"/>
          <w:lang w:val="en-US"/>
        </w:rPr>
        <w:t xml:space="preserve">– </w:t>
      </w:r>
      <w:r w:rsidRPr="00C81B1C">
        <w:rPr>
          <w:rFonts w:cstheme="minorHAnsi"/>
          <w:lang w:val="en-US"/>
        </w:rPr>
        <w:t>follows the additive</w:t>
      </w:r>
      <w:r w:rsidR="009C02AB" w:rsidRPr="00C81B1C">
        <w:rPr>
          <w:rFonts w:cstheme="minorHAnsi"/>
          <w:lang w:val="en-US"/>
        </w:rPr>
        <w:t xml:space="preserve"> Logarithmic Mean </w:t>
      </w:r>
      <w:proofErr w:type="spellStart"/>
      <w:r w:rsidR="009C02AB" w:rsidRPr="00C81B1C">
        <w:rPr>
          <w:rFonts w:cstheme="minorHAnsi"/>
          <w:lang w:val="en-US"/>
        </w:rPr>
        <w:t>Divisia</w:t>
      </w:r>
      <w:proofErr w:type="spellEnd"/>
      <w:r w:rsidR="009C02AB" w:rsidRPr="00C81B1C">
        <w:rPr>
          <w:rFonts w:cstheme="minorHAnsi"/>
          <w:lang w:val="en-US"/>
        </w:rPr>
        <w:t xml:space="preserve"> Index (LMDI) method</w:t>
      </w:r>
      <w:r w:rsidR="009C02AB" w:rsidRPr="00C81B1C">
        <w:rPr>
          <w:rFonts w:cstheme="minorHAnsi"/>
          <w:lang w:val="en-GB"/>
        </w:rPr>
        <w:t xml:space="preserve"> </w:t>
      </w:r>
      <w:r w:rsidR="00C63EA7" w:rsidRPr="00C81B1C">
        <w:rPr>
          <w:rFonts w:cstheme="minorHAnsi"/>
          <w:lang w:val="en-GB"/>
        </w:rPr>
        <w:t>(</w:t>
      </w:r>
      <w:r w:rsidR="00C63EA7" w:rsidRPr="00C81B1C">
        <w:rPr>
          <w:rFonts w:cstheme="minorHAnsi"/>
          <w:lang w:val="en-GB"/>
        </w:rPr>
        <w:fldChar w:fldCharType="begin"/>
      </w:r>
      <w:r w:rsidR="00C63EA7" w:rsidRPr="00C81B1C">
        <w:rPr>
          <w:rFonts w:cstheme="minorHAnsi"/>
          <w:lang w:val="en-GB"/>
        </w:rPr>
        <w:instrText xml:space="preserve"> REF BIB_ang2005 \h \* MERGEFORMAT </w:instrText>
      </w:r>
      <w:r w:rsidR="00C63EA7" w:rsidRPr="00C81B1C">
        <w:rPr>
          <w:rFonts w:cstheme="minorHAnsi"/>
          <w:lang w:val="en-GB"/>
        </w:rPr>
      </w:r>
      <w:r w:rsidR="00C63EA7" w:rsidRPr="00C81B1C">
        <w:rPr>
          <w:rFonts w:cstheme="minorHAnsi"/>
          <w:lang w:val="en-GB"/>
        </w:rPr>
        <w:fldChar w:fldCharType="separate"/>
      </w:r>
      <w:r w:rsidR="007D2B6B" w:rsidRPr="00C81B1C">
        <w:rPr>
          <w:rFonts w:eastAsia="Times New Roman" w:cstheme="minorHAnsi"/>
          <w:iCs/>
          <w:kern w:val="0"/>
          <w:lang w:val="en-GB" w:eastAsia="es-ES"/>
          <w14:ligatures w14:val="none"/>
        </w:rPr>
        <w:t xml:space="preserve">Ang, </w:t>
      </w:r>
      <w:r w:rsidR="007D2B6B" w:rsidRPr="00C81B1C">
        <w:rPr>
          <w:rFonts w:eastAsia="Times New Roman" w:cstheme="minorHAnsi"/>
          <w:iCs/>
          <w:vanish/>
          <w:kern w:val="0"/>
          <w:lang w:val="en-GB" w:eastAsia="es-ES"/>
          <w14:ligatures w14:val="none"/>
        </w:rPr>
        <w:t>2005</w:t>
      </w:r>
      <w:r w:rsidR="00C63EA7" w:rsidRPr="00C81B1C">
        <w:rPr>
          <w:rFonts w:cstheme="minorHAnsi"/>
          <w:lang w:val="en-GB"/>
        </w:rPr>
        <w:fldChar w:fldCharType="end"/>
      </w:r>
      <w:r w:rsidR="00FB743E">
        <w:rPr>
          <w:rFonts w:cstheme="minorHAnsi"/>
          <w:lang w:val="en-GB"/>
        </w:rPr>
        <w:t>2005</w:t>
      </w:r>
      <w:r w:rsidR="00C63EA7" w:rsidRPr="00C81B1C">
        <w:rPr>
          <w:rFonts w:cstheme="minorHAnsi"/>
          <w:lang w:val="en-GB"/>
        </w:rPr>
        <w:t>)</w:t>
      </w:r>
      <w:r w:rsidR="005A3D5C" w:rsidRPr="00C81B1C">
        <w:rPr>
          <w:rFonts w:cstheme="minorHAnsi"/>
          <w:lang w:val="en-GB"/>
        </w:rPr>
        <w:t xml:space="preserve">. Thus, changes in </w:t>
      </w:r>
      <w:r w:rsidR="005A3D5C" w:rsidRPr="00C81B1C">
        <w:rPr>
          <w:rFonts w:cstheme="minorHAnsi"/>
          <w:i/>
          <w:iCs/>
          <w:lang w:val="en-GB"/>
        </w:rPr>
        <w:t>PA</w:t>
      </w:r>
      <w:r w:rsidR="005A3D5C" w:rsidRPr="00C81B1C">
        <w:rPr>
          <w:rFonts w:cstheme="minorHAnsi"/>
          <w:lang w:val="en-GB"/>
        </w:rPr>
        <w:t xml:space="preserve"> between year </w:t>
      </w:r>
      <w:r w:rsidR="00220E72" w:rsidRPr="00C81B1C">
        <w:rPr>
          <w:rFonts w:cstheme="minorHAnsi"/>
          <w:i/>
          <w:iCs/>
          <w:lang w:val="en-GB"/>
        </w:rPr>
        <w:t>t-1</w:t>
      </w:r>
      <w:r w:rsidR="005A3D5C" w:rsidRPr="00C81B1C">
        <w:rPr>
          <w:rFonts w:cstheme="minorHAnsi"/>
          <w:lang w:val="en-GB"/>
        </w:rPr>
        <w:t xml:space="preserve"> and year </w:t>
      </w:r>
      <w:r w:rsidR="005A3D5C" w:rsidRPr="00C81B1C">
        <w:rPr>
          <w:rFonts w:cstheme="minorHAnsi"/>
          <w:i/>
          <w:iCs/>
          <w:lang w:val="en-GB"/>
        </w:rPr>
        <w:t>t</w:t>
      </w:r>
      <w:r w:rsidR="005A3D5C" w:rsidRPr="00C81B1C">
        <w:rPr>
          <w:rFonts w:cstheme="minorHAnsi"/>
          <w:lang w:val="en-GB"/>
        </w:rPr>
        <w:t xml:space="preserve"> can be decomposed as follows:</w:t>
      </w:r>
    </w:p>
    <w:p w14:paraId="7B185B71" w14:textId="77777777" w:rsidR="00B364CF" w:rsidRPr="00C81B1C" w:rsidRDefault="00B364CF" w:rsidP="005A3D5C">
      <w:pPr>
        <w:spacing w:after="0" w:line="276" w:lineRule="auto"/>
        <w:jc w:val="both"/>
        <w:rPr>
          <w:rFonts w:cstheme="minorHAnsi"/>
          <w:lang w:val="en-GB"/>
        </w:rPr>
      </w:pPr>
    </w:p>
    <w:p w14:paraId="1009D277" w14:textId="3E410CC5" w:rsidR="005A3D5C" w:rsidRPr="00B364CF" w:rsidRDefault="005A3D5C" w:rsidP="005A3D5C">
      <w:pPr>
        <w:spacing w:after="0" w:line="360" w:lineRule="auto"/>
        <w:jc w:val="both"/>
        <w:rPr>
          <w:rFonts w:eastAsiaTheme="minorEastAsia" w:cstheme="minorHAnsi"/>
          <w:lang w:val="en-GB"/>
        </w:rPr>
      </w:pPr>
      <m:oMathPara>
        <m:oMath>
          <m:r>
            <m:rPr>
              <m:sty m:val="p"/>
            </m:rPr>
            <w:rPr>
              <w:rFonts w:ascii="Cambria Math" w:hAnsi="Cambria Math" w:cstheme="minorHAnsi"/>
              <w:lang w:val="en-GB"/>
            </w:rPr>
            <m:t>∆</m:t>
          </m:r>
          <m:r>
            <w:rPr>
              <w:rFonts w:ascii="Cambria Math" w:hAnsi="Cambria Math" w:cstheme="minorHAnsi"/>
              <w:lang w:val="en-GB"/>
            </w:rPr>
            <m:t>PA</m:t>
          </m:r>
          <m:r>
            <m:rPr>
              <m:sty m:val="p"/>
            </m:rPr>
            <w:rPr>
              <w:rFonts w:ascii="Cambria Math" w:hAnsi="Cambria Math" w:cstheme="minorHAnsi"/>
              <w:lang w:val="en-GB"/>
            </w:rPr>
            <m:t>=</m:t>
          </m:r>
          <m:sSup>
            <m:sSupPr>
              <m:ctrlPr>
                <w:rPr>
                  <w:rFonts w:ascii="Cambria Math" w:hAnsi="Cambria Math" w:cstheme="minorHAnsi"/>
                  <w:lang w:val="en-GB"/>
                </w:rPr>
              </m:ctrlPr>
            </m:sSupPr>
            <m:e>
              <m:r>
                <w:rPr>
                  <w:rFonts w:ascii="Cambria Math" w:hAnsi="Cambria Math" w:cstheme="minorHAnsi"/>
                  <w:lang w:val="en-GB"/>
                </w:rPr>
                <m:t>PA</m:t>
              </m:r>
            </m:e>
            <m:sup>
              <m:r>
                <w:rPr>
                  <w:rFonts w:ascii="Cambria Math" w:hAnsi="Cambria Math" w:cstheme="minorHAnsi"/>
                  <w:lang w:val="en-GB"/>
                </w:rPr>
                <m:t>t</m:t>
              </m:r>
            </m:sup>
          </m:sSup>
          <m:r>
            <m:rPr>
              <m:sty m:val="p"/>
            </m:rPr>
            <w:rPr>
              <w:rFonts w:ascii="Cambria Math" w:hAnsi="Cambria Math" w:cstheme="minorHAnsi"/>
              <w:lang w:val="en-GB"/>
            </w:rPr>
            <m:t>-</m:t>
          </m:r>
          <m:sSup>
            <m:sSupPr>
              <m:ctrlPr>
                <w:rPr>
                  <w:rFonts w:ascii="Cambria Math" w:hAnsi="Cambria Math" w:cstheme="minorHAnsi"/>
                  <w:lang w:val="en-GB"/>
                </w:rPr>
              </m:ctrlPr>
            </m:sSupPr>
            <m:e>
              <m:r>
                <w:rPr>
                  <w:rFonts w:ascii="Cambria Math" w:hAnsi="Cambria Math" w:cstheme="minorHAnsi"/>
                  <w:lang w:val="en-GB"/>
                </w:rPr>
                <m:t>PA</m:t>
              </m:r>
            </m:e>
            <m:sup>
              <m:r>
                <w:rPr>
                  <w:rFonts w:ascii="Cambria Math" w:hAnsi="Cambria Math" w:cstheme="minorHAnsi"/>
                  <w:lang w:val="en-GB"/>
                </w:rPr>
                <m:t>t-1</m:t>
              </m:r>
            </m:sup>
          </m:sSup>
          <m:r>
            <m:rPr>
              <m:sty m:val="p"/>
            </m:rPr>
            <w:rPr>
              <w:rFonts w:ascii="Cambria Math" w:hAnsi="Cambria Math" w:cstheme="minorHAnsi"/>
              <w:lang w:val="en-GB"/>
            </w:rPr>
            <m:t>=∆</m:t>
          </m:r>
          <m:r>
            <w:rPr>
              <w:rFonts w:ascii="Cambria Math" w:hAnsi="Cambria Math" w:cstheme="minorHAnsi"/>
              <w:lang w:val="en-GB"/>
            </w:rPr>
            <m:t>E</m:t>
          </m:r>
          <m:r>
            <m:rPr>
              <m:sty m:val="p"/>
            </m:rPr>
            <w:rPr>
              <w:rFonts w:ascii="Cambria Math" w:hAnsi="Cambria Math" w:cstheme="minorHAnsi"/>
              <w:lang w:val="en-GB"/>
            </w:rPr>
            <m:t>+∆</m:t>
          </m:r>
          <m:r>
            <w:rPr>
              <w:rFonts w:ascii="Cambria Math" w:hAnsi="Cambria Math" w:cstheme="minorHAnsi"/>
              <w:lang w:val="en-GB"/>
            </w:rPr>
            <m:t>I</m:t>
          </m:r>
          <m:r>
            <m:rPr>
              <m:sty m:val="p"/>
            </m:rPr>
            <w:rPr>
              <w:rFonts w:ascii="Cambria Math" w:hAnsi="Cambria Math" w:cstheme="minorHAnsi"/>
              <w:lang w:val="en-GB"/>
            </w:rPr>
            <m:t>+∆</m:t>
          </m:r>
          <m:r>
            <w:rPr>
              <w:rFonts w:ascii="Cambria Math" w:hAnsi="Cambria Math" w:cstheme="minorHAnsi"/>
              <w:lang w:val="en-GB"/>
            </w:rPr>
            <m:t>ES+</m:t>
          </m:r>
          <m:r>
            <m:rPr>
              <m:sty m:val="p"/>
            </m:rPr>
            <w:rPr>
              <w:rFonts w:ascii="Cambria Math" w:hAnsi="Cambria Math" w:cstheme="minorHAnsi"/>
              <w:lang w:val="en-GB"/>
            </w:rPr>
            <m:t>∆</m:t>
          </m:r>
          <m:r>
            <w:rPr>
              <w:rFonts w:ascii="Cambria Math" w:hAnsi="Cambria Math" w:cstheme="minorHAnsi"/>
              <w:lang w:val="en-GB"/>
            </w:rPr>
            <m:t>ER</m:t>
          </m:r>
        </m:oMath>
      </m:oMathPara>
    </w:p>
    <w:p w14:paraId="5D117178" w14:textId="77777777" w:rsidR="00B364CF" w:rsidRPr="00C81B1C" w:rsidRDefault="00B364CF" w:rsidP="005A3D5C">
      <w:pPr>
        <w:spacing w:after="0" w:line="360" w:lineRule="auto"/>
        <w:jc w:val="both"/>
        <w:rPr>
          <w:rFonts w:cstheme="minorHAnsi"/>
          <w:lang w:val="en-GB"/>
        </w:rPr>
      </w:pPr>
    </w:p>
    <w:p w14:paraId="4432F968" w14:textId="64EB28F4" w:rsidR="0053724C" w:rsidRDefault="00B46423" w:rsidP="005A3D5C">
      <w:pPr>
        <w:spacing w:after="0" w:line="276" w:lineRule="auto"/>
        <w:jc w:val="both"/>
        <w:rPr>
          <w:rFonts w:cstheme="minorHAnsi"/>
          <w:lang w:val="en-GB"/>
        </w:rPr>
      </w:pPr>
      <w:r w:rsidRPr="00C81B1C">
        <w:rPr>
          <w:rFonts w:cstheme="minorHAnsi"/>
          <w:lang w:val="en-GB"/>
        </w:rPr>
        <w:t>where E is the cultivated area for each crop analysed (</w:t>
      </w:r>
      <w:r w:rsidRPr="00C81B1C">
        <w:rPr>
          <w:rFonts w:cstheme="minorHAnsi"/>
          <w:i/>
          <w:iCs/>
          <w:lang w:val="en-GB"/>
        </w:rPr>
        <w:t>i</w:t>
      </w:r>
      <w:r w:rsidRPr="00C81B1C">
        <w:rPr>
          <w:rFonts w:cstheme="minorHAnsi"/>
          <w:lang w:val="en-GB"/>
        </w:rPr>
        <w:t xml:space="preserve">), measured in hectares. </w:t>
      </w:r>
      <w:r w:rsidRPr="00C81B1C">
        <w:rPr>
          <w:rFonts w:cstheme="minorHAnsi"/>
          <w:i/>
          <w:iCs/>
          <w:lang w:val="en-GB"/>
        </w:rPr>
        <w:t>I</w:t>
      </w:r>
      <w:r w:rsidRPr="00C81B1C">
        <w:rPr>
          <w:rFonts w:cstheme="minorHAnsi"/>
          <w:lang w:val="en-GB"/>
        </w:rPr>
        <w:t xml:space="preserve"> </w:t>
      </w:r>
      <w:proofErr w:type="gramStart"/>
      <w:r w:rsidRPr="00C81B1C">
        <w:rPr>
          <w:rFonts w:cstheme="minorHAnsi"/>
          <w:lang w:val="en-GB"/>
        </w:rPr>
        <w:t>corresponds</w:t>
      </w:r>
      <w:proofErr w:type="gramEnd"/>
      <w:r w:rsidRPr="00C81B1C">
        <w:rPr>
          <w:rFonts w:cstheme="minorHAnsi"/>
          <w:lang w:val="en-GB"/>
        </w:rPr>
        <w:t xml:space="preserve"> to crop yield. </w:t>
      </w:r>
      <w:r w:rsidRPr="00C81B1C">
        <w:rPr>
          <w:rFonts w:cstheme="minorHAnsi"/>
          <w:i/>
          <w:iCs/>
          <w:lang w:val="en-GB"/>
        </w:rPr>
        <w:t>ES</w:t>
      </w:r>
      <w:r w:rsidRPr="00C81B1C">
        <w:rPr>
          <w:rFonts w:cstheme="minorHAnsi"/>
          <w:lang w:val="en-GB"/>
        </w:rPr>
        <w:t xml:space="preserve"> is the share of each crop within the cropland of country (</w:t>
      </w:r>
      <w:r w:rsidRPr="00C81B1C">
        <w:rPr>
          <w:rFonts w:cstheme="minorHAnsi"/>
          <w:i/>
          <w:iCs/>
          <w:lang w:val="en-GB"/>
        </w:rPr>
        <w:t>c</w:t>
      </w:r>
      <w:r w:rsidRPr="00C81B1C">
        <w:rPr>
          <w:rFonts w:cstheme="minorHAnsi"/>
          <w:lang w:val="en-GB"/>
        </w:rPr>
        <w:t xml:space="preserve">). Finally, </w:t>
      </w:r>
      <w:r w:rsidRPr="00C81B1C">
        <w:rPr>
          <w:rFonts w:cstheme="minorHAnsi"/>
          <w:i/>
          <w:iCs/>
          <w:lang w:val="en-GB"/>
        </w:rPr>
        <w:t>ER</w:t>
      </w:r>
      <w:r w:rsidRPr="00C81B1C">
        <w:rPr>
          <w:rFonts w:cstheme="minorHAnsi"/>
          <w:lang w:val="en-GB"/>
        </w:rPr>
        <w:t xml:space="preserve"> is the share of each country in total Latin American cropland. This formulation separates changes in crop composition within countries from shifts in the geographical distribution of agricultural land across countries. The formula for the decomposition of each factor is:</w:t>
      </w:r>
    </w:p>
    <w:p w14:paraId="5BC7970B" w14:textId="77777777" w:rsidR="00B364CF" w:rsidRPr="00C81B1C" w:rsidRDefault="00B364CF" w:rsidP="005A3D5C">
      <w:pPr>
        <w:spacing w:after="0" w:line="276" w:lineRule="auto"/>
        <w:jc w:val="both"/>
        <w:rPr>
          <w:rFonts w:cstheme="minorHAnsi"/>
          <w:lang w:val="en-GB"/>
        </w:rPr>
      </w:pPr>
    </w:p>
    <w:p w14:paraId="05430381" w14:textId="68F70946" w:rsidR="005A3D5C" w:rsidRPr="00C81B1C" w:rsidRDefault="005A3D5C" w:rsidP="005A3D5C">
      <w:pPr>
        <w:spacing w:after="0" w:line="360" w:lineRule="auto"/>
        <w:jc w:val="both"/>
        <w:rPr>
          <w:rFonts w:cstheme="minorHAnsi"/>
          <w:lang w:val="en-GB"/>
        </w:rPr>
      </w:pPr>
      <m:oMathPara>
        <m:oMath>
          <m:r>
            <m:rPr>
              <m:sty m:val="p"/>
            </m:rPr>
            <w:rPr>
              <w:rFonts w:ascii="Cambria Math" w:hAnsi="Cambria Math" w:cstheme="minorHAnsi"/>
              <w:lang w:val="en-GB"/>
            </w:rPr>
            <w:lastRenderedPageBreak/>
            <m:t>∆</m:t>
          </m:r>
          <m:r>
            <w:rPr>
              <w:rFonts w:ascii="Cambria Math" w:hAnsi="Cambria Math" w:cstheme="minorHAnsi"/>
              <w:lang w:val="en-GB"/>
            </w:rPr>
            <m:t>E</m:t>
          </m:r>
          <m:r>
            <m:rPr>
              <m:sty m:val="p"/>
            </m:rPr>
            <w:rPr>
              <w:rFonts w:ascii="Cambria Math" w:hAnsi="Cambria Math" w:cstheme="minorHAnsi"/>
              <w:lang w:val="en-GB"/>
            </w:rPr>
            <m:t>=</m:t>
          </m:r>
          <m:nary>
            <m:naryPr>
              <m:chr m:val="∑"/>
              <m:limLoc m:val="undOvr"/>
              <m:supHide m:val="1"/>
              <m:ctrlPr>
                <w:rPr>
                  <w:rFonts w:ascii="Cambria Math" w:hAnsi="Cambria Math" w:cstheme="minorHAnsi"/>
                  <w:lang w:val="en-GB"/>
                </w:rPr>
              </m:ctrlPr>
            </m:naryPr>
            <m:sub>
              <m:r>
                <w:rPr>
                  <w:rFonts w:ascii="Cambria Math" w:hAnsi="Cambria Math" w:cstheme="minorHAnsi"/>
                  <w:lang w:val="en-GB"/>
                </w:rPr>
                <m:t>i</m:t>
              </m:r>
            </m:sub>
            <m:sup/>
            <m:e>
              <m:r>
                <w:rPr>
                  <w:rFonts w:ascii="Cambria Math" w:hAnsi="Cambria Math" w:cstheme="minorHAnsi"/>
                  <w:lang w:val="en-GB"/>
                </w:rPr>
                <m:t>L</m:t>
              </m:r>
              <m:d>
                <m:dPr>
                  <m:ctrlPr>
                    <w:rPr>
                      <w:rFonts w:ascii="Cambria Math" w:hAnsi="Cambria Math" w:cstheme="minorHAnsi"/>
                      <w:lang w:val="en-GB"/>
                    </w:rPr>
                  </m:ctrlPr>
                </m:dPr>
                <m:e>
                  <m:sSubSup>
                    <m:sSubSupPr>
                      <m:ctrlPr>
                        <w:rPr>
                          <w:rFonts w:ascii="Cambria Math" w:hAnsi="Cambria Math" w:cstheme="minorHAnsi"/>
                          <w:lang w:val="en-GB"/>
                        </w:rPr>
                      </m:ctrlPr>
                    </m:sSubSupPr>
                    <m:e>
                      <m:r>
                        <w:rPr>
                          <w:rFonts w:ascii="Cambria Math" w:hAnsi="Cambria Math" w:cstheme="minorHAnsi"/>
                          <w:lang w:val="en-GB"/>
                        </w:rPr>
                        <m:t>w</m:t>
                      </m:r>
                    </m:e>
                    <m:sub>
                      <m:r>
                        <w:rPr>
                          <w:rFonts w:ascii="Cambria Math" w:hAnsi="Cambria Math" w:cstheme="minorHAnsi"/>
                          <w:lang w:val="en-GB"/>
                        </w:rPr>
                        <m:t>i</m:t>
                      </m:r>
                    </m:sub>
                    <m:sup>
                      <m:r>
                        <w:rPr>
                          <w:rFonts w:ascii="Cambria Math" w:hAnsi="Cambria Math" w:cstheme="minorHAnsi"/>
                          <w:lang w:val="en-GB"/>
                        </w:rPr>
                        <m:t>t</m:t>
                      </m:r>
                    </m:sup>
                  </m:sSubSup>
                  <m:r>
                    <m:rPr>
                      <m:sty m:val="p"/>
                    </m:rPr>
                    <w:rPr>
                      <w:rFonts w:ascii="Cambria Math" w:hAnsi="Cambria Math" w:cstheme="minorHAnsi"/>
                      <w:lang w:val="en-GB"/>
                    </w:rPr>
                    <m:t>-</m:t>
                  </m:r>
                  <m:sSubSup>
                    <m:sSubSupPr>
                      <m:ctrlPr>
                        <w:rPr>
                          <w:rFonts w:ascii="Cambria Math" w:hAnsi="Cambria Math" w:cstheme="minorHAnsi"/>
                          <w:lang w:val="en-GB"/>
                        </w:rPr>
                      </m:ctrlPr>
                    </m:sSubSupPr>
                    <m:e>
                      <m:r>
                        <w:rPr>
                          <w:rFonts w:ascii="Cambria Math" w:hAnsi="Cambria Math" w:cstheme="minorHAnsi"/>
                          <w:lang w:val="en-GB"/>
                        </w:rPr>
                        <m:t>w</m:t>
                      </m:r>
                    </m:e>
                    <m:sub>
                      <m:r>
                        <w:rPr>
                          <w:rFonts w:ascii="Cambria Math" w:hAnsi="Cambria Math" w:cstheme="minorHAnsi"/>
                          <w:lang w:val="en-GB"/>
                        </w:rPr>
                        <m:t>i</m:t>
                      </m:r>
                    </m:sub>
                    <m:sup>
                      <m:r>
                        <w:rPr>
                          <w:rFonts w:ascii="Cambria Math" w:hAnsi="Cambria Math" w:cstheme="minorHAnsi"/>
                          <w:lang w:val="en-GB"/>
                        </w:rPr>
                        <m:t>t-1</m:t>
                      </m:r>
                    </m:sup>
                  </m:sSubSup>
                </m:e>
              </m:d>
              <m:r>
                <m:rPr>
                  <m:sty m:val="p"/>
                </m:rPr>
                <w:rPr>
                  <w:rFonts w:ascii="Cambria Math" w:hAnsi="Cambria Math" w:cstheme="minorHAnsi"/>
                  <w:lang w:val="en-GB"/>
                </w:rPr>
                <m:t>·</m:t>
              </m:r>
              <m:func>
                <m:funcPr>
                  <m:ctrlPr>
                    <w:rPr>
                      <w:rFonts w:ascii="Cambria Math" w:hAnsi="Cambria Math" w:cstheme="minorHAnsi"/>
                      <w:lang w:val="en-GB"/>
                    </w:rPr>
                  </m:ctrlPr>
                </m:funcPr>
                <m:fName>
                  <m:r>
                    <m:rPr>
                      <m:sty m:val="p"/>
                    </m:rPr>
                    <w:rPr>
                      <w:rFonts w:ascii="Cambria Math" w:hAnsi="Cambria Math" w:cstheme="minorHAnsi"/>
                      <w:lang w:val="en-GB"/>
                    </w:rPr>
                    <m:t>ln</m:t>
                  </m:r>
                </m:fName>
                <m:e>
                  <m:r>
                    <m:rPr>
                      <m:sty m:val="p"/>
                    </m:rPr>
                    <w:rPr>
                      <w:rFonts w:ascii="Cambria Math" w:hAnsi="Cambria Math" w:cstheme="minorHAnsi"/>
                      <w:lang w:val="en-GB"/>
                    </w:rPr>
                    <m:t>(</m:t>
                  </m:r>
                  <m:f>
                    <m:fPr>
                      <m:ctrlPr>
                        <w:rPr>
                          <w:rFonts w:ascii="Cambria Math" w:hAnsi="Cambria Math" w:cstheme="minorHAnsi"/>
                          <w:lang w:val="en-GB"/>
                        </w:rPr>
                      </m:ctrlPr>
                    </m:fPr>
                    <m:num>
                      <m:sSubSup>
                        <m:sSubSupPr>
                          <m:ctrlPr>
                            <w:rPr>
                              <w:rFonts w:ascii="Cambria Math" w:hAnsi="Cambria Math" w:cstheme="minorHAnsi"/>
                              <w:lang w:val="en-GB"/>
                            </w:rPr>
                          </m:ctrlPr>
                        </m:sSubSupPr>
                        <m:e>
                          <m:r>
                            <w:rPr>
                              <w:rFonts w:ascii="Cambria Math" w:hAnsi="Cambria Math" w:cstheme="minorHAnsi"/>
                              <w:lang w:val="en-GB"/>
                            </w:rPr>
                            <m:t>E</m:t>
                          </m:r>
                        </m:e>
                        <m:sub>
                          <m:r>
                            <w:rPr>
                              <w:rFonts w:ascii="Cambria Math" w:hAnsi="Cambria Math" w:cstheme="minorHAnsi"/>
                              <w:lang w:val="en-GB"/>
                            </w:rPr>
                            <m:t>i</m:t>
                          </m:r>
                        </m:sub>
                        <m:sup>
                          <m:r>
                            <w:rPr>
                              <w:rFonts w:ascii="Cambria Math" w:hAnsi="Cambria Math" w:cstheme="minorHAnsi"/>
                              <w:lang w:val="en-GB"/>
                            </w:rPr>
                            <m:t>t</m:t>
                          </m:r>
                        </m:sup>
                      </m:sSubSup>
                    </m:num>
                    <m:den>
                      <m:sSubSup>
                        <m:sSubSupPr>
                          <m:ctrlPr>
                            <w:rPr>
                              <w:rFonts w:ascii="Cambria Math" w:hAnsi="Cambria Math" w:cstheme="minorHAnsi"/>
                              <w:lang w:val="en-GB"/>
                            </w:rPr>
                          </m:ctrlPr>
                        </m:sSubSupPr>
                        <m:e>
                          <m:r>
                            <w:rPr>
                              <w:rFonts w:ascii="Cambria Math" w:hAnsi="Cambria Math" w:cstheme="minorHAnsi"/>
                              <w:lang w:val="en-GB"/>
                            </w:rPr>
                            <m:t>E</m:t>
                          </m:r>
                        </m:e>
                        <m:sub>
                          <m:r>
                            <w:rPr>
                              <w:rFonts w:ascii="Cambria Math" w:hAnsi="Cambria Math" w:cstheme="minorHAnsi"/>
                              <w:lang w:val="en-GB"/>
                            </w:rPr>
                            <m:t>i</m:t>
                          </m:r>
                        </m:sub>
                        <m:sup>
                          <m:r>
                            <w:rPr>
                              <w:rFonts w:ascii="Cambria Math" w:hAnsi="Cambria Math" w:cstheme="minorHAnsi"/>
                              <w:lang w:val="en-GB"/>
                            </w:rPr>
                            <m:t>t-1</m:t>
                          </m:r>
                        </m:sup>
                      </m:sSubSup>
                    </m:den>
                  </m:f>
                  <m:r>
                    <m:rPr>
                      <m:sty m:val="p"/>
                    </m:rPr>
                    <w:rPr>
                      <w:rFonts w:ascii="Cambria Math" w:hAnsi="Cambria Math" w:cstheme="minorHAnsi"/>
                      <w:lang w:val="en-GB"/>
                    </w:rPr>
                    <m:t>)</m:t>
                  </m:r>
                </m:e>
              </m:func>
            </m:e>
          </m:nary>
        </m:oMath>
      </m:oMathPara>
    </w:p>
    <w:p w14:paraId="76EA23C2" w14:textId="6D5026A4" w:rsidR="005A3D5C" w:rsidRPr="00C81B1C" w:rsidRDefault="005A3D5C" w:rsidP="005A3D5C">
      <w:pPr>
        <w:spacing w:after="0" w:line="360" w:lineRule="auto"/>
        <w:jc w:val="both"/>
        <w:rPr>
          <w:rFonts w:eastAsiaTheme="minorEastAsia" w:cstheme="minorHAnsi"/>
          <w:lang w:val="en-GB"/>
        </w:rPr>
      </w:pPr>
      <m:oMathPara>
        <m:oMath>
          <m:r>
            <m:rPr>
              <m:sty m:val="p"/>
            </m:rPr>
            <w:rPr>
              <w:rFonts w:ascii="Cambria Math" w:hAnsi="Cambria Math" w:cstheme="minorHAnsi"/>
              <w:lang w:val="en-GB"/>
            </w:rPr>
            <m:t>∆</m:t>
          </m:r>
          <m:r>
            <w:rPr>
              <w:rFonts w:ascii="Cambria Math" w:hAnsi="Cambria Math" w:cstheme="minorHAnsi"/>
              <w:lang w:val="en-GB"/>
            </w:rPr>
            <m:t>I</m:t>
          </m:r>
          <m:r>
            <m:rPr>
              <m:sty m:val="p"/>
            </m:rPr>
            <w:rPr>
              <w:rFonts w:ascii="Cambria Math" w:hAnsi="Cambria Math" w:cstheme="minorHAnsi"/>
              <w:lang w:val="en-GB"/>
            </w:rPr>
            <m:t>=</m:t>
          </m:r>
          <m:nary>
            <m:naryPr>
              <m:chr m:val="∑"/>
              <m:limLoc m:val="undOvr"/>
              <m:supHide m:val="1"/>
              <m:ctrlPr>
                <w:rPr>
                  <w:rFonts w:ascii="Cambria Math" w:hAnsi="Cambria Math" w:cstheme="minorHAnsi"/>
                  <w:lang w:val="en-GB"/>
                </w:rPr>
              </m:ctrlPr>
            </m:naryPr>
            <m:sub>
              <m:r>
                <w:rPr>
                  <w:rFonts w:ascii="Cambria Math" w:hAnsi="Cambria Math" w:cstheme="minorHAnsi"/>
                  <w:lang w:val="en-GB"/>
                </w:rPr>
                <m:t>i</m:t>
              </m:r>
            </m:sub>
            <m:sup/>
            <m:e>
              <m:r>
                <w:rPr>
                  <w:rFonts w:ascii="Cambria Math" w:hAnsi="Cambria Math" w:cstheme="minorHAnsi"/>
                  <w:lang w:val="en-GB"/>
                </w:rPr>
                <m:t>L</m:t>
              </m:r>
              <m:d>
                <m:dPr>
                  <m:ctrlPr>
                    <w:rPr>
                      <w:rFonts w:ascii="Cambria Math" w:hAnsi="Cambria Math" w:cstheme="minorHAnsi"/>
                      <w:lang w:val="en-GB"/>
                    </w:rPr>
                  </m:ctrlPr>
                </m:dPr>
                <m:e>
                  <m:sSubSup>
                    <m:sSubSupPr>
                      <m:ctrlPr>
                        <w:rPr>
                          <w:rFonts w:ascii="Cambria Math" w:hAnsi="Cambria Math" w:cstheme="minorHAnsi"/>
                          <w:lang w:val="en-GB"/>
                        </w:rPr>
                      </m:ctrlPr>
                    </m:sSubSupPr>
                    <m:e>
                      <m:r>
                        <w:rPr>
                          <w:rFonts w:ascii="Cambria Math" w:hAnsi="Cambria Math" w:cstheme="minorHAnsi"/>
                          <w:lang w:val="en-GB"/>
                        </w:rPr>
                        <m:t>w</m:t>
                      </m:r>
                    </m:e>
                    <m:sub>
                      <m:r>
                        <w:rPr>
                          <w:rFonts w:ascii="Cambria Math" w:hAnsi="Cambria Math" w:cstheme="minorHAnsi"/>
                          <w:lang w:val="en-GB"/>
                        </w:rPr>
                        <m:t>i</m:t>
                      </m:r>
                    </m:sub>
                    <m:sup>
                      <m:r>
                        <w:rPr>
                          <w:rFonts w:ascii="Cambria Math" w:hAnsi="Cambria Math" w:cstheme="minorHAnsi"/>
                          <w:lang w:val="en-GB"/>
                        </w:rPr>
                        <m:t>t</m:t>
                      </m:r>
                    </m:sup>
                  </m:sSubSup>
                  <m:r>
                    <m:rPr>
                      <m:sty m:val="p"/>
                    </m:rPr>
                    <w:rPr>
                      <w:rFonts w:ascii="Cambria Math" w:hAnsi="Cambria Math" w:cstheme="minorHAnsi"/>
                      <w:lang w:val="en-GB"/>
                    </w:rPr>
                    <m:t>-</m:t>
                  </m:r>
                  <m:sSubSup>
                    <m:sSubSupPr>
                      <m:ctrlPr>
                        <w:rPr>
                          <w:rFonts w:ascii="Cambria Math" w:hAnsi="Cambria Math" w:cstheme="minorHAnsi"/>
                          <w:lang w:val="en-GB"/>
                        </w:rPr>
                      </m:ctrlPr>
                    </m:sSubSupPr>
                    <m:e>
                      <m:r>
                        <w:rPr>
                          <w:rFonts w:ascii="Cambria Math" w:hAnsi="Cambria Math" w:cstheme="minorHAnsi"/>
                          <w:lang w:val="en-GB"/>
                        </w:rPr>
                        <m:t>w</m:t>
                      </m:r>
                    </m:e>
                    <m:sub>
                      <m:r>
                        <w:rPr>
                          <w:rFonts w:ascii="Cambria Math" w:hAnsi="Cambria Math" w:cstheme="minorHAnsi"/>
                          <w:lang w:val="en-GB"/>
                        </w:rPr>
                        <m:t>i</m:t>
                      </m:r>
                    </m:sub>
                    <m:sup>
                      <m:r>
                        <w:rPr>
                          <w:rFonts w:ascii="Cambria Math" w:hAnsi="Cambria Math" w:cstheme="minorHAnsi"/>
                          <w:lang w:val="en-GB"/>
                        </w:rPr>
                        <m:t>t-1</m:t>
                      </m:r>
                    </m:sup>
                  </m:sSubSup>
                </m:e>
              </m:d>
              <m:r>
                <m:rPr>
                  <m:sty m:val="p"/>
                </m:rPr>
                <w:rPr>
                  <w:rFonts w:ascii="Cambria Math" w:hAnsi="Cambria Math" w:cstheme="minorHAnsi"/>
                  <w:lang w:val="en-GB"/>
                </w:rPr>
                <m:t>·</m:t>
              </m:r>
              <m:func>
                <m:funcPr>
                  <m:ctrlPr>
                    <w:rPr>
                      <w:rFonts w:ascii="Cambria Math" w:hAnsi="Cambria Math" w:cstheme="minorHAnsi"/>
                      <w:lang w:val="en-GB"/>
                    </w:rPr>
                  </m:ctrlPr>
                </m:funcPr>
                <m:fName>
                  <m:r>
                    <m:rPr>
                      <m:sty m:val="p"/>
                    </m:rPr>
                    <w:rPr>
                      <w:rFonts w:ascii="Cambria Math" w:hAnsi="Cambria Math" w:cstheme="minorHAnsi"/>
                      <w:lang w:val="en-GB"/>
                    </w:rPr>
                    <m:t>ln</m:t>
                  </m:r>
                </m:fName>
                <m:e>
                  <m:r>
                    <m:rPr>
                      <m:sty m:val="p"/>
                    </m:rPr>
                    <w:rPr>
                      <w:rFonts w:ascii="Cambria Math" w:hAnsi="Cambria Math" w:cstheme="minorHAnsi"/>
                      <w:lang w:val="en-GB"/>
                    </w:rPr>
                    <m:t>(</m:t>
                  </m:r>
                  <m:f>
                    <m:fPr>
                      <m:ctrlPr>
                        <w:rPr>
                          <w:rFonts w:ascii="Cambria Math" w:hAnsi="Cambria Math" w:cstheme="minorHAnsi"/>
                          <w:lang w:val="en-GB"/>
                        </w:rPr>
                      </m:ctrlPr>
                    </m:fPr>
                    <m:num>
                      <m:sSubSup>
                        <m:sSubSupPr>
                          <m:ctrlPr>
                            <w:rPr>
                              <w:rFonts w:ascii="Cambria Math" w:hAnsi="Cambria Math" w:cstheme="minorHAnsi"/>
                              <w:lang w:val="en-GB"/>
                            </w:rPr>
                          </m:ctrlPr>
                        </m:sSubSupPr>
                        <m:e>
                          <m:r>
                            <w:rPr>
                              <w:rFonts w:ascii="Cambria Math" w:hAnsi="Cambria Math" w:cstheme="minorHAnsi"/>
                              <w:lang w:val="en-GB"/>
                            </w:rPr>
                            <m:t>I</m:t>
                          </m:r>
                        </m:e>
                        <m:sub>
                          <m:r>
                            <w:rPr>
                              <w:rFonts w:ascii="Cambria Math" w:hAnsi="Cambria Math" w:cstheme="minorHAnsi"/>
                              <w:lang w:val="en-GB"/>
                            </w:rPr>
                            <m:t>i</m:t>
                          </m:r>
                        </m:sub>
                        <m:sup>
                          <m:r>
                            <w:rPr>
                              <w:rFonts w:ascii="Cambria Math" w:hAnsi="Cambria Math" w:cstheme="minorHAnsi"/>
                              <w:lang w:val="en-GB"/>
                            </w:rPr>
                            <m:t>t</m:t>
                          </m:r>
                        </m:sup>
                      </m:sSubSup>
                    </m:num>
                    <m:den>
                      <m:sSubSup>
                        <m:sSubSupPr>
                          <m:ctrlPr>
                            <w:rPr>
                              <w:rFonts w:ascii="Cambria Math" w:hAnsi="Cambria Math" w:cstheme="minorHAnsi"/>
                              <w:lang w:val="en-GB"/>
                            </w:rPr>
                          </m:ctrlPr>
                        </m:sSubSupPr>
                        <m:e>
                          <m:r>
                            <w:rPr>
                              <w:rFonts w:ascii="Cambria Math" w:hAnsi="Cambria Math" w:cstheme="minorHAnsi"/>
                              <w:lang w:val="en-GB"/>
                            </w:rPr>
                            <m:t>I</m:t>
                          </m:r>
                        </m:e>
                        <m:sub>
                          <m:r>
                            <w:rPr>
                              <w:rFonts w:ascii="Cambria Math" w:hAnsi="Cambria Math" w:cstheme="minorHAnsi"/>
                              <w:lang w:val="en-GB"/>
                            </w:rPr>
                            <m:t>i</m:t>
                          </m:r>
                        </m:sub>
                        <m:sup>
                          <m:r>
                            <w:rPr>
                              <w:rFonts w:ascii="Cambria Math" w:hAnsi="Cambria Math" w:cstheme="minorHAnsi"/>
                              <w:lang w:val="en-GB"/>
                            </w:rPr>
                            <m:t>t-1</m:t>
                          </m:r>
                        </m:sup>
                      </m:sSubSup>
                    </m:den>
                  </m:f>
                  <m:r>
                    <m:rPr>
                      <m:sty m:val="p"/>
                    </m:rPr>
                    <w:rPr>
                      <w:rFonts w:ascii="Cambria Math" w:hAnsi="Cambria Math" w:cstheme="minorHAnsi"/>
                      <w:lang w:val="en-GB"/>
                    </w:rPr>
                    <m:t>)</m:t>
                  </m:r>
                </m:e>
              </m:func>
            </m:e>
          </m:nary>
        </m:oMath>
      </m:oMathPara>
    </w:p>
    <w:p w14:paraId="0F6AB6A6" w14:textId="617A5733" w:rsidR="005A3D5C" w:rsidRPr="00C81B1C" w:rsidRDefault="005A3D5C" w:rsidP="005A3D5C">
      <w:pPr>
        <w:spacing w:after="0" w:line="360" w:lineRule="auto"/>
        <w:jc w:val="both"/>
        <w:rPr>
          <w:rFonts w:eastAsiaTheme="minorEastAsia" w:cstheme="minorHAnsi"/>
          <w:lang w:val="en-GB"/>
        </w:rPr>
      </w:pPr>
      <m:oMathPara>
        <m:oMath>
          <m:r>
            <w:rPr>
              <w:rFonts w:ascii="Cambria Math" w:hAnsi="Cambria Math" w:cstheme="minorHAnsi"/>
              <w:lang w:val="en-GB"/>
            </w:rPr>
            <m:t>∆ES=</m:t>
          </m:r>
          <m:nary>
            <m:naryPr>
              <m:chr m:val="∑"/>
              <m:limLoc m:val="undOvr"/>
              <m:supHide m:val="1"/>
              <m:ctrlPr>
                <w:rPr>
                  <w:rFonts w:ascii="Cambria Math" w:hAnsi="Cambria Math" w:cstheme="minorHAnsi"/>
                  <w:i/>
                  <w:lang w:val="en-GB"/>
                </w:rPr>
              </m:ctrlPr>
            </m:naryPr>
            <m:sub>
              <m:r>
                <w:rPr>
                  <w:rFonts w:ascii="Cambria Math" w:hAnsi="Cambria Math" w:cstheme="minorHAnsi"/>
                  <w:lang w:val="en-GB"/>
                </w:rPr>
                <m:t>i</m:t>
              </m:r>
            </m:sub>
            <m:sup/>
            <m:e>
              <m:r>
                <w:rPr>
                  <w:rFonts w:ascii="Cambria Math" w:hAnsi="Cambria Math" w:cstheme="minorHAnsi"/>
                  <w:lang w:val="en-GB"/>
                </w:rPr>
                <m:t>L</m:t>
              </m:r>
              <m:d>
                <m:dPr>
                  <m:ctrlPr>
                    <w:rPr>
                      <w:rFonts w:ascii="Cambria Math" w:hAnsi="Cambria Math" w:cstheme="minorHAnsi"/>
                      <w:i/>
                      <w:lang w:val="en-GB"/>
                    </w:rPr>
                  </m:ctrlPr>
                </m:dPr>
                <m:e>
                  <m:sSubSup>
                    <m:sSubSupPr>
                      <m:ctrlPr>
                        <w:rPr>
                          <w:rFonts w:ascii="Cambria Math" w:hAnsi="Cambria Math" w:cstheme="minorHAnsi"/>
                          <w:i/>
                          <w:lang w:val="en-GB"/>
                        </w:rPr>
                      </m:ctrlPr>
                    </m:sSubSupPr>
                    <m:e>
                      <m:r>
                        <w:rPr>
                          <w:rFonts w:ascii="Cambria Math" w:hAnsi="Cambria Math" w:cstheme="minorHAnsi"/>
                          <w:lang w:val="en-GB"/>
                        </w:rPr>
                        <m:t>w</m:t>
                      </m:r>
                    </m:e>
                    <m:sub>
                      <m:r>
                        <w:rPr>
                          <w:rFonts w:ascii="Cambria Math" w:hAnsi="Cambria Math" w:cstheme="minorHAnsi"/>
                          <w:lang w:val="en-GB"/>
                        </w:rPr>
                        <m:t>i</m:t>
                      </m:r>
                    </m:sub>
                    <m:sup>
                      <m:r>
                        <w:rPr>
                          <w:rFonts w:ascii="Cambria Math" w:hAnsi="Cambria Math" w:cstheme="minorHAnsi"/>
                          <w:lang w:val="en-GB"/>
                        </w:rPr>
                        <m:t>t</m:t>
                      </m:r>
                    </m:sup>
                  </m:sSubSup>
                  <m:r>
                    <w:rPr>
                      <w:rFonts w:ascii="Cambria Math" w:hAnsi="Cambria Math" w:cstheme="minorHAnsi"/>
                      <w:lang w:val="en-GB"/>
                    </w:rPr>
                    <m:t>-</m:t>
                  </m:r>
                  <m:sSubSup>
                    <m:sSubSupPr>
                      <m:ctrlPr>
                        <w:rPr>
                          <w:rFonts w:ascii="Cambria Math" w:hAnsi="Cambria Math" w:cstheme="minorHAnsi"/>
                          <w:i/>
                          <w:lang w:val="en-GB"/>
                        </w:rPr>
                      </m:ctrlPr>
                    </m:sSubSupPr>
                    <m:e>
                      <m:r>
                        <w:rPr>
                          <w:rFonts w:ascii="Cambria Math" w:hAnsi="Cambria Math" w:cstheme="minorHAnsi"/>
                          <w:lang w:val="en-GB"/>
                        </w:rPr>
                        <m:t>w</m:t>
                      </m:r>
                    </m:e>
                    <m:sub>
                      <m:r>
                        <w:rPr>
                          <w:rFonts w:ascii="Cambria Math" w:hAnsi="Cambria Math" w:cstheme="minorHAnsi"/>
                          <w:lang w:val="en-GB"/>
                        </w:rPr>
                        <m:t>i</m:t>
                      </m:r>
                    </m:sub>
                    <m:sup>
                      <m:r>
                        <w:rPr>
                          <w:rFonts w:ascii="Cambria Math" w:hAnsi="Cambria Math" w:cstheme="minorHAnsi"/>
                          <w:lang w:val="en-GB"/>
                        </w:rPr>
                        <m:t>t-1</m:t>
                      </m:r>
                    </m:sup>
                  </m:sSubSup>
                </m:e>
              </m:d>
              <m:r>
                <w:rPr>
                  <w:rFonts w:ascii="Cambria Math" w:hAnsi="Cambria Math" w:cstheme="minorHAnsi"/>
                  <w:lang w:val="en-GB"/>
                </w:rPr>
                <m:t>·</m:t>
              </m:r>
              <m:func>
                <m:funcPr>
                  <m:ctrlPr>
                    <w:rPr>
                      <w:rFonts w:ascii="Cambria Math" w:hAnsi="Cambria Math" w:cstheme="minorHAnsi"/>
                      <w:i/>
                      <w:lang w:val="en-GB"/>
                    </w:rPr>
                  </m:ctrlPr>
                </m:funcPr>
                <m:fName>
                  <m:r>
                    <m:rPr>
                      <m:sty m:val="p"/>
                    </m:rPr>
                    <w:rPr>
                      <w:rFonts w:ascii="Cambria Math" w:hAnsi="Cambria Math" w:cstheme="minorHAnsi"/>
                      <w:lang w:val="en-GB"/>
                    </w:rPr>
                    <m:t>ln</m:t>
                  </m:r>
                </m:fName>
                <m:e>
                  <m:r>
                    <w:rPr>
                      <w:rFonts w:ascii="Cambria Math" w:hAnsi="Cambria Math" w:cstheme="minorHAnsi"/>
                      <w:lang w:val="en-GB"/>
                    </w:rPr>
                    <m:t>(</m:t>
                  </m:r>
                  <m:f>
                    <m:fPr>
                      <m:ctrlPr>
                        <w:rPr>
                          <w:rFonts w:ascii="Cambria Math" w:hAnsi="Cambria Math" w:cstheme="minorHAnsi"/>
                          <w:i/>
                          <w:lang w:val="en-GB"/>
                        </w:rPr>
                      </m:ctrlPr>
                    </m:fPr>
                    <m:num>
                      <m:sSubSup>
                        <m:sSubSupPr>
                          <m:ctrlPr>
                            <w:rPr>
                              <w:rFonts w:ascii="Cambria Math" w:hAnsi="Cambria Math" w:cstheme="minorHAnsi"/>
                              <w:i/>
                              <w:lang w:val="en-GB"/>
                            </w:rPr>
                          </m:ctrlPr>
                        </m:sSubSupPr>
                        <m:e>
                          <m:r>
                            <w:rPr>
                              <w:rFonts w:ascii="Cambria Math" w:hAnsi="Cambria Math" w:cstheme="minorHAnsi"/>
                              <w:lang w:val="en-GB"/>
                            </w:rPr>
                            <m:t>Es</m:t>
                          </m:r>
                        </m:e>
                        <m:sub>
                          <m:r>
                            <w:rPr>
                              <w:rFonts w:ascii="Cambria Math" w:hAnsi="Cambria Math" w:cstheme="minorHAnsi"/>
                              <w:lang w:val="en-GB"/>
                            </w:rPr>
                            <m:t>i</m:t>
                          </m:r>
                        </m:sub>
                        <m:sup>
                          <m:r>
                            <w:rPr>
                              <w:rFonts w:ascii="Cambria Math" w:hAnsi="Cambria Math" w:cstheme="minorHAnsi"/>
                              <w:lang w:val="en-GB"/>
                            </w:rPr>
                            <m:t>t</m:t>
                          </m:r>
                        </m:sup>
                      </m:sSubSup>
                    </m:num>
                    <m:den>
                      <m:sSubSup>
                        <m:sSubSupPr>
                          <m:ctrlPr>
                            <w:rPr>
                              <w:rFonts w:ascii="Cambria Math" w:hAnsi="Cambria Math" w:cstheme="minorHAnsi"/>
                              <w:i/>
                              <w:lang w:val="en-GB"/>
                            </w:rPr>
                          </m:ctrlPr>
                        </m:sSubSupPr>
                        <m:e>
                          <m:r>
                            <w:rPr>
                              <w:rFonts w:ascii="Cambria Math" w:hAnsi="Cambria Math" w:cstheme="minorHAnsi"/>
                              <w:lang w:val="en-GB"/>
                            </w:rPr>
                            <m:t>Es</m:t>
                          </m:r>
                        </m:e>
                        <m:sub>
                          <m:r>
                            <w:rPr>
                              <w:rFonts w:ascii="Cambria Math" w:hAnsi="Cambria Math" w:cstheme="minorHAnsi"/>
                              <w:lang w:val="en-GB"/>
                            </w:rPr>
                            <m:t>i</m:t>
                          </m:r>
                        </m:sub>
                        <m:sup>
                          <m:r>
                            <w:rPr>
                              <w:rFonts w:ascii="Cambria Math" w:hAnsi="Cambria Math" w:cstheme="minorHAnsi"/>
                              <w:lang w:val="en-GB"/>
                            </w:rPr>
                            <m:t>t-1</m:t>
                          </m:r>
                        </m:sup>
                      </m:sSubSup>
                    </m:den>
                  </m:f>
                  <m:r>
                    <w:rPr>
                      <w:rFonts w:ascii="Cambria Math" w:hAnsi="Cambria Math" w:cstheme="minorHAnsi"/>
                      <w:lang w:val="en-GB"/>
                    </w:rPr>
                    <m:t>)</m:t>
                  </m:r>
                </m:e>
              </m:func>
            </m:e>
          </m:nary>
        </m:oMath>
      </m:oMathPara>
    </w:p>
    <w:p w14:paraId="1A8941AF" w14:textId="44129768" w:rsidR="005E73EB" w:rsidRPr="00C81B1C" w:rsidRDefault="005E73EB" w:rsidP="005E73EB">
      <w:pPr>
        <w:spacing w:after="0" w:line="360" w:lineRule="auto"/>
        <w:jc w:val="both"/>
        <w:rPr>
          <w:rFonts w:cstheme="minorHAnsi"/>
          <w:lang w:val="en-GB"/>
        </w:rPr>
      </w:pPr>
      <m:oMathPara>
        <m:oMath>
          <m:r>
            <w:rPr>
              <w:rFonts w:ascii="Cambria Math" w:hAnsi="Cambria Math" w:cstheme="minorHAnsi"/>
              <w:lang w:val="en-GB"/>
            </w:rPr>
            <m:t>∆ER=</m:t>
          </m:r>
          <m:nary>
            <m:naryPr>
              <m:chr m:val="∑"/>
              <m:limLoc m:val="undOvr"/>
              <m:supHide m:val="1"/>
              <m:ctrlPr>
                <w:rPr>
                  <w:rFonts w:ascii="Cambria Math" w:hAnsi="Cambria Math" w:cstheme="minorHAnsi"/>
                  <w:i/>
                  <w:lang w:val="en-GB"/>
                </w:rPr>
              </m:ctrlPr>
            </m:naryPr>
            <m:sub>
              <m:r>
                <w:rPr>
                  <w:rFonts w:ascii="Cambria Math" w:hAnsi="Cambria Math" w:cstheme="minorHAnsi"/>
                  <w:lang w:val="en-GB"/>
                </w:rPr>
                <m:t>i</m:t>
              </m:r>
            </m:sub>
            <m:sup/>
            <m:e>
              <m:r>
                <w:rPr>
                  <w:rFonts w:ascii="Cambria Math" w:hAnsi="Cambria Math" w:cstheme="minorHAnsi"/>
                  <w:lang w:val="en-GB"/>
                </w:rPr>
                <m:t>L</m:t>
              </m:r>
              <m:d>
                <m:dPr>
                  <m:ctrlPr>
                    <w:rPr>
                      <w:rFonts w:ascii="Cambria Math" w:hAnsi="Cambria Math" w:cstheme="minorHAnsi"/>
                      <w:i/>
                      <w:lang w:val="en-GB"/>
                    </w:rPr>
                  </m:ctrlPr>
                </m:dPr>
                <m:e>
                  <m:sSubSup>
                    <m:sSubSupPr>
                      <m:ctrlPr>
                        <w:rPr>
                          <w:rFonts w:ascii="Cambria Math" w:hAnsi="Cambria Math" w:cstheme="minorHAnsi"/>
                          <w:i/>
                          <w:lang w:val="en-GB"/>
                        </w:rPr>
                      </m:ctrlPr>
                    </m:sSubSupPr>
                    <m:e>
                      <m:r>
                        <w:rPr>
                          <w:rFonts w:ascii="Cambria Math" w:hAnsi="Cambria Math" w:cstheme="minorHAnsi"/>
                          <w:lang w:val="en-GB"/>
                        </w:rPr>
                        <m:t>w</m:t>
                      </m:r>
                    </m:e>
                    <m:sub>
                      <m:r>
                        <w:rPr>
                          <w:rFonts w:ascii="Cambria Math" w:hAnsi="Cambria Math" w:cstheme="minorHAnsi"/>
                          <w:lang w:val="en-GB"/>
                        </w:rPr>
                        <m:t>i</m:t>
                      </m:r>
                    </m:sub>
                    <m:sup>
                      <m:r>
                        <w:rPr>
                          <w:rFonts w:ascii="Cambria Math" w:hAnsi="Cambria Math" w:cstheme="minorHAnsi"/>
                          <w:lang w:val="en-GB"/>
                        </w:rPr>
                        <m:t>t</m:t>
                      </m:r>
                    </m:sup>
                  </m:sSubSup>
                  <m:r>
                    <w:rPr>
                      <w:rFonts w:ascii="Cambria Math" w:hAnsi="Cambria Math" w:cstheme="minorHAnsi"/>
                      <w:lang w:val="en-GB"/>
                    </w:rPr>
                    <m:t>-</m:t>
                  </m:r>
                  <m:sSubSup>
                    <m:sSubSupPr>
                      <m:ctrlPr>
                        <w:rPr>
                          <w:rFonts w:ascii="Cambria Math" w:hAnsi="Cambria Math" w:cstheme="minorHAnsi"/>
                          <w:i/>
                          <w:lang w:val="en-GB"/>
                        </w:rPr>
                      </m:ctrlPr>
                    </m:sSubSupPr>
                    <m:e>
                      <m:r>
                        <w:rPr>
                          <w:rFonts w:ascii="Cambria Math" w:hAnsi="Cambria Math" w:cstheme="minorHAnsi"/>
                          <w:lang w:val="en-GB"/>
                        </w:rPr>
                        <m:t>w</m:t>
                      </m:r>
                    </m:e>
                    <m:sub>
                      <m:r>
                        <w:rPr>
                          <w:rFonts w:ascii="Cambria Math" w:hAnsi="Cambria Math" w:cstheme="minorHAnsi"/>
                          <w:lang w:val="en-GB"/>
                        </w:rPr>
                        <m:t>i</m:t>
                      </m:r>
                    </m:sub>
                    <m:sup>
                      <m:r>
                        <w:rPr>
                          <w:rFonts w:ascii="Cambria Math" w:hAnsi="Cambria Math" w:cstheme="minorHAnsi"/>
                          <w:lang w:val="en-GB"/>
                        </w:rPr>
                        <m:t>t-1</m:t>
                      </m:r>
                    </m:sup>
                  </m:sSubSup>
                </m:e>
              </m:d>
              <m:r>
                <w:rPr>
                  <w:rFonts w:ascii="Cambria Math" w:hAnsi="Cambria Math" w:cstheme="minorHAnsi"/>
                  <w:lang w:val="en-GB"/>
                </w:rPr>
                <m:t>·</m:t>
              </m:r>
              <m:func>
                <m:funcPr>
                  <m:ctrlPr>
                    <w:rPr>
                      <w:rFonts w:ascii="Cambria Math" w:hAnsi="Cambria Math" w:cstheme="minorHAnsi"/>
                      <w:i/>
                      <w:lang w:val="en-GB"/>
                    </w:rPr>
                  </m:ctrlPr>
                </m:funcPr>
                <m:fName>
                  <m:r>
                    <m:rPr>
                      <m:sty m:val="p"/>
                    </m:rPr>
                    <w:rPr>
                      <w:rFonts w:ascii="Cambria Math" w:hAnsi="Cambria Math" w:cstheme="minorHAnsi"/>
                      <w:lang w:val="en-GB"/>
                    </w:rPr>
                    <m:t>ln</m:t>
                  </m:r>
                </m:fName>
                <m:e>
                  <m:r>
                    <w:rPr>
                      <w:rFonts w:ascii="Cambria Math" w:hAnsi="Cambria Math" w:cstheme="minorHAnsi"/>
                      <w:lang w:val="en-GB"/>
                    </w:rPr>
                    <m:t>(</m:t>
                  </m:r>
                  <m:f>
                    <m:fPr>
                      <m:ctrlPr>
                        <w:rPr>
                          <w:rFonts w:ascii="Cambria Math" w:hAnsi="Cambria Math" w:cstheme="minorHAnsi"/>
                          <w:i/>
                          <w:lang w:val="en-GB"/>
                        </w:rPr>
                      </m:ctrlPr>
                    </m:fPr>
                    <m:num>
                      <m:sSubSup>
                        <m:sSubSupPr>
                          <m:ctrlPr>
                            <w:rPr>
                              <w:rFonts w:ascii="Cambria Math" w:hAnsi="Cambria Math" w:cstheme="minorHAnsi"/>
                              <w:i/>
                              <w:lang w:val="en-GB"/>
                            </w:rPr>
                          </m:ctrlPr>
                        </m:sSubSupPr>
                        <m:e>
                          <m:r>
                            <w:rPr>
                              <w:rFonts w:ascii="Cambria Math" w:hAnsi="Cambria Math" w:cstheme="minorHAnsi"/>
                              <w:lang w:val="en-GB"/>
                            </w:rPr>
                            <m:t>ER</m:t>
                          </m:r>
                        </m:e>
                        <m:sub>
                          <m:r>
                            <w:rPr>
                              <w:rFonts w:ascii="Cambria Math" w:hAnsi="Cambria Math" w:cstheme="minorHAnsi"/>
                              <w:lang w:val="en-GB"/>
                            </w:rPr>
                            <m:t>i</m:t>
                          </m:r>
                        </m:sub>
                        <m:sup>
                          <m:r>
                            <w:rPr>
                              <w:rFonts w:ascii="Cambria Math" w:hAnsi="Cambria Math" w:cstheme="minorHAnsi"/>
                              <w:lang w:val="en-GB"/>
                            </w:rPr>
                            <m:t>t</m:t>
                          </m:r>
                        </m:sup>
                      </m:sSubSup>
                    </m:num>
                    <m:den>
                      <m:sSubSup>
                        <m:sSubSupPr>
                          <m:ctrlPr>
                            <w:rPr>
                              <w:rFonts w:ascii="Cambria Math" w:hAnsi="Cambria Math" w:cstheme="minorHAnsi"/>
                              <w:i/>
                              <w:lang w:val="en-GB"/>
                            </w:rPr>
                          </m:ctrlPr>
                        </m:sSubSupPr>
                        <m:e>
                          <m:r>
                            <w:rPr>
                              <w:rFonts w:ascii="Cambria Math" w:hAnsi="Cambria Math" w:cstheme="minorHAnsi"/>
                              <w:lang w:val="en-GB"/>
                            </w:rPr>
                            <m:t>ER</m:t>
                          </m:r>
                        </m:e>
                        <m:sub>
                          <m:r>
                            <w:rPr>
                              <w:rFonts w:ascii="Cambria Math" w:hAnsi="Cambria Math" w:cstheme="minorHAnsi"/>
                              <w:lang w:val="en-GB"/>
                            </w:rPr>
                            <m:t>i</m:t>
                          </m:r>
                        </m:sub>
                        <m:sup>
                          <m:r>
                            <w:rPr>
                              <w:rFonts w:ascii="Cambria Math" w:hAnsi="Cambria Math" w:cstheme="minorHAnsi"/>
                              <w:lang w:val="en-GB"/>
                            </w:rPr>
                            <m:t>t-1</m:t>
                          </m:r>
                        </m:sup>
                      </m:sSubSup>
                    </m:den>
                  </m:f>
                  <m:r>
                    <w:rPr>
                      <w:rFonts w:ascii="Cambria Math" w:hAnsi="Cambria Math" w:cstheme="minorHAnsi"/>
                      <w:lang w:val="en-GB"/>
                    </w:rPr>
                    <m:t>)</m:t>
                  </m:r>
                </m:e>
              </m:func>
            </m:e>
          </m:nary>
        </m:oMath>
      </m:oMathPara>
    </w:p>
    <w:p w14:paraId="3C8A2C22" w14:textId="77777777" w:rsidR="005A3D5C" w:rsidRPr="00C81B1C" w:rsidRDefault="005A3D5C" w:rsidP="005A3D5C">
      <w:pPr>
        <w:spacing w:after="0" w:line="360" w:lineRule="auto"/>
        <w:jc w:val="both"/>
        <w:rPr>
          <w:rFonts w:cstheme="minorHAnsi"/>
          <w:lang w:val="en-GB"/>
        </w:rPr>
      </w:pPr>
      <w:r w:rsidRPr="00C81B1C">
        <w:rPr>
          <w:rFonts w:cstheme="minorHAnsi"/>
          <w:lang w:val="en-GB"/>
        </w:rPr>
        <w:t xml:space="preserve">where </w:t>
      </w:r>
      <w:r w:rsidRPr="00C81B1C">
        <w:rPr>
          <w:rFonts w:cstheme="minorHAnsi"/>
          <w:i/>
          <w:iCs/>
          <w:lang w:val="en-GB"/>
        </w:rPr>
        <w:t xml:space="preserve">w </w:t>
      </w:r>
      <w:r w:rsidRPr="00C81B1C">
        <w:rPr>
          <w:rFonts w:cstheme="minorHAnsi"/>
          <w:lang w:val="en-GB"/>
        </w:rPr>
        <w:t>is:</w:t>
      </w:r>
    </w:p>
    <w:p w14:paraId="1BCBF264" w14:textId="407B9D78" w:rsidR="005A3D5C" w:rsidRPr="00C81B1C" w:rsidRDefault="00F706C7" w:rsidP="005A3D5C">
      <w:pPr>
        <w:spacing w:after="0" w:line="360" w:lineRule="auto"/>
        <w:jc w:val="both"/>
        <w:rPr>
          <w:rFonts w:eastAsiaTheme="minorEastAsia" w:cstheme="minorHAnsi"/>
          <w:lang w:val="en-GB"/>
        </w:rPr>
      </w:pPr>
      <m:oMathPara>
        <m:oMath>
          <m:sSubSup>
            <m:sSubSupPr>
              <m:ctrlPr>
                <w:rPr>
                  <w:rFonts w:ascii="Cambria Math" w:hAnsi="Cambria Math" w:cstheme="minorHAnsi"/>
                  <w:lang w:val="en-GB"/>
                </w:rPr>
              </m:ctrlPr>
            </m:sSubSupPr>
            <m:e>
              <m:r>
                <w:rPr>
                  <w:rFonts w:ascii="Cambria Math" w:hAnsi="Cambria Math" w:cstheme="minorHAnsi"/>
                  <w:lang w:val="en-GB"/>
                </w:rPr>
                <m:t>w</m:t>
              </m:r>
            </m:e>
            <m:sub>
              <m:r>
                <w:rPr>
                  <w:rFonts w:ascii="Cambria Math" w:hAnsi="Cambria Math" w:cstheme="minorHAnsi"/>
                  <w:lang w:val="en-GB"/>
                </w:rPr>
                <m:t>i</m:t>
              </m:r>
            </m:sub>
            <m:sup>
              <m:r>
                <w:rPr>
                  <w:rFonts w:ascii="Cambria Math" w:hAnsi="Cambria Math" w:cstheme="minorHAnsi"/>
                  <w:lang w:val="en-GB"/>
                </w:rPr>
                <m:t>t</m:t>
              </m:r>
            </m:sup>
          </m:sSubSup>
          <m:r>
            <m:rPr>
              <m:sty m:val="p"/>
            </m:rPr>
            <w:rPr>
              <w:rFonts w:ascii="Cambria Math" w:hAnsi="Cambria Math" w:cstheme="minorHAnsi"/>
              <w:lang w:val="en-GB"/>
            </w:rPr>
            <m:t>=</m:t>
          </m:r>
          <m:nary>
            <m:naryPr>
              <m:chr m:val="∑"/>
              <m:limLoc m:val="undOvr"/>
              <m:supHide m:val="1"/>
              <m:ctrlPr>
                <w:rPr>
                  <w:rFonts w:ascii="Cambria Math" w:hAnsi="Cambria Math" w:cstheme="minorHAnsi"/>
                  <w:lang w:val="en-GB"/>
                </w:rPr>
              </m:ctrlPr>
            </m:naryPr>
            <m:sub>
              <m:r>
                <w:rPr>
                  <w:rFonts w:ascii="Cambria Math" w:hAnsi="Cambria Math" w:cstheme="minorHAnsi"/>
                  <w:lang w:val="en-GB"/>
                </w:rPr>
                <m:t>i</m:t>
              </m:r>
            </m:sub>
            <m:sup/>
            <m:e>
              <m:f>
                <m:fPr>
                  <m:ctrlPr>
                    <w:rPr>
                      <w:rFonts w:ascii="Cambria Math" w:hAnsi="Cambria Math" w:cstheme="minorHAnsi"/>
                      <w:lang w:val="en-GB"/>
                    </w:rPr>
                  </m:ctrlPr>
                </m:fPr>
                <m:num>
                  <m:sSubSup>
                    <m:sSubSupPr>
                      <m:ctrlPr>
                        <w:rPr>
                          <w:rFonts w:ascii="Cambria Math" w:hAnsi="Cambria Math" w:cstheme="minorHAnsi"/>
                          <w:lang w:val="en-GB"/>
                        </w:rPr>
                      </m:ctrlPr>
                    </m:sSubSupPr>
                    <m:e>
                      <m:r>
                        <w:rPr>
                          <w:rFonts w:ascii="Cambria Math" w:hAnsi="Cambria Math" w:cstheme="minorHAnsi"/>
                          <w:lang w:val="en-GB"/>
                        </w:rPr>
                        <m:t>PA</m:t>
                      </m:r>
                    </m:e>
                    <m:sub>
                      <m:r>
                        <w:rPr>
                          <w:rFonts w:ascii="Cambria Math" w:hAnsi="Cambria Math" w:cstheme="minorHAnsi"/>
                          <w:lang w:val="en-GB"/>
                        </w:rPr>
                        <m:t>i</m:t>
                      </m:r>
                    </m:sub>
                    <m:sup>
                      <m:r>
                        <w:rPr>
                          <w:rFonts w:ascii="Cambria Math" w:hAnsi="Cambria Math" w:cstheme="minorHAnsi"/>
                          <w:lang w:val="en-GB"/>
                        </w:rPr>
                        <m:t>t</m:t>
                      </m:r>
                    </m:sup>
                  </m:sSubSup>
                  <m:r>
                    <m:rPr>
                      <m:sty m:val="p"/>
                    </m:rPr>
                    <w:rPr>
                      <w:rFonts w:ascii="Cambria Math" w:hAnsi="Cambria Math" w:cstheme="minorHAnsi"/>
                      <w:lang w:val="en-GB"/>
                    </w:rPr>
                    <m:t>-</m:t>
                  </m:r>
                  <m:sSubSup>
                    <m:sSubSupPr>
                      <m:ctrlPr>
                        <w:rPr>
                          <w:rFonts w:ascii="Cambria Math" w:hAnsi="Cambria Math" w:cstheme="minorHAnsi"/>
                          <w:lang w:val="en-GB"/>
                        </w:rPr>
                      </m:ctrlPr>
                    </m:sSubSupPr>
                    <m:e>
                      <m:r>
                        <w:rPr>
                          <w:rFonts w:ascii="Cambria Math" w:hAnsi="Cambria Math" w:cstheme="minorHAnsi"/>
                          <w:lang w:val="en-GB"/>
                        </w:rPr>
                        <m:t>PA</m:t>
                      </m:r>
                    </m:e>
                    <m:sub>
                      <m:r>
                        <w:rPr>
                          <w:rFonts w:ascii="Cambria Math" w:hAnsi="Cambria Math" w:cstheme="minorHAnsi"/>
                          <w:lang w:val="en-GB"/>
                        </w:rPr>
                        <m:t>i</m:t>
                      </m:r>
                    </m:sub>
                    <m:sup>
                      <m:r>
                        <w:rPr>
                          <w:rFonts w:ascii="Cambria Math" w:hAnsi="Cambria Math" w:cstheme="minorHAnsi"/>
                          <w:lang w:val="en-GB"/>
                        </w:rPr>
                        <m:t>t-1</m:t>
                      </m:r>
                    </m:sup>
                  </m:sSubSup>
                </m:num>
                <m:den>
                  <m:func>
                    <m:funcPr>
                      <m:ctrlPr>
                        <w:rPr>
                          <w:rFonts w:ascii="Cambria Math" w:hAnsi="Cambria Math" w:cstheme="minorHAnsi"/>
                          <w:lang w:val="en-GB"/>
                        </w:rPr>
                      </m:ctrlPr>
                    </m:funcPr>
                    <m:fName>
                      <m:r>
                        <m:rPr>
                          <m:sty m:val="p"/>
                        </m:rPr>
                        <w:rPr>
                          <w:rFonts w:ascii="Cambria Math" w:hAnsi="Cambria Math" w:cstheme="minorHAnsi"/>
                          <w:lang w:val="en-GB"/>
                        </w:rPr>
                        <m:t>ln</m:t>
                      </m:r>
                    </m:fName>
                    <m:e>
                      <m:d>
                        <m:dPr>
                          <m:ctrlPr>
                            <w:rPr>
                              <w:rFonts w:ascii="Cambria Math" w:hAnsi="Cambria Math" w:cstheme="minorHAnsi"/>
                              <w:lang w:val="en-GB"/>
                            </w:rPr>
                          </m:ctrlPr>
                        </m:dPr>
                        <m:e>
                          <m:sSubSup>
                            <m:sSubSupPr>
                              <m:ctrlPr>
                                <w:rPr>
                                  <w:rFonts w:ascii="Cambria Math" w:hAnsi="Cambria Math" w:cstheme="minorHAnsi"/>
                                  <w:lang w:val="en-GB"/>
                                </w:rPr>
                              </m:ctrlPr>
                            </m:sSubSupPr>
                            <m:e>
                              <m:r>
                                <w:rPr>
                                  <w:rFonts w:ascii="Cambria Math" w:hAnsi="Cambria Math" w:cstheme="minorHAnsi"/>
                                  <w:lang w:val="en-GB"/>
                                </w:rPr>
                                <m:t>PA</m:t>
                              </m:r>
                            </m:e>
                            <m:sub>
                              <m:r>
                                <w:rPr>
                                  <w:rFonts w:ascii="Cambria Math" w:hAnsi="Cambria Math" w:cstheme="minorHAnsi"/>
                                  <w:lang w:val="en-GB"/>
                                </w:rPr>
                                <m:t>i</m:t>
                              </m:r>
                            </m:sub>
                            <m:sup>
                              <m:r>
                                <w:rPr>
                                  <w:rFonts w:ascii="Cambria Math" w:hAnsi="Cambria Math" w:cstheme="minorHAnsi"/>
                                  <w:lang w:val="en-GB"/>
                                </w:rPr>
                                <m:t>t</m:t>
                              </m:r>
                            </m:sup>
                          </m:sSubSup>
                        </m:e>
                      </m:d>
                      <m:r>
                        <m:rPr>
                          <m:sty m:val="p"/>
                        </m:rPr>
                        <w:rPr>
                          <w:rFonts w:ascii="Cambria Math" w:hAnsi="Cambria Math" w:cstheme="minorHAnsi"/>
                          <w:lang w:val="en-GB"/>
                        </w:rPr>
                        <m:t>-</m:t>
                      </m:r>
                      <m:func>
                        <m:funcPr>
                          <m:ctrlPr>
                            <w:rPr>
                              <w:rFonts w:ascii="Cambria Math" w:hAnsi="Cambria Math" w:cstheme="minorHAnsi"/>
                              <w:lang w:val="en-GB"/>
                            </w:rPr>
                          </m:ctrlPr>
                        </m:funcPr>
                        <m:fName>
                          <m:r>
                            <m:rPr>
                              <m:sty m:val="p"/>
                            </m:rPr>
                            <w:rPr>
                              <w:rFonts w:ascii="Cambria Math" w:hAnsi="Cambria Math" w:cstheme="minorHAnsi"/>
                              <w:lang w:val="en-GB"/>
                            </w:rPr>
                            <m:t>ln</m:t>
                          </m:r>
                        </m:fName>
                        <m:e>
                          <m:sSubSup>
                            <m:sSubSupPr>
                              <m:ctrlPr>
                                <w:rPr>
                                  <w:rFonts w:ascii="Cambria Math" w:hAnsi="Cambria Math" w:cstheme="minorHAnsi"/>
                                  <w:lang w:val="en-GB"/>
                                </w:rPr>
                              </m:ctrlPr>
                            </m:sSubSupPr>
                            <m:e>
                              <m:r>
                                <m:rPr>
                                  <m:sty m:val="p"/>
                                </m:rPr>
                                <w:rPr>
                                  <w:rFonts w:ascii="Cambria Math" w:hAnsi="Cambria Math" w:cstheme="minorHAnsi"/>
                                  <w:lang w:val="en-GB"/>
                                </w:rPr>
                                <m:t>(</m:t>
                              </m:r>
                              <m:r>
                                <w:rPr>
                                  <w:rFonts w:ascii="Cambria Math" w:hAnsi="Cambria Math" w:cstheme="minorHAnsi"/>
                                  <w:lang w:val="en-GB"/>
                                </w:rPr>
                                <m:t>PA</m:t>
                              </m:r>
                            </m:e>
                            <m:sub>
                              <m:r>
                                <w:rPr>
                                  <w:rFonts w:ascii="Cambria Math" w:hAnsi="Cambria Math" w:cstheme="minorHAnsi"/>
                                  <w:lang w:val="en-GB"/>
                                </w:rPr>
                                <m:t>i</m:t>
                              </m:r>
                            </m:sub>
                            <m:sup>
                              <m:r>
                                <w:rPr>
                                  <w:rFonts w:ascii="Cambria Math" w:hAnsi="Cambria Math" w:cstheme="minorHAnsi"/>
                                  <w:lang w:val="en-GB"/>
                                </w:rPr>
                                <m:t>t-1</m:t>
                              </m:r>
                            </m:sup>
                          </m:sSubSup>
                          <m:r>
                            <m:rPr>
                              <m:sty m:val="p"/>
                            </m:rPr>
                            <w:rPr>
                              <w:rFonts w:ascii="Cambria Math" w:hAnsi="Cambria Math" w:cstheme="minorHAnsi"/>
                              <w:lang w:val="en-GB"/>
                            </w:rPr>
                            <m:t>)</m:t>
                          </m:r>
                        </m:e>
                      </m:func>
                    </m:e>
                  </m:func>
                </m:den>
              </m:f>
            </m:e>
          </m:nary>
        </m:oMath>
      </m:oMathPara>
    </w:p>
    <w:p w14:paraId="6C864EA9" w14:textId="77777777" w:rsidR="0053724C" w:rsidRPr="00C81B1C" w:rsidRDefault="0053724C" w:rsidP="005A3D5C">
      <w:pPr>
        <w:spacing w:after="0" w:line="360" w:lineRule="auto"/>
        <w:jc w:val="both"/>
        <w:rPr>
          <w:rFonts w:cstheme="minorHAnsi"/>
          <w:lang w:val="en-GB"/>
        </w:rPr>
      </w:pPr>
    </w:p>
    <w:p w14:paraId="7A1E983A" w14:textId="6031B0F6" w:rsidR="005A3D5C" w:rsidRPr="00C81B1C" w:rsidRDefault="005A3D5C" w:rsidP="005A3D5C">
      <w:pPr>
        <w:pStyle w:val="Prrafodelista"/>
        <w:numPr>
          <w:ilvl w:val="0"/>
          <w:numId w:val="10"/>
        </w:numPr>
        <w:rPr>
          <w:rFonts w:cstheme="minorHAnsi"/>
          <w:b/>
          <w:bCs/>
          <w:lang w:val="en-GB"/>
        </w:rPr>
      </w:pPr>
      <w:r w:rsidRPr="00C81B1C">
        <w:rPr>
          <w:rFonts w:cstheme="minorHAnsi"/>
          <w:b/>
          <w:bCs/>
          <w:lang w:val="en-GB"/>
        </w:rPr>
        <w:t>THE GROWTH OF AGRICULTURE</w:t>
      </w:r>
    </w:p>
    <w:p w14:paraId="02C2E83A" w14:textId="1B5B228C" w:rsidR="005A3D5C" w:rsidRPr="00C81B1C" w:rsidRDefault="005A3D5C" w:rsidP="005A3D5C">
      <w:pPr>
        <w:rPr>
          <w:rFonts w:cstheme="minorHAnsi"/>
          <w:lang w:val="en-GB"/>
        </w:rPr>
      </w:pPr>
      <w:r w:rsidRPr="00C81B1C">
        <w:rPr>
          <w:rFonts w:cstheme="minorHAnsi"/>
          <w:lang w:val="en-GB"/>
        </w:rPr>
        <w:t xml:space="preserve">This section examines the long-term evolution of agricultural growth in Latin America during the </w:t>
      </w:r>
      <w:r w:rsidR="001443C6" w:rsidRPr="00C81B1C">
        <w:rPr>
          <w:rFonts w:cstheme="minorHAnsi"/>
          <w:lang w:val="en-GB"/>
        </w:rPr>
        <w:t>20</w:t>
      </w:r>
      <w:r w:rsidR="001443C6" w:rsidRPr="00C81B1C">
        <w:rPr>
          <w:rFonts w:cstheme="minorHAnsi"/>
          <w:vertAlign w:val="superscript"/>
          <w:lang w:val="en-GB"/>
        </w:rPr>
        <w:t>th</w:t>
      </w:r>
      <w:r w:rsidR="001443C6" w:rsidRPr="00C81B1C">
        <w:rPr>
          <w:rFonts w:cstheme="minorHAnsi"/>
          <w:lang w:val="en-GB"/>
        </w:rPr>
        <w:t xml:space="preserve"> </w:t>
      </w:r>
      <w:r w:rsidRPr="00C81B1C">
        <w:rPr>
          <w:rFonts w:cstheme="minorHAnsi"/>
          <w:lang w:val="en-GB"/>
        </w:rPr>
        <w:t xml:space="preserve">century, tracking changes in area, output, and land productivity across both crop and livestock sectors. Figure </w:t>
      </w:r>
      <w:r w:rsidR="001443C6" w:rsidRPr="00C81B1C">
        <w:rPr>
          <w:rFonts w:cstheme="minorHAnsi"/>
          <w:lang w:val="en-GB"/>
        </w:rPr>
        <w:t>5.1</w:t>
      </w:r>
      <w:r w:rsidRPr="00C81B1C">
        <w:rPr>
          <w:rFonts w:cstheme="minorHAnsi"/>
          <w:lang w:val="en-GB"/>
        </w:rPr>
        <w:t xml:space="preserve"> summarizes these dynamics and the structural breakpoints </w:t>
      </w:r>
      <w:r w:rsidR="00E23915" w:rsidRPr="00C81B1C">
        <w:rPr>
          <w:rFonts w:cstheme="minorHAnsi"/>
          <w:lang w:val="en-GB"/>
        </w:rPr>
        <w:t>for harvested area (</w:t>
      </w:r>
      <w:r w:rsidRPr="00C81B1C">
        <w:rPr>
          <w:rFonts w:cstheme="minorHAnsi"/>
          <w:lang w:val="en-GB"/>
        </w:rPr>
        <w:t>1919, 1946, 1981, and 1999</w:t>
      </w:r>
      <w:r w:rsidR="00E23915" w:rsidRPr="00C81B1C">
        <w:rPr>
          <w:rFonts w:cstheme="minorHAnsi"/>
          <w:lang w:val="en-GB"/>
        </w:rPr>
        <w:t>)</w:t>
      </w:r>
      <w:r w:rsidRPr="00C81B1C">
        <w:rPr>
          <w:rFonts w:cstheme="minorHAnsi"/>
          <w:lang w:val="en-GB"/>
        </w:rPr>
        <w:t xml:space="preserve"> and </w:t>
      </w:r>
      <w:r w:rsidR="00E23915" w:rsidRPr="00C81B1C">
        <w:rPr>
          <w:rFonts w:cstheme="minorHAnsi"/>
          <w:lang w:val="en-GB"/>
        </w:rPr>
        <w:t xml:space="preserve">agricultural </w:t>
      </w:r>
      <w:r w:rsidRPr="00C81B1C">
        <w:rPr>
          <w:rFonts w:cstheme="minorHAnsi"/>
          <w:lang w:val="en-GB"/>
        </w:rPr>
        <w:t>output</w:t>
      </w:r>
      <w:r w:rsidR="00E23915" w:rsidRPr="00C81B1C">
        <w:rPr>
          <w:rFonts w:cstheme="minorHAnsi"/>
          <w:lang w:val="en-GB"/>
        </w:rPr>
        <w:t xml:space="preserve"> (1951, 1976, and 2000)</w:t>
      </w:r>
      <w:r w:rsidRPr="00C81B1C">
        <w:rPr>
          <w:rFonts w:cstheme="minorHAnsi"/>
          <w:lang w:val="en-GB"/>
        </w:rPr>
        <w:t xml:space="preserve">. For consistency with trade cycles and the historical literature, we adopt five periods based on harvested area, which better capture transitions between phases of expansion and contraction in the </w:t>
      </w:r>
      <w:r w:rsidR="001443C6" w:rsidRPr="00C81B1C">
        <w:rPr>
          <w:rFonts w:cstheme="minorHAnsi"/>
          <w:lang w:val="en-GB"/>
        </w:rPr>
        <w:t>F</w:t>
      </w:r>
      <w:r w:rsidRPr="00C81B1C">
        <w:rPr>
          <w:rFonts w:cstheme="minorHAnsi"/>
          <w:lang w:val="en-GB"/>
        </w:rPr>
        <w:t xml:space="preserve">irst </w:t>
      </w:r>
      <w:r w:rsidR="001443C6" w:rsidRPr="00C81B1C">
        <w:rPr>
          <w:rFonts w:cstheme="minorHAnsi"/>
          <w:lang w:val="en-GB"/>
        </w:rPr>
        <w:t>G</w:t>
      </w:r>
      <w:r w:rsidRPr="00C81B1C">
        <w:rPr>
          <w:rFonts w:cstheme="minorHAnsi"/>
          <w:lang w:val="en-GB"/>
        </w:rPr>
        <w:t>lobalization.</w:t>
      </w:r>
    </w:p>
    <w:p w14:paraId="4879783D" w14:textId="6FE5F345" w:rsidR="005A3D5C" w:rsidRPr="00C81B1C" w:rsidRDefault="0026293B" w:rsidP="005A3D5C">
      <w:pPr>
        <w:rPr>
          <w:rFonts w:cstheme="minorHAnsi"/>
          <w:lang w:val="en-GB"/>
        </w:rPr>
      </w:pPr>
      <w:r w:rsidRPr="00C81B1C">
        <w:rPr>
          <w:rFonts w:cstheme="minorHAnsi"/>
          <w:lang w:val="en-GB"/>
        </w:rPr>
        <w:t>T</w:t>
      </w:r>
      <w:r w:rsidR="005A3D5C" w:rsidRPr="00C81B1C">
        <w:rPr>
          <w:rFonts w:cstheme="minorHAnsi"/>
          <w:lang w:val="en-GB"/>
        </w:rPr>
        <w:t xml:space="preserve">he </w:t>
      </w:r>
      <w:r w:rsidRPr="00C81B1C">
        <w:rPr>
          <w:rFonts w:cstheme="minorHAnsi"/>
          <w:lang w:val="en-GB"/>
        </w:rPr>
        <w:t xml:space="preserve">first </w:t>
      </w:r>
      <w:r w:rsidR="005A3D5C" w:rsidRPr="00C81B1C">
        <w:rPr>
          <w:rFonts w:cstheme="minorHAnsi"/>
          <w:lang w:val="en-GB"/>
        </w:rPr>
        <w:t xml:space="preserve">period </w:t>
      </w:r>
      <w:r w:rsidR="003338A3" w:rsidRPr="00C81B1C">
        <w:rPr>
          <w:rFonts w:cstheme="minorHAnsi"/>
          <w:lang w:val="en-GB"/>
        </w:rPr>
        <w:t>corresponds to</w:t>
      </w:r>
      <w:r w:rsidR="005A3D5C" w:rsidRPr="00C81B1C">
        <w:rPr>
          <w:rFonts w:cstheme="minorHAnsi"/>
          <w:lang w:val="en-GB"/>
        </w:rPr>
        <w:t xml:space="preserve"> the integration </w:t>
      </w:r>
      <w:r w:rsidR="00285C3B" w:rsidRPr="00C81B1C">
        <w:rPr>
          <w:rFonts w:cstheme="minorHAnsi"/>
          <w:lang w:val="en-GB"/>
        </w:rPr>
        <w:t xml:space="preserve">of Latin American agriculture </w:t>
      </w:r>
      <w:r w:rsidR="005A3D5C" w:rsidRPr="00C81B1C">
        <w:rPr>
          <w:rFonts w:cstheme="minorHAnsi"/>
          <w:lang w:val="en-GB"/>
        </w:rPr>
        <w:t>into international markets (1901–1919)</w:t>
      </w:r>
      <w:r w:rsidR="00784300" w:rsidRPr="00C81B1C">
        <w:rPr>
          <w:rFonts w:cstheme="minorHAnsi"/>
          <w:lang w:val="en-GB"/>
        </w:rPr>
        <w:t>,</w:t>
      </w:r>
      <w:r w:rsidR="005A3D5C" w:rsidRPr="00C81B1C">
        <w:rPr>
          <w:rFonts w:cstheme="minorHAnsi"/>
          <w:lang w:val="en-GB"/>
        </w:rPr>
        <w:t xml:space="preserve"> followed by the response to the crisis of the export model (1920–1946) </w:t>
      </w:r>
      <w:r w:rsidR="00C63EA7" w:rsidRPr="00C81B1C">
        <w:rPr>
          <w:rFonts w:cstheme="minorHAnsi"/>
          <w:lang w:val="en-GB"/>
        </w:rPr>
        <w:t>(</w:t>
      </w:r>
      <w:r w:rsidR="00C63EA7" w:rsidRPr="00C81B1C">
        <w:rPr>
          <w:rFonts w:cstheme="minorHAnsi"/>
          <w:lang w:val="en-GB"/>
        </w:rPr>
        <w:fldChar w:fldCharType="begin"/>
      </w:r>
      <w:r w:rsidR="00C63EA7" w:rsidRPr="00C81B1C">
        <w:rPr>
          <w:rFonts w:cstheme="minorHAnsi"/>
          <w:lang w:val="en-GB"/>
        </w:rPr>
        <w:instrText xml:space="preserve"> REF BIB_pinilla2015 \h \* MERGEFORMAT </w:instrText>
      </w:r>
      <w:r w:rsidR="00C63EA7" w:rsidRPr="00C81B1C">
        <w:rPr>
          <w:rFonts w:cstheme="minorHAnsi"/>
          <w:lang w:val="en-GB"/>
        </w:rPr>
      </w:r>
      <w:r w:rsidR="00C63EA7" w:rsidRPr="00C81B1C">
        <w:rPr>
          <w:rFonts w:cstheme="minorHAnsi"/>
          <w:lang w:val="en-GB"/>
        </w:rPr>
        <w:fldChar w:fldCharType="separate"/>
      </w:r>
      <w:r w:rsidR="007D2B6B" w:rsidRPr="00C81B1C">
        <w:rPr>
          <w:rFonts w:eastAsia="Times New Roman" w:cstheme="minorHAnsi"/>
          <w:iCs/>
          <w:kern w:val="0"/>
          <w:lang w:val="en-GB" w:eastAsia="es-ES"/>
          <w14:ligatures w14:val="none"/>
        </w:rPr>
        <w:t>Pinilla &amp;</w:t>
      </w:r>
      <w:r w:rsidR="007D2B6B" w:rsidRPr="00C81B1C">
        <w:rPr>
          <w:rFonts w:eastAsia="Times New Roman" w:cstheme="minorHAnsi"/>
          <w:iCs/>
          <w:vanish/>
          <w:kern w:val="0"/>
          <w:lang w:val="en-GB" w:eastAsia="es-ES"/>
          <w14:ligatures w14:val="none"/>
        </w:rPr>
        <w:t xml:space="preserve"> Aparicio, 2015</w:t>
      </w:r>
      <w:r w:rsidR="00C63EA7" w:rsidRPr="00C81B1C">
        <w:rPr>
          <w:rFonts w:cstheme="minorHAnsi"/>
          <w:lang w:val="en-GB"/>
        </w:rPr>
        <w:fldChar w:fldCharType="end"/>
      </w:r>
      <w:r w:rsidR="00046CDE">
        <w:rPr>
          <w:rFonts w:cstheme="minorHAnsi"/>
          <w:lang w:val="en-GB"/>
        </w:rPr>
        <w:t xml:space="preserve"> Aparicio, 2015</w:t>
      </w:r>
      <w:r w:rsidR="00C63EA7" w:rsidRPr="00C81B1C">
        <w:rPr>
          <w:rFonts w:cstheme="minorHAnsi"/>
          <w:lang w:val="en-GB"/>
        </w:rPr>
        <w:t>)</w:t>
      </w:r>
      <w:r w:rsidR="005A3D5C" w:rsidRPr="00C81B1C">
        <w:rPr>
          <w:rFonts w:cstheme="minorHAnsi"/>
          <w:lang w:val="en-GB"/>
        </w:rPr>
        <w:t xml:space="preserve">. During the third period (1947–1981), agriculture became more closely tied to </w:t>
      </w:r>
      <w:r w:rsidR="0087274F" w:rsidRPr="00C81B1C">
        <w:rPr>
          <w:rFonts w:cstheme="minorHAnsi"/>
          <w:lang w:val="en-GB"/>
        </w:rPr>
        <w:t xml:space="preserve">state-led </w:t>
      </w:r>
      <w:r w:rsidR="005A3D5C" w:rsidRPr="00C81B1C">
        <w:rPr>
          <w:rFonts w:cstheme="minorHAnsi"/>
          <w:lang w:val="en-GB"/>
        </w:rPr>
        <w:t>industrialization strategies</w:t>
      </w:r>
      <w:r w:rsidR="00137C5C" w:rsidRPr="00C81B1C">
        <w:rPr>
          <w:rFonts w:cstheme="minorHAnsi"/>
          <w:lang w:val="en-GB"/>
        </w:rPr>
        <w:t>.</w:t>
      </w:r>
      <w:r w:rsidR="005A3D5C" w:rsidRPr="00C81B1C">
        <w:rPr>
          <w:rFonts w:cstheme="minorHAnsi"/>
          <w:lang w:val="en-GB"/>
        </w:rPr>
        <w:t xml:space="preserve"> The </w:t>
      </w:r>
      <w:r w:rsidR="00FB6C9D" w:rsidRPr="00C81B1C">
        <w:rPr>
          <w:rFonts w:cstheme="minorHAnsi"/>
          <w:lang w:val="en-GB"/>
        </w:rPr>
        <w:t xml:space="preserve">external </w:t>
      </w:r>
      <w:r w:rsidR="005A3D5C" w:rsidRPr="00C81B1C">
        <w:rPr>
          <w:rFonts w:cstheme="minorHAnsi"/>
          <w:lang w:val="en-GB"/>
        </w:rPr>
        <w:t xml:space="preserve">debt crisis </w:t>
      </w:r>
      <w:r w:rsidR="00FB6C9D" w:rsidRPr="00C81B1C">
        <w:rPr>
          <w:rFonts w:cstheme="minorHAnsi"/>
          <w:lang w:val="en-GB"/>
        </w:rPr>
        <w:t>of</w:t>
      </w:r>
      <w:r w:rsidR="005A3D5C" w:rsidRPr="00C81B1C">
        <w:rPr>
          <w:rFonts w:cstheme="minorHAnsi"/>
          <w:lang w:val="en-GB"/>
        </w:rPr>
        <w:t xml:space="preserve"> 1982 mark</w:t>
      </w:r>
      <w:r w:rsidR="002131BA" w:rsidRPr="00C81B1C">
        <w:rPr>
          <w:rFonts w:cstheme="minorHAnsi"/>
          <w:lang w:val="en-GB"/>
        </w:rPr>
        <w:t xml:space="preserve">s </w:t>
      </w:r>
      <w:r w:rsidR="005A3D5C" w:rsidRPr="00C81B1C">
        <w:rPr>
          <w:rFonts w:cstheme="minorHAnsi"/>
          <w:lang w:val="en-GB"/>
        </w:rPr>
        <w:t xml:space="preserve">the beginning of </w:t>
      </w:r>
      <w:r w:rsidR="00137C5C" w:rsidRPr="00C81B1C">
        <w:rPr>
          <w:rFonts w:cstheme="minorHAnsi"/>
          <w:lang w:val="en-GB"/>
        </w:rPr>
        <w:t xml:space="preserve">the </w:t>
      </w:r>
      <w:r w:rsidR="005A3D5C" w:rsidRPr="00C81B1C">
        <w:rPr>
          <w:rFonts w:cstheme="minorHAnsi"/>
          <w:lang w:val="en-GB"/>
        </w:rPr>
        <w:t>fourth period (1982–1999)</w:t>
      </w:r>
      <w:r w:rsidR="002131BA" w:rsidRPr="00C81B1C">
        <w:rPr>
          <w:rFonts w:cstheme="minorHAnsi"/>
          <w:lang w:val="en-GB"/>
        </w:rPr>
        <w:t xml:space="preserve">, characterized by </w:t>
      </w:r>
      <w:r w:rsidR="00BB6092" w:rsidRPr="00C81B1C">
        <w:rPr>
          <w:rFonts w:cstheme="minorHAnsi"/>
          <w:lang w:val="en-GB"/>
        </w:rPr>
        <w:t xml:space="preserve">a renewed orientation toward </w:t>
      </w:r>
      <w:r w:rsidR="005A3D5C" w:rsidRPr="00C81B1C">
        <w:rPr>
          <w:rFonts w:cstheme="minorHAnsi"/>
          <w:lang w:val="en-GB"/>
        </w:rPr>
        <w:t xml:space="preserve">international markets </w:t>
      </w:r>
      <w:r w:rsidR="00C63EA7" w:rsidRPr="00C81B1C">
        <w:rPr>
          <w:rFonts w:cstheme="minorHAnsi"/>
          <w:lang w:val="en-GB"/>
        </w:rPr>
        <w:t>(</w:t>
      </w:r>
      <w:proofErr w:type="spellStart"/>
      <w:r w:rsidR="00C63EA7" w:rsidRPr="00C81B1C">
        <w:rPr>
          <w:rFonts w:cstheme="minorHAnsi"/>
          <w:lang w:val="en-GB"/>
        </w:rPr>
        <w:fldChar w:fldCharType="begin"/>
      </w:r>
      <w:r w:rsidR="00C63EA7" w:rsidRPr="00C81B1C">
        <w:rPr>
          <w:rFonts w:cstheme="minorHAnsi"/>
          <w:lang w:val="en-GB"/>
        </w:rPr>
        <w:instrText xml:space="preserve"> REF BIB_bertola2012 \h \* MERGEFORMAT </w:instrText>
      </w:r>
      <w:r w:rsidR="00C63EA7" w:rsidRPr="00C81B1C">
        <w:rPr>
          <w:rFonts w:cstheme="minorHAnsi"/>
          <w:lang w:val="en-GB"/>
        </w:rPr>
      </w:r>
      <w:r w:rsidR="00C63EA7" w:rsidRPr="00C81B1C">
        <w:rPr>
          <w:rFonts w:cstheme="minorHAnsi"/>
          <w:lang w:val="en-GB"/>
        </w:rPr>
        <w:fldChar w:fldCharType="separate"/>
      </w:r>
      <w:r w:rsidR="007D2B6B" w:rsidRPr="00C81B1C">
        <w:rPr>
          <w:rFonts w:eastAsia="Times New Roman" w:cstheme="minorHAnsi"/>
          <w:iCs/>
          <w:kern w:val="0"/>
          <w:lang w:val="en-GB" w:eastAsia="es-ES"/>
          <w14:ligatures w14:val="none"/>
        </w:rPr>
        <w:t>Bértola</w:t>
      </w:r>
      <w:proofErr w:type="spellEnd"/>
      <w:r w:rsidR="007D2B6B" w:rsidRPr="00C81B1C">
        <w:rPr>
          <w:rFonts w:eastAsia="Times New Roman" w:cstheme="minorHAnsi"/>
          <w:iCs/>
          <w:kern w:val="0"/>
          <w:lang w:val="en-GB" w:eastAsia="es-ES"/>
          <w14:ligatures w14:val="none"/>
        </w:rPr>
        <w:t xml:space="preserve"> &amp;</w:t>
      </w:r>
      <w:r w:rsidR="007D2B6B" w:rsidRPr="00C81B1C">
        <w:rPr>
          <w:rFonts w:eastAsia="Times New Roman" w:cstheme="minorHAnsi"/>
          <w:iCs/>
          <w:vanish/>
          <w:kern w:val="0"/>
          <w:lang w:val="en-GB" w:eastAsia="es-ES"/>
          <w14:ligatures w14:val="none"/>
        </w:rPr>
        <w:t xml:space="preserve"> Ocampo, 2012</w:t>
      </w:r>
      <w:r w:rsidR="00C63EA7" w:rsidRPr="00C81B1C">
        <w:rPr>
          <w:rFonts w:cstheme="minorHAnsi"/>
          <w:lang w:val="en-GB"/>
        </w:rPr>
        <w:fldChar w:fldCharType="end"/>
      </w:r>
      <w:r w:rsidR="00046CDE">
        <w:rPr>
          <w:rFonts w:cstheme="minorHAnsi"/>
          <w:lang w:val="en-GB"/>
        </w:rPr>
        <w:t xml:space="preserve"> Ocampo, 2012</w:t>
      </w:r>
      <w:r w:rsidR="00C63EA7" w:rsidRPr="00C81B1C">
        <w:rPr>
          <w:rFonts w:cstheme="minorHAnsi"/>
          <w:lang w:val="en-GB"/>
        </w:rPr>
        <w:t>)</w:t>
      </w:r>
      <w:r w:rsidR="005A3D5C" w:rsidRPr="00C81B1C">
        <w:rPr>
          <w:rFonts w:cstheme="minorHAnsi"/>
          <w:lang w:val="en-GB"/>
        </w:rPr>
        <w:t xml:space="preserve">. </w:t>
      </w:r>
      <w:r w:rsidR="00BB6092" w:rsidRPr="00C81B1C">
        <w:rPr>
          <w:rFonts w:cstheme="minorHAnsi"/>
          <w:lang w:val="en-GB"/>
        </w:rPr>
        <w:t xml:space="preserve">This shift </w:t>
      </w:r>
      <w:r w:rsidR="00486D6A" w:rsidRPr="00C81B1C">
        <w:rPr>
          <w:rFonts w:cstheme="minorHAnsi"/>
          <w:lang w:val="en-GB"/>
        </w:rPr>
        <w:t xml:space="preserve">accelerated in </w:t>
      </w:r>
      <w:r w:rsidR="005A3D5C" w:rsidRPr="00C81B1C">
        <w:rPr>
          <w:rFonts w:cstheme="minorHAnsi"/>
          <w:lang w:val="en-GB"/>
        </w:rPr>
        <w:t>the early 21</w:t>
      </w:r>
      <w:r w:rsidR="005A3D5C" w:rsidRPr="00C81B1C">
        <w:rPr>
          <w:rFonts w:cstheme="minorHAnsi"/>
          <w:vertAlign w:val="superscript"/>
          <w:lang w:val="en-GB"/>
        </w:rPr>
        <w:t>st</w:t>
      </w:r>
      <w:r w:rsidR="005A3D5C" w:rsidRPr="00C81B1C">
        <w:rPr>
          <w:rFonts w:cstheme="minorHAnsi"/>
          <w:lang w:val="en-GB"/>
        </w:rPr>
        <w:t xml:space="preserve"> century (2000–2020), driven by China’s rise as a major </w:t>
      </w:r>
      <w:r w:rsidR="00137C5C" w:rsidRPr="00C81B1C">
        <w:rPr>
          <w:rFonts w:cstheme="minorHAnsi"/>
          <w:lang w:val="en-GB"/>
        </w:rPr>
        <w:t>actor</w:t>
      </w:r>
      <w:r w:rsidR="005A3D5C" w:rsidRPr="00C81B1C">
        <w:rPr>
          <w:rFonts w:cstheme="minorHAnsi"/>
          <w:lang w:val="en-GB"/>
        </w:rPr>
        <w:t xml:space="preserve"> in global trade </w:t>
      </w:r>
      <w:r w:rsidR="00C63EA7" w:rsidRPr="00C81B1C">
        <w:rPr>
          <w:rFonts w:cstheme="minorHAnsi"/>
          <w:lang w:val="en-GB"/>
        </w:rPr>
        <w:t>(</w:t>
      </w:r>
      <w:r w:rsidR="00C63EA7" w:rsidRPr="00C81B1C">
        <w:rPr>
          <w:rFonts w:cstheme="minorHAnsi"/>
          <w:lang w:val="en-GB"/>
        </w:rPr>
        <w:fldChar w:fldCharType="begin"/>
      </w:r>
      <w:r w:rsidR="00C63EA7" w:rsidRPr="00C81B1C">
        <w:rPr>
          <w:rFonts w:cstheme="minorHAnsi"/>
          <w:lang w:val="en-GB"/>
        </w:rPr>
        <w:instrText xml:space="preserve"> REF BIB_infanteamate2022 \h \* MERGEFORMAT </w:instrText>
      </w:r>
      <w:r w:rsidR="00C63EA7" w:rsidRPr="00C81B1C">
        <w:rPr>
          <w:rFonts w:cstheme="minorHAnsi"/>
          <w:lang w:val="en-GB"/>
        </w:rPr>
      </w:r>
      <w:r w:rsidR="00C63EA7" w:rsidRPr="00C81B1C">
        <w:rPr>
          <w:rFonts w:cstheme="minorHAnsi"/>
          <w:lang w:val="en-GB"/>
        </w:rPr>
        <w:fldChar w:fldCharType="separate"/>
      </w:r>
      <w:r w:rsidR="007D2B6B" w:rsidRPr="00C81B1C">
        <w:rPr>
          <w:rFonts w:eastAsia="Times New Roman" w:cstheme="minorHAnsi"/>
          <w:iCs/>
          <w:kern w:val="0"/>
          <w:lang w:val="en-GB" w:eastAsia="es-ES"/>
          <w14:ligatures w14:val="none"/>
        </w:rPr>
        <w:t>Infante-Amate et al</w:t>
      </w:r>
      <w:r w:rsidR="007D2B6B" w:rsidRPr="00C81B1C">
        <w:rPr>
          <w:rFonts w:eastAsia="Times New Roman" w:cstheme="minorHAnsi"/>
          <w:iCs/>
          <w:vanish/>
          <w:kern w:val="0"/>
          <w:lang w:val="en-GB" w:eastAsia="es-ES"/>
          <w14:ligatures w14:val="none"/>
        </w:rPr>
        <w:t>., 2022</w:t>
      </w:r>
      <w:r w:rsidR="00C63EA7" w:rsidRPr="00C81B1C">
        <w:rPr>
          <w:rFonts w:cstheme="minorHAnsi"/>
          <w:lang w:val="en-GB"/>
        </w:rPr>
        <w:fldChar w:fldCharType="end"/>
      </w:r>
      <w:r w:rsidR="00046CDE">
        <w:rPr>
          <w:rFonts w:cstheme="minorHAnsi"/>
          <w:lang w:val="en-GB"/>
        </w:rPr>
        <w:t>., 2022</w:t>
      </w:r>
      <w:r w:rsidR="00C63EA7" w:rsidRPr="00C81B1C">
        <w:rPr>
          <w:rFonts w:cstheme="minorHAnsi"/>
          <w:lang w:val="en-GB"/>
        </w:rPr>
        <w:t>)</w:t>
      </w:r>
      <w:r w:rsidR="005A3D5C" w:rsidRPr="00C81B1C">
        <w:rPr>
          <w:rFonts w:cstheme="minorHAnsi"/>
          <w:lang w:val="en-GB"/>
        </w:rPr>
        <w:t>.</w:t>
      </w:r>
    </w:p>
    <w:p w14:paraId="5302902B" w14:textId="7D64CAE9" w:rsidR="005A3D5C" w:rsidRPr="00C81B1C" w:rsidRDefault="00E44511" w:rsidP="002D7673">
      <w:pPr>
        <w:ind w:left="426"/>
        <w:rPr>
          <w:rFonts w:cstheme="minorHAnsi"/>
          <w:b/>
          <w:bCs/>
          <w:lang w:val="en-GB"/>
        </w:rPr>
      </w:pPr>
      <w:r w:rsidRPr="00C81B1C">
        <w:rPr>
          <w:rFonts w:cstheme="minorHAnsi"/>
          <w:b/>
          <w:bCs/>
          <w:lang w:val="en-GB"/>
        </w:rPr>
        <w:t xml:space="preserve">3.1 </w:t>
      </w:r>
      <w:r w:rsidR="005A3D5C" w:rsidRPr="00C81B1C">
        <w:rPr>
          <w:rFonts w:cstheme="minorHAnsi"/>
          <w:b/>
          <w:bCs/>
          <w:lang w:val="en-GB"/>
        </w:rPr>
        <w:t xml:space="preserve">Long-Term Patterns </w:t>
      </w:r>
      <w:r w:rsidR="00D50833" w:rsidRPr="00C81B1C">
        <w:rPr>
          <w:rFonts w:cstheme="minorHAnsi"/>
          <w:b/>
          <w:bCs/>
          <w:lang w:val="en-GB"/>
        </w:rPr>
        <w:t xml:space="preserve">of </w:t>
      </w:r>
      <w:r w:rsidR="005A3D5C" w:rsidRPr="00C81B1C">
        <w:rPr>
          <w:rFonts w:cstheme="minorHAnsi"/>
          <w:b/>
          <w:bCs/>
          <w:lang w:val="en-GB"/>
        </w:rPr>
        <w:t>Growth and Specialization</w:t>
      </w:r>
    </w:p>
    <w:p w14:paraId="24619CD0" w14:textId="650E0E3D" w:rsidR="005A3D5C" w:rsidRPr="00C81B1C" w:rsidRDefault="005A3D5C" w:rsidP="005A3D5C">
      <w:pPr>
        <w:rPr>
          <w:rFonts w:cstheme="minorHAnsi"/>
          <w:lang w:val="en-GB"/>
        </w:rPr>
      </w:pPr>
      <w:r w:rsidRPr="00C81B1C">
        <w:rPr>
          <w:rFonts w:cstheme="minorHAnsi"/>
          <w:lang w:val="en-GB"/>
        </w:rPr>
        <w:t xml:space="preserve">Agricultural production in Latin America displays a clear dynamism throughout the </w:t>
      </w:r>
      <w:r w:rsidR="00A4436C" w:rsidRPr="00C81B1C">
        <w:rPr>
          <w:rFonts w:cstheme="minorHAnsi"/>
          <w:lang w:val="en-GB"/>
        </w:rPr>
        <w:t>20</w:t>
      </w:r>
      <w:r w:rsidR="00A4436C" w:rsidRPr="00C81B1C">
        <w:rPr>
          <w:rFonts w:cstheme="minorHAnsi"/>
          <w:vertAlign w:val="superscript"/>
          <w:lang w:val="en-GB"/>
        </w:rPr>
        <w:t>th</w:t>
      </w:r>
      <w:r w:rsidR="00A4436C" w:rsidRPr="00C81B1C">
        <w:rPr>
          <w:rFonts w:cstheme="minorHAnsi"/>
          <w:lang w:val="en-GB"/>
        </w:rPr>
        <w:t xml:space="preserve"> </w:t>
      </w:r>
      <w:r w:rsidRPr="00C81B1C">
        <w:rPr>
          <w:rFonts w:cstheme="minorHAnsi"/>
          <w:lang w:val="en-GB"/>
        </w:rPr>
        <w:t xml:space="preserve">century. As shown in Figure </w:t>
      </w:r>
      <w:r w:rsidR="00A4436C" w:rsidRPr="00C81B1C">
        <w:rPr>
          <w:rFonts w:cstheme="minorHAnsi"/>
          <w:lang w:val="en-GB"/>
        </w:rPr>
        <w:t>5.</w:t>
      </w:r>
      <w:r w:rsidRPr="00C81B1C">
        <w:rPr>
          <w:rFonts w:cstheme="minorHAnsi"/>
          <w:lang w:val="en-GB"/>
        </w:rPr>
        <w:t>1</w:t>
      </w:r>
      <w:r w:rsidR="00A4436C" w:rsidRPr="00C81B1C">
        <w:rPr>
          <w:rFonts w:cstheme="minorHAnsi"/>
          <w:lang w:val="en-GB"/>
        </w:rPr>
        <w:t xml:space="preserve">, Panel </w:t>
      </w:r>
      <w:r w:rsidRPr="00C81B1C">
        <w:rPr>
          <w:rFonts w:cstheme="minorHAnsi"/>
          <w:lang w:val="en-GB"/>
        </w:rPr>
        <w:t>A, total production increased by a factor of 26 between 1901 and 2020</w:t>
      </w:r>
      <w:r w:rsidR="00C5254C">
        <w:rPr>
          <w:rFonts w:cstheme="minorHAnsi"/>
          <w:lang w:val="en-GB"/>
        </w:rPr>
        <w:t xml:space="preserve">, </w:t>
      </w:r>
      <w:r w:rsidRPr="00C81B1C">
        <w:rPr>
          <w:rFonts w:cstheme="minorHAnsi"/>
          <w:lang w:val="en-GB"/>
        </w:rPr>
        <w:t>from 0.54 petajoules (PJ) to 14 PJ, while cultivated area grew by a factor of 6</w:t>
      </w:r>
      <w:r w:rsidR="00C5254C">
        <w:rPr>
          <w:rFonts w:cstheme="minorHAnsi"/>
          <w:lang w:val="en-GB"/>
        </w:rPr>
        <w:t xml:space="preserve">, </w:t>
      </w:r>
      <w:r w:rsidRPr="00C81B1C">
        <w:rPr>
          <w:rFonts w:cstheme="minorHAnsi"/>
          <w:lang w:val="en-GB"/>
        </w:rPr>
        <w:t>from 28 million hectares (</w:t>
      </w:r>
      <w:proofErr w:type="spellStart"/>
      <w:r w:rsidRPr="00C81B1C">
        <w:rPr>
          <w:rFonts w:cstheme="minorHAnsi"/>
          <w:lang w:val="en-GB"/>
        </w:rPr>
        <w:t>Mha</w:t>
      </w:r>
      <w:proofErr w:type="spellEnd"/>
      <w:r w:rsidRPr="00C81B1C">
        <w:rPr>
          <w:rFonts w:cstheme="minorHAnsi"/>
          <w:lang w:val="en-GB"/>
        </w:rPr>
        <w:t xml:space="preserve">) to 172 </w:t>
      </w:r>
      <w:proofErr w:type="spellStart"/>
      <w:r w:rsidRPr="00C81B1C">
        <w:rPr>
          <w:rFonts w:cstheme="minorHAnsi"/>
          <w:lang w:val="en-GB"/>
        </w:rPr>
        <w:t>Mha</w:t>
      </w:r>
      <w:proofErr w:type="spellEnd"/>
      <w:r w:rsidRPr="00C81B1C">
        <w:rPr>
          <w:rFonts w:cstheme="minorHAnsi"/>
          <w:lang w:val="en-GB"/>
        </w:rPr>
        <w:t xml:space="preserve">. This gap reflects the growing role of yield improvements and technological change. Up to mid-century, output and area evolved together, consistent with the logic of extensive-traditional agricultural systems, but after World War II output rose faster than area, indicating rising land productivity and the onset of intensification. Livestock followed a similar path with a delay: its take-off began in the 1960s, when productivity improvements decoupled output from pasture expansion (Figure </w:t>
      </w:r>
      <w:r w:rsidR="00EE2D59" w:rsidRPr="00C81B1C">
        <w:rPr>
          <w:rFonts w:cstheme="minorHAnsi"/>
          <w:lang w:val="en-GB"/>
        </w:rPr>
        <w:t>5.</w:t>
      </w:r>
      <w:r w:rsidRPr="00C81B1C">
        <w:rPr>
          <w:rFonts w:cstheme="minorHAnsi"/>
          <w:lang w:val="en-GB"/>
        </w:rPr>
        <w:t>1</w:t>
      </w:r>
      <w:r w:rsidR="00545435" w:rsidRPr="00C81B1C">
        <w:rPr>
          <w:rFonts w:cstheme="minorHAnsi"/>
          <w:lang w:val="en-GB"/>
        </w:rPr>
        <w:t xml:space="preserve"> Panel </w:t>
      </w:r>
      <w:r w:rsidRPr="00C81B1C">
        <w:rPr>
          <w:rFonts w:cstheme="minorHAnsi"/>
          <w:lang w:val="en-GB"/>
        </w:rPr>
        <w:t>B and C).</w:t>
      </w:r>
    </w:p>
    <w:p w14:paraId="23296DD8" w14:textId="77777777" w:rsidR="0002147C" w:rsidRDefault="0002147C" w:rsidP="005A3D5C">
      <w:pPr>
        <w:rPr>
          <w:rFonts w:cstheme="minorHAnsi"/>
          <w:lang w:val="en-GB"/>
        </w:rPr>
      </w:pPr>
      <w:r w:rsidRPr="00C81B1C">
        <w:rPr>
          <w:rFonts w:eastAsia="Times New Roman" w:cstheme="minorHAnsi"/>
          <w:noProof/>
          <w:kern w:val="0"/>
          <w:lang w:val="en-GB" w:eastAsia="ca-ES"/>
          <w14:ligatures w14:val="none"/>
        </w:rPr>
        <w:lastRenderedPageBreak/>
        <w:drawing>
          <wp:inline distT="0" distB="0" distL="0" distR="0" wp14:anchorId="3925CD9B" wp14:editId="25EDC89F">
            <wp:extent cx="5400040" cy="2888813"/>
            <wp:effectExtent l="0" t="0" r="0" b="6985"/>
            <wp:docPr id="4" name="Imagen 4"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Gráfico, Gráfico de líneas&#10;&#10;El contenido generado por IA puede ser incorrect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0815"/>
                    <a:stretch>
                      <a:fillRect/>
                    </a:stretch>
                  </pic:blipFill>
                  <pic:spPr bwMode="auto">
                    <a:xfrm>
                      <a:off x="0" y="0"/>
                      <a:ext cx="5400040" cy="2888813"/>
                    </a:xfrm>
                    <a:prstGeom prst="rect">
                      <a:avLst/>
                    </a:prstGeom>
                    <a:noFill/>
                    <a:ln>
                      <a:noFill/>
                    </a:ln>
                    <a:extLst>
                      <a:ext uri="{53640926-AAD7-44D8-BBD7-CCE9431645EC}">
                        <a14:shadowObscured xmlns:a14="http://schemas.microsoft.com/office/drawing/2010/main"/>
                      </a:ext>
                    </a:extLst>
                  </pic:spPr>
                </pic:pic>
              </a:graphicData>
            </a:graphic>
          </wp:inline>
        </w:drawing>
      </w:r>
    </w:p>
    <w:p w14:paraId="7CE4540F" w14:textId="77777777" w:rsidR="00071B14" w:rsidRPr="00C81B1C" w:rsidRDefault="00071B14" w:rsidP="00071B14">
      <w:pPr>
        <w:pStyle w:val="Descripcin"/>
        <w:keepNext/>
        <w:jc w:val="center"/>
        <w:rPr>
          <w:rFonts w:cstheme="minorHAnsi"/>
          <w:sz w:val="22"/>
          <w:szCs w:val="22"/>
          <w:lang w:val="en-GB"/>
        </w:rPr>
      </w:pPr>
      <w:r w:rsidRPr="00C81B1C">
        <w:rPr>
          <w:rFonts w:cstheme="minorHAnsi"/>
          <w:sz w:val="22"/>
          <w:szCs w:val="22"/>
          <w:lang w:val="en-GB"/>
        </w:rPr>
        <w:t>Figure 5.</w:t>
      </w:r>
      <w:r w:rsidRPr="00C81B1C">
        <w:rPr>
          <w:rFonts w:cstheme="minorHAnsi"/>
          <w:sz w:val="22"/>
          <w:szCs w:val="22"/>
        </w:rPr>
        <w:fldChar w:fldCharType="begin"/>
      </w:r>
      <w:r w:rsidRPr="00C81B1C">
        <w:rPr>
          <w:rFonts w:cstheme="minorHAnsi"/>
          <w:sz w:val="22"/>
          <w:szCs w:val="22"/>
          <w:lang w:val="en-GB"/>
        </w:rPr>
        <w:instrText xml:space="preserve"> SEQ Figure \* ARABIC </w:instrText>
      </w:r>
      <w:r w:rsidRPr="00C81B1C">
        <w:rPr>
          <w:rFonts w:cstheme="minorHAnsi"/>
          <w:sz w:val="22"/>
          <w:szCs w:val="22"/>
        </w:rPr>
        <w:fldChar w:fldCharType="separate"/>
      </w:r>
      <w:r w:rsidRPr="00C81B1C">
        <w:rPr>
          <w:rFonts w:cstheme="minorHAnsi"/>
          <w:noProof/>
          <w:sz w:val="22"/>
          <w:szCs w:val="22"/>
          <w:lang w:val="en-GB"/>
        </w:rPr>
        <w:t>1</w:t>
      </w:r>
      <w:r w:rsidRPr="00C81B1C">
        <w:rPr>
          <w:rFonts w:cstheme="minorHAnsi"/>
          <w:sz w:val="22"/>
          <w:szCs w:val="22"/>
        </w:rPr>
        <w:fldChar w:fldCharType="end"/>
      </w:r>
      <w:r w:rsidRPr="00C81B1C">
        <w:rPr>
          <w:rFonts w:cstheme="minorHAnsi"/>
          <w:sz w:val="22"/>
          <w:szCs w:val="22"/>
          <w:lang w:val="en-GB"/>
        </w:rPr>
        <w:t>: Agricultural growth in the long 20th century in Latin America.</w:t>
      </w:r>
    </w:p>
    <w:p w14:paraId="5A33BB4F" w14:textId="1A73AFC1" w:rsidR="00AE0102" w:rsidRPr="00C81B1C" w:rsidRDefault="00AE0102" w:rsidP="00AE0102">
      <w:pPr>
        <w:rPr>
          <w:rFonts w:cstheme="minorHAnsi"/>
          <w:sz w:val="20"/>
          <w:szCs w:val="20"/>
          <w:lang w:val="en-GB"/>
        </w:rPr>
      </w:pPr>
      <w:r w:rsidRPr="00C81B1C">
        <w:rPr>
          <w:rFonts w:cstheme="minorHAnsi"/>
          <w:b/>
          <w:bCs/>
          <w:sz w:val="20"/>
          <w:szCs w:val="20"/>
          <w:lang w:val="en-GB"/>
        </w:rPr>
        <w:t>Note</w:t>
      </w:r>
      <w:r w:rsidRPr="00C81B1C">
        <w:rPr>
          <w:rFonts w:cstheme="minorHAnsi"/>
          <w:sz w:val="20"/>
          <w:szCs w:val="20"/>
          <w:lang w:val="en-GB"/>
        </w:rPr>
        <w:t xml:space="preserve">: Index </w:t>
      </w:r>
      <w:r w:rsidR="00165EB4" w:rsidRPr="00C81B1C">
        <w:rPr>
          <w:rFonts w:cstheme="minorHAnsi"/>
          <w:sz w:val="20"/>
          <w:szCs w:val="20"/>
          <w:lang w:val="en-GB"/>
        </w:rPr>
        <w:t>n</w:t>
      </w:r>
      <w:r w:rsidRPr="00C81B1C">
        <w:rPr>
          <w:rFonts w:cstheme="minorHAnsi"/>
          <w:sz w:val="20"/>
          <w:szCs w:val="20"/>
          <w:lang w:val="en-GB"/>
        </w:rPr>
        <w:t xml:space="preserve">umbers for agriculture (A) and </w:t>
      </w:r>
      <w:r w:rsidR="00165EB4" w:rsidRPr="00C81B1C">
        <w:rPr>
          <w:rFonts w:cstheme="minorHAnsi"/>
          <w:sz w:val="20"/>
          <w:szCs w:val="20"/>
          <w:lang w:val="en-GB"/>
        </w:rPr>
        <w:t>l</w:t>
      </w:r>
      <w:r w:rsidRPr="00C81B1C">
        <w:rPr>
          <w:rFonts w:cstheme="minorHAnsi"/>
          <w:sz w:val="20"/>
          <w:szCs w:val="20"/>
          <w:lang w:val="en-GB"/>
        </w:rPr>
        <w:t>ivestock (B) with base year 1901 = 1</w:t>
      </w:r>
      <w:r w:rsidR="00165EB4" w:rsidRPr="00C81B1C">
        <w:rPr>
          <w:rFonts w:cstheme="minorHAnsi"/>
          <w:sz w:val="20"/>
          <w:szCs w:val="20"/>
          <w:lang w:val="en-GB"/>
        </w:rPr>
        <w:t>,</w:t>
      </w:r>
      <w:r w:rsidRPr="00C81B1C">
        <w:rPr>
          <w:rFonts w:cstheme="minorHAnsi"/>
          <w:sz w:val="20"/>
          <w:szCs w:val="20"/>
          <w:lang w:val="en-GB"/>
        </w:rPr>
        <w:t xml:space="preserve"> and land yields in GJ ha</w:t>
      </w:r>
      <w:r w:rsidR="001506EE" w:rsidRPr="00C81B1C">
        <w:rPr>
          <w:rFonts w:cstheme="minorHAnsi"/>
          <w:sz w:val="20"/>
          <w:szCs w:val="20"/>
          <w:lang w:val="en-GB"/>
        </w:rPr>
        <w:t>⁻¹</w:t>
      </w:r>
      <w:r w:rsidRPr="00C81B1C">
        <w:rPr>
          <w:rFonts w:cstheme="minorHAnsi"/>
          <w:sz w:val="20"/>
          <w:szCs w:val="20"/>
          <w:lang w:val="en-GB"/>
        </w:rPr>
        <w:t xml:space="preserve"> (C). </w:t>
      </w:r>
      <w:r w:rsidR="005F78A4" w:rsidRPr="00C81B1C">
        <w:rPr>
          <w:rFonts w:cstheme="minorHAnsi"/>
          <w:sz w:val="20"/>
          <w:szCs w:val="20"/>
          <w:lang w:val="en-GB"/>
        </w:rPr>
        <w:t xml:space="preserve">Broken </w:t>
      </w:r>
      <w:r w:rsidRPr="00C81B1C">
        <w:rPr>
          <w:rFonts w:cstheme="minorHAnsi"/>
          <w:sz w:val="20"/>
          <w:szCs w:val="20"/>
          <w:lang w:val="en-GB"/>
        </w:rPr>
        <w:t>lines indicate structural breaks.</w:t>
      </w:r>
      <w:r w:rsidR="0003293F" w:rsidRPr="00C81B1C">
        <w:rPr>
          <w:rFonts w:cstheme="minorHAnsi"/>
          <w:sz w:val="20"/>
          <w:szCs w:val="20"/>
          <w:lang w:val="en-GB"/>
        </w:rPr>
        <w:t xml:space="preserve"> </w:t>
      </w:r>
      <w:r w:rsidR="0003293F" w:rsidRPr="00C81B1C">
        <w:rPr>
          <w:rFonts w:cstheme="minorHAnsi"/>
          <w:b/>
          <w:bCs/>
          <w:sz w:val="20"/>
          <w:szCs w:val="20"/>
          <w:lang w:val="en-GB"/>
        </w:rPr>
        <w:t xml:space="preserve">Source: </w:t>
      </w:r>
      <w:r w:rsidR="003F021A" w:rsidRPr="00C81B1C">
        <w:rPr>
          <w:rFonts w:cstheme="minorHAnsi"/>
          <w:sz w:val="20"/>
          <w:szCs w:val="20"/>
          <w:lang w:val="en-GB"/>
        </w:rPr>
        <w:t>our own data</w:t>
      </w:r>
      <w:r w:rsidR="005F78A4" w:rsidRPr="00C81B1C">
        <w:rPr>
          <w:rFonts w:cstheme="minorHAnsi"/>
          <w:sz w:val="20"/>
          <w:szCs w:val="20"/>
          <w:lang w:val="en-GB"/>
        </w:rPr>
        <w:t>;</w:t>
      </w:r>
      <w:r w:rsidR="003F021A" w:rsidRPr="00C81B1C">
        <w:rPr>
          <w:rFonts w:cstheme="minorHAnsi"/>
          <w:sz w:val="20"/>
          <w:szCs w:val="20"/>
          <w:lang w:val="en-GB"/>
        </w:rPr>
        <w:t xml:space="preserve"> </w:t>
      </w:r>
      <w:r w:rsidR="004F6EA9" w:rsidRPr="00C81B1C">
        <w:rPr>
          <w:rFonts w:cstheme="minorHAnsi"/>
          <w:sz w:val="20"/>
          <w:szCs w:val="20"/>
          <w:lang w:val="en-GB"/>
        </w:rPr>
        <w:t xml:space="preserve">see </w:t>
      </w:r>
      <w:r w:rsidR="005F78A4" w:rsidRPr="00C81B1C">
        <w:rPr>
          <w:rFonts w:cstheme="minorHAnsi"/>
          <w:sz w:val="20"/>
          <w:szCs w:val="20"/>
          <w:lang w:val="en-GB"/>
        </w:rPr>
        <w:t>S</w:t>
      </w:r>
      <w:r w:rsidR="004F6EA9" w:rsidRPr="00C81B1C">
        <w:rPr>
          <w:rFonts w:cstheme="minorHAnsi"/>
          <w:sz w:val="20"/>
          <w:szCs w:val="20"/>
          <w:lang w:val="en-GB"/>
        </w:rPr>
        <w:t>ection 2</w:t>
      </w:r>
      <w:r w:rsidR="003F021A" w:rsidRPr="00C81B1C">
        <w:rPr>
          <w:rFonts w:cstheme="minorHAnsi"/>
          <w:sz w:val="20"/>
          <w:szCs w:val="20"/>
          <w:lang w:val="en-GB"/>
        </w:rPr>
        <w:t xml:space="preserve"> for details</w:t>
      </w:r>
      <w:r w:rsidR="004F6EA9" w:rsidRPr="00C81B1C">
        <w:rPr>
          <w:rFonts w:cstheme="minorHAnsi"/>
          <w:sz w:val="20"/>
          <w:szCs w:val="20"/>
          <w:lang w:val="en-GB"/>
        </w:rPr>
        <w:t>.</w:t>
      </w:r>
    </w:p>
    <w:p w14:paraId="4FC98D36" w14:textId="424605A1" w:rsidR="005A3D5C" w:rsidRPr="00C81B1C" w:rsidRDefault="005A3D5C" w:rsidP="005A3D5C">
      <w:pPr>
        <w:rPr>
          <w:rFonts w:cstheme="minorHAnsi"/>
          <w:lang w:val="en-GB"/>
        </w:rPr>
      </w:pPr>
      <w:r w:rsidRPr="00C81B1C">
        <w:rPr>
          <w:rFonts w:cstheme="minorHAnsi"/>
          <w:lang w:val="en-GB"/>
        </w:rPr>
        <w:t>Crop composition reve</w:t>
      </w:r>
      <w:r w:rsidR="00CA5AE1" w:rsidRPr="00C81B1C">
        <w:rPr>
          <w:rFonts w:cstheme="minorHAnsi"/>
          <w:lang w:val="en-GB"/>
        </w:rPr>
        <w:t>a</w:t>
      </w:r>
      <w:r w:rsidRPr="00C81B1C">
        <w:rPr>
          <w:rFonts w:cstheme="minorHAnsi"/>
          <w:lang w:val="en-GB"/>
        </w:rPr>
        <w:t xml:space="preserve">ls continuities, changes, and defining features of Latin America’s agrarian system. Sugarcane has remained dominant, accounting for roughly half of total output throughout the century (Figure </w:t>
      </w:r>
      <w:r w:rsidR="00612F94" w:rsidRPr="00C81B1C">
        <w:rPr>
          <w:rFonts w:cstheme="minorHAnsi"/>
          <w:lang w:val="en-GB"/>
        </w:rPr>
        <w:t>5</w:t>
      </w:r>
      <w:r w:rsidR="003D469F" w:rsidRPr="00C81B1C">
        <w:rPr>
          <w:rFonts w:cstheme="minorHAnsi"/>
          <w:lang w:val="en-GB"/>
        </w:rPr>
        <w:t>.2</w:t>
      </w:r>
      <w:r w:rsidR="00AF78FE" w:rsidRPr="00C81B1C">
        <w:rPr>
          <w:rFonts w:cstheme="minorHAnsi"/>
          <w:lang w:val="en-GB"/>
        </w:rPr>
        <w:t xml:space="preserve"> Panel A</w:t>
      </w:r>
      <w:r w:rsidR="00F933EB" w:rsidRPr="00C81B1C">
        <w:rPr>
          <w:rFonts w:cstheme="minorHAnsi"/>
          <w:lang w:val="en-GB"/>
        </w:rPr>
        <w:t>). This regularity also holds for maize and wheat, which together represented about one-fifth of total output, or about one-quarter if all cereals are included. The composition of cultivated area, however, changes more markedly. Maize and wheat, which once occupied half of total cropland, fell to about one-third, largely replaced by soybeans. Introduced in the 1970s, soybean now covers roughly 35% of all cultivated area (Figure 5.2 Panel B).</w:t>
      </w:r>
    </w:p>
    <w:p w14:paraId="3329188E" w14:textId="280303D5" w:rsidR="005A3D5C" w:rsidRPr="00C81B1C" w:rsidRDefault="005A3D5C" w:rsidP="005A3D5C">
      <w:pPr>
        <w:rPr>
          <w:rFonts w:cstheme="minorHAnsi"/>
          <w:lang w:val="en-GB"/>
        </w:rPr>
      </w:pPr>
      <w:r w:rsidRPr="00C81B1C">
        <w:rPr>
          <w:rFonts w:cstheme="minorHAnsi"/>
          <w:lang w:val="en-GB"/>
        </w:rPr>
        <w:t>A key feature, therefore, is the concentration of both production and area in few crops. The region’s history of agricultural growth can largely be told through five crops. Four traditional crops</w:t>
      </w:r>
      <w:r w:rsidR="00B57D5C" w:rsidRPr="00C81B1C">
        <w:rPr>
          <w:rFonts w:cstheme="minorHAnsi"/>
          <w:lang w:val="en-GB"/>
        </w:rPr>
        <w:t xml:space="preserve">: </w:t>
      </w:r>
      <w:r w:rsidRPr="00C81B1C">
        <w:rPr>
          <w:rFonts w:cstheme="minorHAnsi"/>
          <w:lang w:val="en-GB"/>
        </w:rPr>
        <w:t>maize, wheat, coffee, and sugarcane, along with the more recent soybean, have accounted for roughly three-quarters of total production and between 50% and 70% of cultivated area. Geographically, production and area were concentrated in Argentina and Brazil during the first half of the century (50–60%), rising to around 70% percent by the 1970s</w:t>
      </w:r>
      <w:r w:rsidR="009E5E08" w:rsidRPr="00C81B1C">
        <w:rPr>
          <w:rFonts w:cstheme="minorHAnsi"/>
          <w:lang w:val="en-GB"/>
        </w:rPr>
        <w:t>-</w:t>
      </w:r>
      <w:r w:rsidRPr="00C81B1C">
        <w:rPr>
          <w:rFonts w:cstheme="minorHAnsi"/>
          <w:lang w:val="en-GB"/>
        </w:rPr>
        <w:t>80s. Nonetheless, countries such as Colombia, Cuba, and Mexico continued to play leading roles in coffee, sugar</w:t>
      </w:r>
      <w:r w:rsidR="00AC194B" w:rsidRPr="00C81B1C">
        <w:rPr>
          <w:rFonts w:cstheme="minorHAnsi"/>
          <w:lang w:val="en-GB"/>
        </w:rPr>
        <w:t>cane</w:t>
      </w:r>
      <w:r w:rsidRPr="00C81B1C">
        <w:rPr>
          <w:rFonts w:cstheme="minorHAnsi"/>
          <w:lang w:val="en-GB"/>
        </w:rPr>
        <w:t xml:space="preserve">, and maize, respectively, highlighting the coexistence of large-scale </w:t>
      </w:r>
      <w:proofErr w:type="spellStart"/>
      <w:r w:rsidRPr="00C81B1C">
        <w:rPr>
          <w:rFonts w:cstheme="minorHAnsi"/>
          <w:lang w:val="en-GB"/>
        </w:rPr>
        <w:t>agro</w:t>
      </w:r>
      <w:proofErr w:type="spellEnd"/>
      <w:r w:rsidRPr="00C81B1C">
        <w:rPr>
          <w:rFonts w:cstheme="minorHAnsi"/>
          <w:lang w:val="en-GB"/>
        </w:rPr>
        <w:t>-export economies with diverse national specializations.</w:t>
      </w:r>
    </w:p>
    <w:p w14:paraId="308D8135" w14:textId="70D03874" w:rsidR="008F32E4" w:rsidRPr="00C81B1C" w:rsidRDefault="001D026A" w:rsidP="005A3D5C">
      <w:pPr>
        <w:rPr>
          <w:rFonts w:cstheme="minorHAnsi"/>
          <w:lang w:val="en-GB"/>
        </w:rPr>
      </w:pPr>
      <w:r w:rsidRPr="00C81B1C">
        <w:rPr>
          <w:rFonts w:cstheme="minorHAnsi"/>
          <w:lang w:val="en-GB"/>
        </w:rPr>
        <w:t xml:space="preserve">The spatial distribution of these top five crops illustrates two main trends. Coffee and, to a lesser extent, wheat became more geographically diversified, while sugarcane and soybean grew increasingly concentrated. Maize maintained a relatively stable and widespread distribution. Coffee’s area </w:t>
      </w:r>
      <w:r w:rsidR="00FC38A0" w:rsidRPr="00C81B1C">
        <w:rPr>
          <w:rFonts w:cstheme="minorHAnsi"/>
          <w:lang w:val="en-GB"/>
        </w:rPr>
        <w:t>shares</w:t>
      </w:r>
      <w:r w:rsidRPr="00C81B1C">
        <w:rPr>
          <w:rFonts w:cstheme="minorHAnsi"/>
          <w:lang w:val="en-GB"/>
        </w:rPr>
        <w:t xml:space="preserve"> in Brazil fell steadily from about 60% to 40% between 1901 and 1980, as Central America, Colombia, and Mexico expanded their participation. The Herfindahl–Hirschman Index (see Figure 5.A.1) for coffee declined from roughly 0.5 during the export-led phase to 0.2 by the end of the ISI period, a level that remained stable thereafter. Wheat followed a similar pattern: Argentina’s share fell from 82% in 1915 to 50% by 1980, </w:t>
      </w:r>
      <w:r w:rsidRPr="00C81B1C">
        <w:rPr>
          <w:rFonts w:cstheme="minorHAnsi"/>
          <w:lang w:val="en-GB"/>
        </w:rPr>
        <w:lastRenderedPageBreak/>
        <w:t>while Brazil and Mexico expanded their area from 0.9 to 3.8 million hectares between 1947 and 1982.</w:t>
      </w:r>
    </w:p>
    <w:p w14:paraId="1F5C8173" w14:textId="77777777" w:rsidR="001D026A" w:rsidRPr="00C81B1C" w:rsidRDefault="001D026A" w:rsidP="005A3D5C">
      <w:pPr>
        <w:rPr>
          <w:rFonts w:eastAsia="Times New Roman" w:cstheme="minorHAnsi"/>
          <w:noProof/>
          <w:kern w:val="0"/>
          <w:lang w:val="en-GB" w:eastAsia="ca-ES"/>
          <w14:ligatures w14:val="none"/>
        </w:rPr>
      </w:pPr>
    </w:p>
    <w:p w14:paraId="71485490" w14:textId="5A37FA63" w:rsidR="005A3D5C" w:rsidRDefault="00AB6E4B" w:rsidP="005A3D5C">
      <w:pPr>
        <w:rPr>
          <w:rFonts w:cstheme="minorHAnsi"/>
          <w:lang w:val="en-GB"/>
        </w:rPr>
      </w:pPr>
      <w:r w:rsidRPr="00C81B1C">
        <w:rPr>
          <w:rFonts w:eastAsia="Times New Roman" w:cstheme="minorHAnsi"/>
          <w:noProof/>
          <w:kern w:val="0"/>
          <w:lang w:val="en-GB" w:eastAsia="ca-ES"/>
          <w14:ligatures w14:val="none"/>
        </w:rPr>
        <w:drawing>
          <wp:inline distT="0" distB="0" distL="0" distR="0" wp14:anchorId="02FE2FE4" wp14:editId="1395824A">
            <wp:extent cx="5400040" cy="3535729"/>
            <wp:effectExtent l="0" t="0" r="0" b="7620"/>
            <wp:docPr id="7" name="Imagen 7"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Gráfico, Histograma&#10;&#10;El contenido generado por IA puede ser incorrecto."/>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5402"/>
                    <a:stretch>
                      <a:fillRect/>
                    </a:stretch>
                  </pic:blipFill>
                  <pic:spPr bwMode="auto">
                    <a:xfrm>
                      <a:off x="0" y="0"/>
                      <a:ext cx="5400040" cy="3535729"/>
                    </a:xfrm>
                    <a:prstGeom prst="rect">
                      <a:avLst/>
                    </a:prstGeom>
                    <a:noFill/>
                    <a:ln>
                      <a:noFill/>
                    </a:ln>
                    <a:extLst>
                      <a:ext uri="{53640926-AAD7-44D8-BBD7-CCE9431645EC}">
                        <a14:shadowObscured xmlns:a14="http://schemas.microsoft.com/office/drawing/2010/main"/>
                      </a:ext>
                    </a:extLst>
                  </pic:spPr>
                </pic:pic>
              </a:graphicData>
            </a:graphic>
          </wp:inline>
        </w:drawing>
      </w:r>
    </w:p>
    <w:p w14:paraId="7EACE49E" w14:textId="77777777" w:rsidR="00071B14" w:rsidRPr="00C81B1C" w:rsidRDefault="00071B14" w:rsidP="00071B14">
      <w:pPr>
        <w:pStyle w:val="Descripcin"/>
        <w:keepNext/>
        <w:jc w:val="center"/>
        <w:rPr>
          <w:rFonts w:cstheme="minorHAnsi"/>
          <w:sz w:val="22"/>
          <w:szCs w:val="22"/>
          <w:lang w:val="en-GB"/>
        </w:rPr>
      </w:pPr>
      <w:r w:rsidRPr="00C81B1C">
        <w:rPr>
          <w:rFonts w:cstheme="minorHAnsi"/>
          <w:sz w:val="22"/>
          <w:szCs w:val="22"/>
          <w:lang w:val="en-GB"/>
        </w:rPr>
        <w:t>Figure 5.</w:t>
      </w:r>
      <w:r w:rsidRPr="00C81B1C">
        <w:rPr>
          <w:rFonts w:cstheme="minorHAnsi"/>
          <w:sz w:val="22"/>
          <w:szCs w:val="22"/>
        </w:rPr>
        <w:fldChar w:fldCharType="begin"/>
      </w:r>
      <w:r w:rsidRPr="00C81B1C">
        <w:rPr>
          <w:rFonts w:cstheme="minorHAnsi"/>
          <w:sz w:val="22"/>
          <w:szCs w:val="22"/>
          <w:lang w:val="en-GB"/>
        </w:rPr>
        <w:instrText xml:space="preserve"> SEQ Figure \* ARABIC </w:instrText>
      </w:r>
      <w:r w:rsidRPr="00C81B1C">
        <w:rPr>
          <w:rFonts w:cstheme="minorHAnsi"/>
          <w:sz w:val="22"/>
          <w:szCs w:val="22"/>
        </w:rPr>
        <w:fldChar w:fldCharType="separate"/>
      </w:r>
      <w:r w:rsidRPr="00C81B1C">
        <w:rPr>
          <w:rFonts w:cstheme="minorHAnsi"/>
          <w:noProof/>
          <w:sz w:val="22"/>
          <w:szCs w:val="22"/>
          <w:lang w:val="en-GB"/>
        </w:rPr>
        <w:t>2</w:t>
      </w:r>
      <w:r w:rsidRPr="00C81B1C">
        <w:rPr>
          <w:rFonts w:cstheme="minorHAnsi"/>
          <w:sz w:val="22"/>
          <w:szCs w:val="22"/>
        </w:rPr>
        <w:fldChar w:fldCharType="end"/>
      </w:r>
      <w:r w:rsidRPr="00C81B1C">
        <w:rPr>
          <w:rFonts w:cstheme="minorHAnsi"/>
          <w:sz w:val="22"/>
          <w:szCs w:val="22"/>
          <w:lang w:val="en-GB"/>
        </w:rPr>
        <w:t>: Percentage of the top five crops on the total production and area (1901-2020)</w:t>
      </w:r>
    </w:p>
    <w:p w14:paraId="7A7DFFDD" w14:textId="7E3C2FC6" w:rsidR="004E36D3" w:rsidRPr="00C81B1C" w:rsidRDefault="004E36D3" w:rsidP="005A3D5C">
      <w:pPr>
        <w:rPr>
          <w:rFonts w:cstheme="minorHAnsi"/>
          <w:sz w:val="20"/>
          <w:szCs w:val="20"/>
          <w:lang w:val="en-GB"/>
        </w:rPr>
      </w:pPr>
      <w:r w:rsidRPr="00C81B1C">
        <w:rPr>
          <w:rFonts w:cstheme="minorHAnsi"/>
          <w:b/>
          <w:bCs/>
          <w:sz w:val="20"/>
          <w:szCs w:val="20"/>
          <w:lang w:val="en-GB"/>
        </w:rPr>
        <w:t xml:space="preserve">Source: </w:t>
      </w:r>
      <w:r w:rsidR="003F021A" w:rsidRPr="00C81B1C">
        <w:rPr>
          <w:rFonts w:cstheme="minorHAnsi"/>
          <w:sz w:val="20"/>
          <w:szCs w:val="20"/>
          <w:lang w:val="en-GB"/>
        </w:rPr>
        <w:t>our own data, see section 2 for details</w:t>
      </w:r>
      <w:r w:rsidRPr="00C81B1C">
        <w:rPr>
          <w:rFonts w:cstheme="minorHAnsi"/>
          <w:sz w:val="20"/>
          <w:szCs w:val="20"/>
          <w:lang w:val="en-GB"/>
        </w:rPr>
        <w:t>.</w:t>
      </w:r>
    </w:p>
    <w:p w14:paraId="7EE111D8" w14:textId="5B51A941" w:rsidR="005A3D5C" w:rsidRPr="00C81B1C" w:rsidRDefault="005A3D5C" w:rsidP="005A3D5C">
      <w:pPr>
        <w:rPr>
          <w:rFonts w:cstheme="minorHAnsi"/>
          <w:lang w:val="en-GB"/>
        </w:rPr>
      </w:pPr>
      <w:r w:rsidRPr="00C81B1C">
        <w:rPr>
          <w:rFonts w:cstheme="minorHAnsi"/>
          <w:lang w:val="en-GB"/>
        </w:rPr>
        <w:t xml:space="preserve">In contrast, sugarcane and soybeans reveal clear tendency toward concentration. Sugarcane, distributed among Brazil, Cuba, and other Caribbean producers at the </w:t>
      </w:r>
      <w:r w:rsidR="00C2104C" w:rsidRPr="00C2104C">
        <w:rPr>
          <w:rFonts w:cstheme="minorHAnsi"/>
          <w:lang w:val="en-GB"/>
        </w:rPr>
        <w:t>beginning</w:t>
      </w:r>
      <w:r w:rsidR="00C2104C">
        <w:rPr>
          <w:rFonts w:cstheme="minorHAnsi"/>
          <w:lang w:val="en-GB"/>
        </w:rPr>
        <w:t xml:space="preserve"> </w:t>
      </w:r>
      <w:r w:rsidRPr="00C81B1C">
        <w:rPr>
          <w:rFonts w:cstheme="minorHAnsi"/>
          <w:lang w:val="en-GB"/>
        </w:rPr>
        <w:t xml:space="preserve">of the </w:t>
      </w:r>
      <w:r w:rsidR="00E44511" w:rsidRPr="00C81B1C">
        <w:rPr>
          <w:rFonts w:cstheme="minorHAnsi"/>
          <w:lang w:val="en-GB"/>
        </w:rPr>
        <w:t>20</w:t>
      </w:r>
      <w:r w:rsidR="00E44511" w:rsidRPr="00C81B1C">
        <w:rPr>
          <w:rFonts w:cstheme="minorHAnsi"/>
          <w:vertAlign w:val="superscript"/>
          <w:lang w:val="en-GB"/>
        </w:rPr>
        <w:t>th</w:t>
      </w:r>
      <w:r w:rsidR="00E44511" w:rsidRPr="00C81B1C">
        <w:rPr>
          <w:rFonts w:cstheme="minorHAnsi"/>
          <w:lang w:val="en-GB"/>
        </w:rPr>
        <w:t xml:space="preserve"> </w:t>
      </w:r>
      <w:r w:rsidRPr="00C81B1C">
        <w:rPr>
          <w:rFonts w:cstheme="minorHAnsi"/>
          <w:lang w:val="en-GB"/>
        </w:rPr>
        <w:t xml:space="preserve">century (HHI ≈ 0.2), became overwhelmingly Brazilian after the 1970s and by 2020, Brazil held about 70% of Latin America’s sugarcane area (HHI ≈ 0.6). Soybean cultivation expanded rapidly in Brazil from 0.35 </w:t>
      </w:r>
      <w:proofErr w:type="spellStart"/>
      <w:r w:rsidRPr="00C81B1C">
        <w:rPr>
          <w:rFonts w:cstheme="minorHAnsi"/>
          <w:lang w:val="en-GB"/>
        </w:rPr>
        <w:t>Mha</w:t>
      </w:r>
      <w:proofErr w:type="spellEnd"/>
      <w:r w:rsidRPr="00C81B1C">
        <w:rPr>
          <w:rFonts w:cstheme="minorHAnsi"/>
          <w:lang w:val="en-GB"/>
        </w:rPr>
        <w:t xml:space="preserve"> in 1964 to 8.2 </w:t>
      </w:r>
      <w:proofErr w:type="spellStart"/>
      <w:r w:rsidRPr="00C81B1C">
        <w:rPr>
          <w:rFonts w:cstheme="minorHAnsi"/>
          <w:lang w:val="en-GB"/>
        </w:rPr>
        <w:t>Mha</w:t>
      </w:r>
      <w:proofErr w:type="spellEnd"/>
      <w:r w:rsidRPr="00C81B1C">
        <w:rPr>
          <w:rFonts w:cstheme="minorHAnsi"/>
          <w:lang w:val="en-GB"/>
        </w:rPr>
        <w:t xml:space="preserve"> in 1982, concentrating up to 80% of the regional total. Argentina’s subsequent expansion in the late 1970s and 1980s, together with later growth in Paraguay, Bolivia, and Uruguay, reduced this concentration but reinforced soybean’s role as the emblem of a new regional specialization.</w:t>
      </w:r>
    </w:p>
    <w:p w14:paraId="1B767D4A" w14:textId="3B9824BA" w:rsidR="005A3D5C" w:rsidRPr="00C81B1C" w:rsidRDefault="005A3D5C" w:rsidP="005A3D5C">
      <w:pPr>
        <w:rPr>
          <w:rFonts w:cstheme="minorHAnsi"/>
          <w:lang w:val="en-GB"/>
        </w:rPr>
      </w:pPr>
      <w:r w:rsidRPr="00C81B1C">
        <w:rPr>
          <w:rFonts w:cstheme="minorHAnsi"/>
          <w:lang w:val="en-GB"/>
        </w:rPr>
        <w:t xml:space="preserve">In a </w:t>
      </w:r>
      <w:r w:rsidR="002B7B20" w:rsidRPr="00C81B1C">
        <w:rPr>
          <w:rFonts w:cstheme="minorHAnsi"/>
          <w:lang w:val="en-GB"/>
        </w:rPr>
        <w:t>nutshell</w:t>
      </w:r>
      <w:r w:rsidRPr="00C81B1C">
        <w:rPr>
          <w:rFonts w:cstheme="minorHAnsi"/>
          <w:lang w:val="en-GB"/>
        </w:rPr>
        <w:t>, agricultural growth in Latin America has combined remarkable increases in productivity after mid-</w:t>
      </w:r>
      <w:r w:rsidR="00E44511" w:rsidRPr="00C81B1C">
        <w:rPr>
          <w:rFonts w:cstheme="minorHAnsi"/>
          <w:lang w:val="en-GB"/>
        </w:rPr>
        <w:t>20</w:t>
      </w:r>
      <w:r w:rsidR="00E44511" w:rsidRPr="00C81B1C">
        <w:rPr>
          <w:rFonts w:cstheme="minorHAnsi"/>
          <w:vertAlign w:val="superscript"/>
          <w:lang w:val="en-GB"/>
        </w:rPr>
        <w:t>th</w:t>
      </w:r>
      <w:r w:rsidR="00E44511" w:rsidRPr="00C81B1C">
        <w:rPr>
          <w:rFonts w:cstheme="minorHAnsi"/>
          <w:lang w:val="en-GB"/>
        </w:rPr>
        <w:t xml:space="preserve"> </w:t>
      </w:r>
      <w:r w:rsidRPr="00C81B1C">
        <w:rPr>
          <w:rFonts w:cstheme="minorHAnsi"/>
          <w:lang w:val="en-GB"/>
        </w:rPr>
        <w:t>century with growing concentration by crop and territory. To better understand these long-term trends, we now turn to a closer analysis of the strategies of extensification and intensification across different historical periods and regions.</w:t>
      </w:r>
    </w:p>
    <w:p w14:paraId="2BB13010" w14:textId="59DC3C3F" w:rsidR="005A3D5C" w:rsidRPr="00C81B1C" w:rsidRDefault="00E44511" w:rsidP="00714CF6">
      <w:pPr>
        <w:pStyle w:val="Prrafodelista"/>
        <w:ind w:left="786"/>
        <w:rPr>
          <w:rFonts w:cstheme="minorHAnsi"/>
          <w:b/>
          <w:bCs/>
          <w:lang w:val="en-GB"/>
        </w:rPr>
      </w:pPr>
      <w:r w:rsidRPr="00C81B1C">
        <w:rPr>
          <w:rFonts w:cstheme="minorHAnsi"/>
          <w:b/>
          <w:bCs/>
          <w:lang w:val="en-GB"/>
        </w:rPr>
        <w:t xml:space="preserve">3.2 </w:t>
      </w:r>
      <w:r w:rsidR="005A3D5C" w:rsidRPr="00C81B1C">
        <w:rPr>
          <w:rFonts w:cstheme="minorHAnsi"/>
          <w:b/>
          <w:bCs/>
          <w:lang w:val="en-GB"/>
        </w:rPr>
        <w:t>From Land Expansion to Input Intensification (1901-2020)</w:t>
      </w:r>
    </w:p>
    <w:p w14:paraId="478DA7C9" w14:textId="11E250D6" w:rsidR="005A3D5C" w:rsidRPr="00C81B1C" w:rsidRDefault="005A3D5C" w:rsidP="005A3D5C">
      <w:pPr>
        <w:rPr>
          <w:rFonts w:cstheme="minorHAnsi"/>
          <w:lang w:val="en-GB"/>
        </w:rPr>
      </w:pPr>
      <w:r w:rsidRPr="00C81B1C">
        <w:rPr>
          <w:rFonts w:cstheme="minorHAnsi"/>
          <w:lang w:val="en-GB"/>
        </w:rPr>
        <w:t xml:space="preserve">During the first half of the </w:t>
      </w:r>
      <w:r w:rsidR="00E44511" w:rsidRPr="00C81B1C">
        <w:rPr>
          <w:rFonts w:cstheme="minorHAnsi"/>
          <w:lang w:val="en-GB"/>
        </w:rPr>
        <w:t>20</w:t>
      </w:r>
      <w:r w:rsidR="00E44511" w:rsidRPr="00C81B1C">
        <w:rPr>
          <w:rFonts w:cstheme="minorHAnsi"/>
          <w:vertAlign w:val="superscript"/>
          <w:lang w:val="en-GB"/>
        </w:rPr>
        <w:t>th</w:t>
      </w:r>
      <w:r w:rsidR="00E44511" w:rsidRPr="00C81B1C">
        <w:rPr>
          <w:rFonts w:cstheme="minorHAnsi"/>
          <w:lang w:val="en-GB"/>
        </w:rPr>
        <w:t xml:space="preserve"> </w:t>
      </w:r>
      <w:r w:rsidRPr="00C81B1C">
        <w:rPr>
          <w:rFonts w:cstheme="minorHAnsi"/>
          <w:lang w:val="en-GB"/>
        </w:rPr>
        <w:t xml:space="preserve">century, agricultural growth in Latin America was driven primarily by frontier expansion. Cultivated area and production increased in parallel (Figure </w:t>
      </w:r>
      <w:r w:rsidR="00E44511" w:rsidRPr="00C81B1C">
        <w:rPr>
          <w:rFonts w:cstheme="minorHAnsi"/>
          <w:lang w:val="en-GB"/>
        </w:rPr>
        <w:t>5.</w:t>
      </w:r>
      <w:r w:rsidRPr="00C81B1C">
        <w:rPr>
          <w:rFonts w:cstheme="minorHAnsi"/>
          <w:lang w:val="en-GB"/>
        </w:rPr>
        <w:t>1</w:t>
      </w:r>
      <w:r w:rsidR="00E44511" w:rsidRPr="00C81B1C">
        <w:rPr>
          <w:rFonts w:cstheme="minorHAnsi"/>
          <w:lang w:val="en-GB"/>
        </w:rPr>
        <w:t xml:space="preserve"> Panel </w:t>
      </w:r>
      <w:r w:rsidRPr="00C81B1C">
        <w:rPr>
          <w:rFonts w:cstheme="minorHAnsi"/>
          <w:lang w:val="en-GB"/>
        </w:rPr>
        <w:t xml:space="preserve">A), </w:t>
      </w:r>
      <w:commentRangeStart w:id="17"/>
      <w:commentRangeStart w:id="18"/>
      <w:r w:rsidRPr="00C81B1C">
        <w:rPr>
          <w:rFonts w:cstheme="minorHAnsi"/>
          <w:lang w:val="en-GB"/>
        </w:rPr>
        <w:t xml:space="preserve">reflecting a strong coupling between land and output </w:t>
      </w:r>
      <w:commentRangeEnd w:id="17"/>
      <w:r w:rsidR="00E44511" w:rsidRPr="00C81B1C">
        <w:rPr>
          <w:rStyle w:val="Refdecomentario"/>
          <w:rFonts w:cstheme="minorHAnsi"/>
          <w:sz w:val="22"/>
          <w:szCs w:val="22"/>
          <w:lang w:val="en-GB"/>
        </w:rPr>
        <w:commentReference w:id="17"/>
      </w:r>
      <w:commentRangeEnd w:id="18"/>
      <w:r w:rsidR="00F44CB8" w:rsidRPr="00C81B1C">
        <w:rPr>
          <w:rStyle w:val="Refdecomentario"/>
          <w:rFonts w:cstheme="minorHAnsi"/>
          <w:sz w:val="22"/>
          <w:szCs w:val="22"/>
          <w:lang w:val="en-GB"/>
        </w:rPr>
        <w:commentReference w:id="18"/>
      </w:r>
      <w:r w:rsidRPr="00C81B1C">
        <w:rPr>
          <w:rFonts w:cstheme="minorHAnsi"/>
          <w:lang w:val="en-GB"/>
        </w:rPr>
        <w:t>typical of traditional systems</w:t>
      </w:r>
      <w:r w:rsidR="000B1D62">
        <w:rPr>
          <w:rFonts w:cstheme="minorHAnsi"/>
          <w:lang w:val="en-GB"/>
        </w:rPr>
        <w:t xml:space="preserve"> </w:t>
      </w:r>
      <w:r w:rsidR="00C63EA7" w:rsidRPr="00C81B1C">
        <w:rPr>
          <w:rFonts w:cstheme="minorHAnsi"/>
          <w:lang w:val="en-GB"/>
        </w:rPr>
        <w:t>(</w:t>
      </w:r>
      <w:r w:rsidR="00C63EA7" w:rsidRPr="00C81B1C">
        <w:rPr>
          <w:rFonts w:cstheme="minorHAnsi"/>
          <w:lang w:val="en-GB"/>
        </w:rPr>
        <w:fldChar w:fldCharType="begin"/>
      </w:r>
      <w:r w:rsidR="00C63EA7" w:rsidRPr="00C81B1C">
        <w:rPr>
          <w:rFonts w:cstheme="minorHAnsi"/>
          <w:lang w:val="en-GB"/>
        </w:rPr>
        <w:instrText xml:space="preserve"> REF BIB_federico2010 \h \* MERGEFORMAT </w:instrText>
      </w:r>
      <w:r w:rsidR="00C63EA7" w:rsidRPr="00C81B1C">
        <w:rPr>
          <w:rFonts w:cstheme="minorHAnsi"/>
          <w:lang w:val="en-GB"/>
        </w:rPr>
      </w:r>
      <w:r w:rsidR="00C63EA7" w:rsidRPr="00C81B1C">
        <w:rPr>
          <w:rFonts w:cstheme="minorHAnsi"/>
          <w:lang w:val="en-GB"/>
        </w:rPr>
        <w:fldChar w:fldCharType="separate"/>
      </w:r>
      <w:r w:rsidR="007D2B6B" w:rsidRPr="00C81B1C">
        <w:rPr>
          <w:rFonts w:eastAsia="Times New Roman" w:cstheme="minorHAnsi"/>
          <w:iCs/>
          <w:kern w:val="0"/>
          <w:lang w:val="en-GB" w:eastAsia="es-ES"/>
          <w14:ligatures w14:val="none"/>
        </w:rPr>
        <w:t>Federico,</w:t>
      </w:r>
      <w:r w:rsidR="00D04062">
        <w:rPr>
          <w:rFonts w:eastAsia="Times New Roman" w:cstheme="minorHAnsi"/>
          <w:iCs/>
          <w:kern w:val="0"/>
          <w:lang w:val="en-GB" w:eastAsia="es-ES"/>
          <w14:ligatures w14:val="none"/>
        </w:rPr>
        <w:t xml:space="preserve"> 2010</w:t>
      </w:r>
      <w:r w:rsidR="007D2B6B" w:rsidRPr="00C81B1C">
        <w:rPr>
          <w:rFonts w:eastAsia="Times New Roman" w:cstheme="minorHAnsi"/>
          <w:iCs/>
          <w:kern w:val="0"/>
          <w:lang w:val="en-GB" w:eastAsia="es-ES"/>
          <w14:ligatures w14:val="none"/>
        </w:rPr>
        <w:t xml:space="preserve"> </w:t>
      </w:r>
      <w:r w:rsidR="007D2B6B" w:rsidRPr="00C81B1C">
        <w:rPr>
          <w:rFonts w:eastAsia="Times New Roman" w:cstheme="minorHAnsi"/>
          <w:iCs/>
          <w:vanish/>
          <w:kern w:val="0"/>
          <w:lang w:val="en-GB" w:eastAsia="es-ES"/>
          <w14:ligatures w14:val="none"/>
        </w:rPr>
        <w:t>2010</w:t>
      </w:r>
      <w:r w:rsidR="00C63EA7" w:rsidRPr="00C81B1C">
        <w:rPr>
          <w:rFonts w:cstheme="minorHAnsi"/>
          <w:lang w:val="en-GB"/>
        </w:rPr>
        <w:fldChar w:fldCharType="end"/>
      </w:r>
      <w:r w:rsidR="00C63EA7" w:rsidRPr="00C81B1C">
        <w:rPr>
          <w:rFonts w:cstheme="minorHAnsi"/>
          <w:lang w:val="en-GB"/>
        </w:rPr>
        <w:t>)</w:t>
      </w:r>
      <w:r w:rsidRPr="00C81B1C">
        <w:rPr>
          <w:rFonts w:cstheme="minorHAnsi"/>
          <w:lang w:val="en-GB"/>
        </w:rPr>
        <w:t>. The export boom (1850–1913)</w:t>
      </w:r>
      <w:r w:rsidR="00E73AA6" w:rsidRPr="00C81B1C">
        <w:rPr>
          <w:rFonts w:cstheme="minorHAnsi"/>
          <w:lang w:val="en-GB"/>
        </w:rPr>
        <w:t>, then,</w:t>
      </w:r>
      <w:r w:rsidRPr="00C81B1C">
        <w:rPr>
          <w:rFonts w:cstheme="minorHAnsi"/>
          <w:lang w:val="en-GB"/>
        </w:rPr>
        <w:t xml:space="preserve"> was a land-intensive process; however, no Latin American country experienced land scarcity. The Southern Cone, especially Argentina, led this process, with annual growth in harvested area exceeding 4.8%, above the </w:t>
      </w:r>
      <w:r w:rsidRPr="00C81B1C">
        <w:rPr>
          <w:rFonts w:cstheme="minorHAnsi"/>
          <w:lang w:val="en-GB"/>
        </w:rPr>
        <w:lastRenderedPageBreak/>
        <w:t>regional average of 4.3%</w:t>
      </w:r>
      <w:r w:rsidR="00054EC4" w:rsidRPr="00C81B1C">
        <w:rPr>
          <w:rFonts w:cstheme="minorHAnsi"/>
          <w:lang w:val="en-GB"/>
        </w:rPr>
        <w:t xml:space="preserve">, </w:t>
      </w:r>
      <w:r w:rsidR="00E332EF" w:rsidRPr="00C81B1C">
        <w:rPr>
          <w:rFonts w:cstheme="minorHAnsi"/>
          <w:lang w:val="en-GB"/>
        </w:rPr>
        <w:t xml:space="preserve">while </w:t>
      </w:r>
      <w:r w:rsidRPr="00C81B1C">
        <w:rPr>
          <w:rFonts w:cstheme="minorHAnsi"/>
          <w:lang w:val="en-GB"/>
        </w:rPr>
        <w:t xml:space="preserve">Cuba </w:t>
      </w:r>
      <w:r w:rsidR="00D15956">
        <w:rPr>
          <w:rFonts w:cstheme="minorHAnsi"/>
          <w:lang w:val="en-GB"/>
        </w:rPr>
        <w:t xml:space="preserve">also </w:t>
      </w:r>
      <w:r w:rsidRPr="00C81B1C">
        <w:rPr>
          <w:rFonts w:cstheme="minorHAnsi"/>
          <w:lang w:val="en-GB"/>
        </w:rPr>
        <w:t xml:space="preserve">expanded rapidly (4.2%). This was not the case in Mexico, where the devastation caused by the Revolution helps </w:t>
      </w:r>
      <w:r w:rsidR="005B2736">
        <w:rPr>
          <w:rFonts w:cstheme="minorHAnsi"/>
          <w:lang w:val="en-GB"/>
        </w:rPr>
        <w:t xml:space="preserve">to </w:t>
      </w:r>
      <w:r w:rsidR="00E332EF" w:rsidRPr="00C81B1C">
        <w:rPr>
          <w:rFonts w:cstheme="minorHAnsi"/>
          <w:lang w:val="en-GB"/>
        </w:rPr>
        <w:t xml:space="preserve">explain </w:t>
      </w:r>
      <w:r w:rsidRPr="00C81B1C">
        <w:rPr>
          <w:rFonts w:cstheme="minorHAnsi"/>
          <w:lang w:val="en-GB"/>
        </w:rPr>
        <w:t xml:space="preserve">the contraction in cultivated area and the lack of data (Table </w:t>
      </w:r>
      <w:r w:rsidR="00E44511" w:rsidRPr="00C81B1C">
        <w:rPr>
          <w:rFonts w:cstheme="minorHAnsi"/>
          <w:lang w:val="en-GB"/>
        </w:rPr>
        <w:t>5.</w:t>
      </w:r>
      <w:r w:rsidRPr="00C81B1C">
        <w:rPr>
          <w:rFonts w:cstheme="minorHAnsi"/>
          <w:lang w:val="en-GB"/>
        </w:rPr>
        <w:t>1).</w:t>
      </w:r>
    </w:p>
    <w:p w14:paraId="6F5C56EC" w14:textId="36CC9D9A" w:rsidR="00727F58" w:rsidRPr="00C81B1C" w:rsidRDefault="005A3D5C" w:rsidP="005A3D5C">
      <w:pPr>
        <w:rPr>
          <w:rFonts w:cstheme="minorHAnsi"/>
          <w:lang w:val="en-GB"/>
        </w:rPr>
      </w:pPr>
      <w:r w:rsidRPr="00C81B1C">
        <w:rPr>
          <w:rFonts w:cstheme="minorHAnsi"/>
          <w:lang w:val="en-GB"/>
        </w:rPr>
        <w:t>These trends reflected the region’s specialization in land-demanding export crops such as wheat and maize in Argentina or coffee, cacao, tobacco, banana, and sugarcane in Central America and the Caribbean. Abundant land and limited labour favoured expansion over intensification. As Bulmer-Thomas (2003) observed, Latin America became known for its low land-to-man ratios. Thus, growth came from “opening” new areas rather than raising yields.</w:t>
      </w:r>
    </w:p>
    <w:p w14:paraId="40E5DE60" w14:textId="200D4209" w:rsidR="009173E7" w:rsidRPr="00C81B1C" w:rsidRDefault="009173E7" w:rsidP="009173E7">
      <w:pPr>
        <w:pStyle w:val="Descripcin"/>
        <w:keepNext/>
        <w:jc w:val="center"/>
        <w:rPr>
          <w:rFonts w:cstheme="minorHAnsi"/>
          <w:sz w:val="22"/>
          <w:szCs w:val="22"/>
          <w:lang w:val="en-GB"/>
        </w:rPr>
      </w:pPr>
      <w:r w:rsidRPr="00C81B1C">
        <w:rPr>
          <w:rFonts w:cstheme="minorHAnsi"/>
          <w:sz w:val="22"/>
          <w:szCs w:val="22"/>
          <w:lang w:val="en-GB"/>
        </w:rPr>
        <w:t>Table</w:t>
      </w:r>
      <w:r w:rsidR="00E44511" w:rsidRPr="00C81B1C">
        <w:rPr>
          <w:rFonts w:cstheme="minorHAnsi"/>
          <w:sz w:val="22"/>
          <w:szCs w:val="22"/>
          <w:lang w:val="en-GB"/>
        </w:rPr>
        <w:t xml:space="preserve"> 5.</w:t>
      </w:r>
      <w:r w:rsidRPr="00C81B1C">
        <w:rPr>
          <w:rFonts w:cstheme="minorHAnsi"/>
          <w:sz w:val="22"/>
          <w:szCs w:val="22"/>
        </w:rPr>
        <w:fldChar w:fldCharType="begin"/>
      </w:r>
      <w:r w:rsidRPr="00C81B1C">
        <w:rPr>
          <w:rFonts w:cstheme="minorHAnsi"/>
          <w:sz w:val="22"/>
          <w:szCs w:val="22"/>
          <w:lang w:val="en-GB"/>
        </w:rPr>
        <w:instrText xml:space="preserve"> SEQ Table \* ARABIC </w:instrText>
      </w:r>
      <w:r w:rsidRPr="00C81B1C">
        <w:rPr>
          <w:rFonts w:cstheme="minorHAnsi"/>
          <w:sz w:val="22"/>
          <w:szCs w:val="22"/>
        </w:rPr>
        <w:fldChar w:fldCharType="separate"/>
      </w:r>
      <w:r w:rsidR="00530765" w:rsidRPr="00C81B1C">
        <w:rPr>
          <w:rFonts w:cstheme="minorHAnsi"/>
          <w:noProof/>
          <w:sz w:val="22"/>
          <w:szCs w:val="22"/>
          <w:lang w:val="en-GB"/>
        </w:rPr>
        <w:t>1</w:t>
      </w:r>
      <w:r w:rsidRPr="00C81B1C">
        <w:rPr>
          <w:rFonts w:cstheme="minorHAnsi"/>
          <w:sz w:val="22"/>
          <w:szCs w:val="22"/>
        </w:rPr>
        <w:fldChar w:fldCharType="end"/>
      </w:r>
      <w:r w:rsidRPr="00C81B1C">
        <w:rPr>
          <w:rFonts w:cstheme="minorHAnsi"/>
          <w:sz w:val="22"/>
          <w:szCs w:val="22"/>
          <w:lang w:val="en-GB"/>
        </w:rPr>
        <w:t>: Annual growth rates of area harvested and production by period and region</w:t>
      </w:r>
    </w:p>
    <w:tbl>
      <w:tblPr>
        <w:tblStyle w:val="Table"/>
        <w:tblW w:w="4834" w:type="pct"/>
        <w:tblLayout w:type="fixed"/>
        <w:tblLook w:val="0020" w:firstRow="1" w:lastRow="0" w:firstColumn="0" w:lastColumn="0" w:noHBand="0" w:noVBand="0"/>
        <w:tblCaption w:val="Crecimiento agropecuario por periodo y region."/>
      </w:tblPr>
      <w:tblGrid>
        <w:gridCol w:w="1275"/>
        <w:gridCol w:w="992"/>
        <w:gridCol w:w="1136"/>
        <w:gridCol w:w="1133"/>
        <w:gridCol w:w="1278"/>
        <w:gridCol w:w="1133"/>
        <w:gridCol w:w="1275"/>
      </w:tblGrid>
      <w:tr w:rsidR="006D434C" w:rsidRPr="00C81B1C" w14:paraId="533D0ABC" w14:textId="77777777" w:rsidTr="00B6294F">
        <w:trPr>
          <w:cnfStyle w:val="100000000000" w:firstRow="1" w:lastRow="0" w:firstColumn="0" w:lastColumn="0" w:oddVBand="0" w:evenVBand="0" w:oddHBand="0" w:evenHBand="0" w:firstRowFirstColumn="0" w:firstRowLastColumn="0" w:lastRowFirstColumn="0" w:lastRowLastColumn="0"/>
          <w:tblHeader/>
        </w:trPr>
        <w:tc>
          <w:tcPr>
            <w:tcW w:w="1275" w:type="dxa"/>
            <w:tcBorders>
              <w:top w:val="single" w:sz="4" w:space="0" w:color="auto"/>
              <w:bottom w:val="single" w:sz="2" w:space="0" w:color="auto"/>
            </w:tcBorders>
          </w:tcPr>
          <w:p w14:paraId="022B5585" w14:textId="05DA4D4D" w:rsidR="0019699A" w:rsidRPr="00C81B1C" w:rsidRDefault="0019699A" w:rsidP="00576CC1">
            <w:pPr>
              <w:pStyle w:val="Compact"/>
              <w:rPr>
                <w:rFonts w:cstheme="minorHAnsi"/>
                <w:sz w:val="20"/>
                <w:szCs w:val="20"/>
              </w:rPr>
            </w:pPr>
          </w:p>
        </w:tc>
        <w:tc>
          <w:tcPr>
            <w:tcW w:w="992" w:type="dxa"/>
            <w:tcBorders>
              <w:top w:val="single" w:sz="4" w:space="0" w:color="auto"/>
              <w:bottom w:val="single" w:sz="2" w:space="0" w:color="auto"/>
            </w:tcBorders>
          </w:tcPr>
          <w:p w14:paraId="537C766E" w14:textId="77777777" w:rsidR="0019699A" w:rsidRPr="00C81B1C" w:rsidRDefault="0019699A" w:rsidP="00576CC1">
            <w:pPr>
              <w:pStyle w:val="Compact"/>
              <w:rPr>
                <w:rFonts w:cstheme="minorHAnsi"/>
                <w:sz w:val="20"/>
                <w:szCs w:val="20"/>
              </w:rPr>
            </w:pPr>
            <w:r w:rsidRPr="00C81B1C">
              <w:rPr>
                <w:rFonts w:cstheme="minorHAnsi"/>
                <w:sz w:val="20"/>
                <w:szCs w:val="20"/>
              </w:rPr>
              <w:t>Region</w:t>
            </w:r>
          </w:p>
        </w:tc>
        <w:tc>
          <w:tcPr>
            <w:tcW w:w="1136" w:type="dxa"/>
            <w:tcBorders>
              <w:top w:val="single" w:sz="4" w:space="0" w:color="auto"/>
              <w:bottom w:val="single" w:sz="2" w:space="0" w:color="auto"/>
            </w:tcBorders>
          </w:tcPr>
          <w:p w14:paraId="68D82CC2" w14:textId="77777777" w:rsidR="0019699A" w:rsidRPr="00C81B1C" w:rsidRDefault="0019699A" w:rsidP="00B6294F">
            <w:pPr>
              <w:pStyle w:val="Compact"/>
              <w:jc w:val="center"/>
              <w:rPr>
                <w:rFonts w:cstheme="minorHAnsi"/>
                <w:sz w:val="20"/>
                <w:szCs w:val="20"/>
              </w:rPr>
            </w:pPr>
            <w:r w:rsidRPr="00C81B1C">
              <w:rPr>
                <w:rFonts w:cstheme="minorHAnsi"/>
                <w:sz w:val="20"/>
                <w:szCs w:val="20"/>
              </w:rPr>
              <w:t>1st Gl. (1901-19)</w:t>
            </w:r>
          </w:p>
        </w:tc>
        <w:tc>
          <w:tcPr>
            <w:tcW w:w="1133" w:type="dxa"/>
            <w:tcBorders>
              <w:top w:val="single" w:sz="4" w:space="0" w:color="auto"/>
              <w:bottom w:val="single" w:sz="2" w:space="0" w:color="auto"/>
            </w:tcBorders>
          </w:tcPr>
          <w:p w14:paraId="4839F44E" w14:textId="77777777" w:rsidR="0019699A" w:rsidRPr="00C81B1C" w:rsidRDefault="0019699A" w:rsidP="00B6294F">
            <w:pPr>
              <w:pStyle w:val="Compact"/>
              <w:jc w:val="center"/>
              <w:rPr>
                <w:rFonts w:cstheme="minorHAnsi"/>
                <w:sz w:val="20"/>
                <w:szCs w:val="20"/>
              </w:rPr>
            </w:pPr>
            <w:r w:rsidRPr="00C81B1C">
              <w:rPr>
                <w:rFonts w:cstheme="minorHAnsi"/>
                <w:sz w:val="20"/>
                <w:szCs w:val="20"/>
              </w:rPr>
              <w:t>Crisis (1920-46)</w:t>
            </w:r>
          </w:p>
        </w:tc>
        <w:tc>
          <w:tcPr>
            <w:tcW w:w="1278" w:type="dxa"/>
            <w:tcBorders>
              <w:top w:val="single" w:sz="4" w:space="0" w:color="auto"/>
              <w:bottom w:val="single" w:sz="2" w:space="0" w:color="auto"/>
            </w:tcBorders>
          </w:tcPr>
          <w:p w14:paraId="725E2867" w14:textId="363DE086" w:rsidR="0019699A" w:rsidRPr="00C81B1C" w:rsidRDefault="0019699A" w:rsidP="00B6294F">
            <w:pPr>
              <w:pStyle w:val="Compact"/>
              <w:jc w:val="center"/>
              <w:rPr>
                <w:rFonts w:cstheme="minorHAnsi"/>
                <w:sz w:val="20"/>
                <w:szCs w:val="20"/>
              </w:rPr>
            </w:pPr>
            <w:r w:rsidRPr="00C81B1C">
              <w:rPr>
                <w:rFonts w:cstheme="minorHAnsi"/>
                <w:sz w:val="20"/>
                <w:szCs w:val="20"/>
              </w:rPr>
              <w:t xml:space="preserve">ISI </w:t>
            </w:r>
            <w:r w:rsidR="00B6294F" w:rsidRPr="00C81B1C">
              <w:rPr>
                <w:rFonts w:cstheme="minorHAnsi"/>
                <w:sz w:val="20"/>
                <w:szCs w:val="20"/>
              </w:rPr>
              <w:t xml:space="preserve">    </w:t>
            </w:r>
            <w:proofErr w:type="gramStart"/>
            <w:r w:rsidR="00B6294F" w:rsidRPr="00C81B1C">
              <w:rPr>
                <w:rFonts w:cstheme="minorHAnsi"/>
                <w:sz w:val="20"/>
                <w:szCs w:val="20"/>
              </w:rPr>
              <w:t xml:space="preserve">   </w:t>
            </w:r>
            <w:r w:rsidRPr="00C81B1C">
              <w:rPr>
                <w:rFonts w:cstheme="minorHAnsi"/>
                <w:sz w:val="20"/>
                <w:szCs w:val="20"/>
              </w:rPr>
              <w:t>(</w:t>
            </w:r>
            <w:proofErr w:type="gramEnd"/>
            <w:r w:rsidRPr="00C81B1C">
              <w:rPr>
                <w:rFonts w:cstheme="minorHAnsi"/>
                <w:sz w:val="20"/>
                <w:szCs w:val="20"/>
              </w:rPr>
              <w:t>1947-81)</w:t>
            </w:r>
          </w:p>
        </w:tc>
        <w:tc>
          <w:tcPr>
            <w:tcW w:w="1133" w:type="dxa"/>
            <w:tcBorders>
              <w:top w:val="single" w:sz="4" w:space="0" w:color="auto"/>
              <w:bottom w:val="single" w:sz="2" w:space="0" w:color="auto"/>
            </w:tcBorders>
          </w:tcPr>
          <w:p w14:paraId="2140EFFB" w14:textId="4B24480B" w:rsidR="0019699A" w:rsidRPr="00C81B1C" w:rsidRDefault="0019699A" w:rsidP="00B6294F">
            <w:pPr>
              <w:pStyle w:val="Compact"/>
              <w:jc w:val="center"/>
              <w:rPr>
                <w:rFonts w:cstheme="minorHAnsi"/>
                <w:sz w:val="20"/>
                <w:szCs w:val="20"/>
              </w:rPr>
            </w:pPr>
            <w:r w:rsidRPr="00C81B1C">
              <w:rPr>
                <w:rFonts w:cstheme="minorHAnsi"/>
                <w:sz w:val="20"/>
                <w:szCs w:val="20"/>
              </w:rPr>
              <w:t>Crisis (1982-99)</w:t>
            </w:r>
          </w:p>
        </w:tc>
        <w:tc>
          <w:tcPr>
            <w:tcW w:w="1275" w:type="dxa"/>
            <w:tcBorders>
              <w:top w:val="single" w:sz="4" w:space="0" w:color="auto"/>
              <w:bottom w:val="single" w:sz="2" w:space="0" w:color="auto"/>
            </w:tcBorders>
          </w:tcPr>
          <w:p w14:paraId="53432DB3" w14:textId="77777777" w:rsidR="0019699A" w:rsidRPr="00C81B1C" w:rsidRDefault="0019699A" w:rsidP="00B6294F">
            <w:pPr>
              <w:pStyle w:val="Compact"/>
              <w:jc w:val="center"/>
              <w:rPr>
                <w:rFonts w:cstheme="minorHAnsi"/>
                <w:sz w:val="20"/>
                <w:szCs w:val="20"/>
              </w:rPr>
            </w:pPr>
            <w:r w:rsidRPr="00C81B1C">
              <w:rPr>
                <w:rFonts w:cstheme="minorHAnsi"/>
                <w:sz w:val="20"/>
                <w:szCs w:val="20"/>
              </w:rPr>
              <w:t>2nd Gl. (2000-20)</w:t>
            </w:r>
          </w:p>
        </w:tc>
      </w:tr>
      <w:tr w:rsidR="006D434C" w:rsidRPr="00C81B1C" w14:paraId="66C6D523" w14:textId="77777777" w:rsidTr="00B6294F">
        <w:tc>
          <w:tcPr>
            <w:tcW w:w="1275" w:type="dxa"/>
            <w:tcBorders>
              <w:top w:val="single" w:sz="2" w:space="0" w:color="auto"/>
            </w:tcBorders>
          </w:tcPr>
          <w:p w14:paraId="67D1BEE9" w14:textId="77777777" w:rsidR="0019699A" w:rsidRPr="00C81B1C" w:rsidRDefault="0019699A" w:rsidP="00576CC1">
            <w:pPr>
              <w:pStyle w:val="Compact"/>
              <w:rPr>
                <w:rFonts w:cstheme="minorHAnsi"/>
                <w:sz w:val="20"/>
                <w:szCs w:val="20"/>
              </w:rPr>
            </w:pPr>
            <w:r w:rsidRPr="00C81B1C">
              <w:rPr>
                <w:rFonts w:cstheme="minorHAnsi"/>
                <w:sz w:val="20"/>
                <w:szCs w:val="20"/>
              </w:rPr>
              <w:t>Area</w:t>
            </w:r>
          </w:p>
        </w:tc>
        <w:tc>
          <w:tcPr>
            <w:tcW w:w="992" w:type="dxa"/>
            <w:tcBorders>
              <w:top w:val="single" w:sz="2" w:space="0" w:color="auto"/>
            </w:tcBorders>
          </w:tcPr>
          <w:p w14:paraId="7495F112" w14:textId="277AE985" w:rsidR="0019699A" w:rsidRPr="00C81B1C" w:rsidRDefault="009D7A87" w:rsidP="00576CC1">
            <w:pPr>
              <w:pStyle w:val="Compact"/>
              <w:rPr>
                <w:rFonts w:cstheme="minorHAnsi"/>
                <w:b/>
                <w:bCs/>
                <w:sz w:val="20"/>
                <w:szCs w:val="20"/>
              </w:rPr>
            </w:pPr>
            <w:r w:rsidRPr="00C81B1C">
              <w:rPr>
                <w:rFonts w:cstheme="minorHAnsi"/>
                <w:b/>
                <w:bCs/>
                <w:sz w:val="20"/>
                <w:szCs w:val="20"/>
              </w:rPr>
              <w:t>LACA</w:t>
            </w:r>
          </w:p>
        </w:tc>
        <w:tc>
          <w:tcPr>
            <w:tcW w:w="1136" w:type="dxa"/>
            <w:tcBorders>
              <w:top w:val="single" w:sz="2" w:space="0" w:color="auto"/>
            </w:tcBorders>
          </w:tcPr>
          <w:p w14:paraId="374E261E" w14:textId="77777777" w:rsidR="0019699A" w:rsidRPr="00C81B1C" w:rsidRDefault="0019699A" w:rsidP="004B10F3">
            <w:pPr>
              <w:pStyle w:val="Compact"/>
              <w:jc w:val="center"/>
              <w:rPr>
                <w:rFonts w:cstheme="minorHAnsi"/>
                <w:b/>
                <w:bCs/>
                <w:sz w:val="20"/>
                <w:szCs w:val="20"/>
              </w:rPr>
            </w:pPr>
            <w:r w:rsidRPr="00C81B1C">
              <w:rPr>
                <w:rFonts w:cstheme="minorHAnsi"/>
                <w:b/>
                <w:bCs/>
                <w:sz w:val="20"/>
                <w:szCs w:val="20"/>
              </w:rPr>
              <w:t>2.0%</w:t>
            </w:r>
          </w:p>
        </w:tc>
        <w:tc>
          <w:tcPr>
            <w:tcW w:w="1133" w:type="dxa"/>
            <w:tcBorders>
              <w:top w:val="single" w:sz="2" w:space="0" w:color="auto"/>
            </w:tcBorders>
          </w:tcPr>
          <w:p w14:paraId="4C191A00" w14:textId="77777777" w:rsidR="0019699A" w:rsidRPr="00C81B1C" w:rsidRDefault="0019699A" w:rsidP="004B10F3">
            <w:pPr>
              <w:pStyle w:val="Compact"/>
              <w:jc w:val="center"/>
              <w:rPr>
                <w:rFonts w:cstheme="minorHAnsi"/>
                <w:b/>
                <w:bCs/>
                <w:sz w:val="20"/>
                <w:szCs w:val="20"/>
              </w:rPr>
            </w:pPr>
            <w:r w:rsidRPr="00C81B1C">
              <w:rPr>
                <w:rFonts w:cstheme="minorHAnsi"/>
                <w:b/>
                <w:bCs/>
                <w:sz w:val="20"/>
                <w:szCs w:val="20"/>
              </w:rPr>
              <w:t>1.6%</w:t>
            </w:r>
          </w:p>
        </w:tc>
        <w:tc>
          <w:tcPr>
            <w:tcW w:w="1278" w:type="dxa"/>
            <w:tcBorders>
              <w:top w:val="single" w:sz="2" w:space="0" w:color="auto"/>
            </w:tcBorders>
          </w:tcPr>
          <w:p w14:paraId="7A074850" w14:textId="77777777" w:rsidR="0019699A" w:rsidRPr="00C81B1C" w:rsidRDefault="0019699A" w:rsidP="004B10F3">
            <w:pPr>
              <w:pStyle w:val="Compact"/>
              <w:jc w:val="center"/>
              <w:rPr>
                <w:rFonts w:cstheme="minorHAnsi"/>
                <w:b/>
                <w:bCs/>
                <w:sz w:val="20"/>
                <w:szCs w:val="20"/>
              </w:rPr>
            </w:pPr>
            <w:r w:rsidRPr="00C81B1C">
              <w:rPr>
                <w:rFonts w:cstheme="minorHAnsi"/>
                <w:b/>
                <w:bCs/>
                <w:sz w:val="20"/>
                <w:szCs w:val="20"/>
              </w:rPr>
              <w:t>2.0%</w:t>
            </w:r>
          </w:p>
        </w:tc>
        <w:tc>
          <w:tcPr>
            <w:tcW w:w="1133" w:type="dxa"/>
            <w:tcBorders>
              <w:top w:val="single" w:sz="2" w:space="0" w:color="auto"/>
            </w:tcBorders>
          </w:tcPr>
          <w:p w14:paraId="046E2EDC" w14:textId="77777777" w:rsidR="0019699A" w:rsidRPr="00C81B1C" w:rsidRDefault="0019699A" w:rsidP="004B10F3">
            <w:pPr>
              <w:pStyle w:val="Compact"/>
              <w:jc w:val="center"/>
              <w:rPr>
                <w:rFonts w:cstheme="minorHAnsi"/>
                <w:b/>
                <w:bCs/>
                <w:sz w:val="20"/>
                <w:szCs w:val="20"/>
              </w:rPr>
            </w:pPr>
            <w:r w:rsidRPr="00C81B1C">
              <w:rPr>
                <w:rFonts w:cstheme="minorHAnsi"/>
                <w:b/>
                <w:bCs/>
                <w:sz w:val="20"/>
                <w:szCs w:val="20"/>
              </w:rPr>
              <w:t>0.4%</w:t>
            </w:r>
          </w:p>
        </w:tc>
        <w:tc>
          <w:tcPr>
            <w:tcW w:w="1275" w:type="dxa"/>
            <w:tcBorders>
              <w:top w:val="single" w:sz="2" w:space="0" w:color="auto"/>
            </w:tcBorders>
          </w:tcPr>
          <w:p w14:paraId="120862E6" w14:textId="77777777" w:rsidR="0019699A" w:rsidRPr="00C81B1C" w:rsidRDefault="0019699A" w:rsidP="004B10F3">
            <w:pPr>
              <w:pStyle w:val="Compact"/>
              <w:jc w:val="center"/>
              <w:rPr>
                <w:rFonts w:cstheme="minorHAnsi"/>
                <w:b/>
                <w:bCs/>
                <w:sz w:val="20"/>
                <w:szCs w:val="20"/>
              </w:rPr>
            </w:pPr>
            <w:r w:rsidRPr="00C81B1C">
              <w:rPr>
                <w:rFonts w:cstheme="minorHAnsi"/>
                <w:b/>
                <w:bCs/>
                <w:sz w:val="20"/>
                <w:szCs w:val="20"/>
              </w:rPr>
              <w:t>1.9%</w:t>
            </w:r>
          </w:p>
        </w:tc>
      </w:tr>
      <w:tr w:rsidR="006D434C" w:rsidRPr="00C81B1C" w14:paraId="235ED6E2" w14:textId="77777777" w:rsidTr="00B6294F">
        <w:tc>
          <w:tcPr>
            <w:tcW w:w="1275" w:type="dxa"/>
          </w:tcPr>
          <w:p w14:paraId="74EB99C5" w14:textId="77777777" w:rsidR="0019699A" w:rsidRPr="00C81B1C" w:rsidRDefault="0019699A" w:rsidP="00576CC1">
            <w:pPr>
              <w:pStyle w:val="Compact"/>
              <w:rPr>
                <w:rFonts w:cstheme="minorHAnsi"/>
                <w:sz w:val="20"/>
                <w:szCs w:val="20"/>
              </w:rPr>
            </w:pPr>
          </w:p>
        </w:tc>
        <w:tc>
          <w:tcPr>
            <w:tcW w:w="992" w:type="dxa"/>
          </w:tcPr>
          <w:p w14:paraId="0D7716A7" w14:textId="77777777" w:rsidR="0019699A" w:rsidRPr="00C81B1C" w:rsidRDefault="0019699A" w:rsidP="00576CC1">
            <w:pPr>
              <w:pStyle w:val="Compact"/>
              <w:rPr>
                <w:rFonts w:cstheme="minorHAnsi"/>
                <w:sz w:val="20"/>
                <w:szCs w:val="20"/>
              </w:rPr>
            </w:pPr>
            <w:r w:rsidRPr="00C81B1C">
              <w:rPr>
                <w:rFonts w:cstheme="minorHAnsi"/>
                <w:sz w:val="20"/>
                <w:szCs w:val="20"/>
              </w:rPr>
              <w:t>Andean</w:t>
            </w:r>
          </w:p>
        </w:tc>
        <w:tc>
          <w:tcPr>
            <w:tcW w:w="1136" w:type="dxa"/>
          </w:tcPr>
          <w:p w14:paraId="2CACB05A" w14:textId="656B31AA" w:rsidR="0019699A" w:rsidRPr="00C81B1C" w:rsidRDefault="008D4665" w:rsidP="004B10F3">
            <w:pPr>
              <w:pStyle w:val="Compact"/>
              <w:jc w:val="center"/>
              <w:rPr>
                <w:rFonts w:cstheme="minorHAnsi"/>
                <w:sz w:val="20"/>
                <w:szCs w:val="20"/>
              </w:rPr>
            </w:pPr>
            <w:r>
              <w:rPr>
                <w:rFonts w:cstheme="minorHAnsi"/>
                <w:sz w:val="20"/>
                <w:szCs w:val="20"/>
              </w:rPr>
              <w:t>-</w:t>
            </w:r>
          </w:p>
        </w:tc>
        <w:tc>
          <w:tcPr>
            <w:tcW w:w="1133" w:type="dxa"/>
          </w:tcPr>
          <w:p w14:paraId="77F6428F" w14:textId="77777777" w:rsidR="0019699A" w:rsidRPr="00C81B1C" w:rsidRDefault="0019699A" w:rsidP="004B10F3">
            <w:pPr>
              <w:pStyle w:val="Compact"/>
              <w:jc w:val="center"/>
              <w:rPr>
                <w:rFonts w:cstheme="minorHAnsi"/>
                <w:sz w:val="20"/>
                <w:szCs w:val="20"/>
              </w:rPr>
            </w:pPr>
            <w:r w:rsidRPr="00C81B1C">
              <w:rPr>
                <w:rFonts w:cstheme="minorHAnsi"/>
                <w:sz w:val="20"/>
                <w:szCs w:val="20"/>
              </w:rPr>
              <w:t>2.2%</w:t>
            </w:r>
          </w:p>
        </w:tc>
        <w:tc>
          <w:tcPr>
            <w:tcW w:w="1278" w:type="dxa"/>
          </w:tcPr>
          <w:p w14:paraId="3D646E4C" w14:textId="77777777" w:rsidR="0019699A" w:rsidRPr="00C81B1C" w:rsidRDefault="0019699A" w:rsidP="004B10F3">
            <w:pPr>
              <w:pStyle w:val="Compact"/>
              <w:jc w:val="center"/>
              <w:rPr>
                <w:rFonts w:cstheme="minorHAnsi"/>
                <w:sz w:val="20"/>
                <w:szCs w:val="20"/>
              </w:rPr>
            </w:pPr>
            <w:r w:rsidRPr="00C81B1C">
              <w:rPr>
                <w:rFonts w:cstheme="minorHAnsi"/>
                <w:sz w:val="20"/>
                <w:szCs w:val="20"/>
              </w:rPr>
              <w:t>1.6%</w:t>
            </w:r>
          </w:p>
        </w:tc>
        <w:tc>
          <w:tcPr>
            <w:tcW w:w="1133" w:type="dxa"/>
          </w:tcPr>
          <w:p w14:paraId="50E8274F" w14:textId="77777777" w:rsidR="0019699A" w:rsidRPr="00C81B1C" w:rsidRDefault="0019699A" w:rsidP="004B10F3">
            <w:pPr>
              <w:pStyle w:val="Compact"/>
              <w:jc w:val="center"/>
              <w:rPr>
                <w:rFonts w:cstheme="minorHAnsi"/>
                <w:sz w:val="20"/>
                <w:szCs w:val="20"/>
              </w:rPr>
            </w:pPr>
            <w:r w:rsidRPr="00C81B1C">
              <w:rPr>
                <w:rFonts w:cstheme="minorHAnsi"/>
                <w:sz w:val="20"/>
                <w:szCs w:val="20"/>
              </w:rPr>
              <w:t>1.2%</w:t>
            </w:r>
          </w:p>
        </w:tc>
        <w:tc>
          <w:tcPr>
            <w:tcW w:w="1275" w:type="dxa"/>
          </w:tcPr>
          <w:p w14:paraId="7538E966" w14:textId="77777777" w:rsidR="0019699A" w:rsidRPr="00C81B1C" w:rsidRDefault="0019699A" w:rsidP="004B10F3">
            <w:pPr>
              <w:pStyle w:val="Compact"/>
              <w:jc w:val="center"/>
              <w:rPr>
                <w:rFonts w:cstheme="minorHAnsi"/>
                <w:sz w:val="20"/>
                <w:szCs w:val="20"/>
              </w:rPr>
            </w:pPr>
            <w:r w:rsidRPr="00C81B1C">
              <w:rPr>
                <w:rFonts w:cstheme="minorHAnsi"/>
                <w:sz w:val="20"/>
                <w:szCs w:val="20"/>
              </w:rPr>
              <w:t>0.8%</w:t>
            </w:r>
          </w:p>
        </w:tc>
      </w:tr>
      <w:tr w:rsidR="006D434C" w:rsidRPr="00C81B1C" w14:paraId="328FE7EF" w14:textId="77777777" w:rsidTr="00B6294F">
        <w:tc>
          <w:tcPr>
            <w:tcW w:w="1275" w:type="dxa"/>
          </w:tcPr>
          <w:p w14:paraId="08665414" w14:textId="77777777" w:rsidR="0019699A" w:rsidRPr="00C81B1C" w:rsidRDefault="0019699A" w:rsidP="00576CC1">
            <w:pPr>
              <w:pStyle w:val="Compact"/>
              <w:rPr>
                <w:rFonts w:cstheme="minorHAnsi"/>
                <w:sz w:val="20"/>
                <w:szCs w:val="20"/>
              </w:rPr>
            </w:pPr>
          </w:p>
        </w:tc>
        <w:tc>
          <w:tcPr>
            <w:tcW w:w="992" w:type="dxa"/>
          </w:tcPr>
          <w:p w14:paraId="58B42AAD" w14:textId="77777777" w:rsidR="0019699A" w:rsidRPr="00C81B1C" w:rsidRDefault="0019699A" w:rsidP="00576CC1">
            <w:pPr>
              <w:pStyle w:val="Compact"/>
              <w:rPr>
                <w:rFonts w:cstheme="minorHAnsi"/>
                <w:sz w:val="20"/>
                <w:szCs w:val="20"/>
              </w:rPr>
            </w:pPr>
            <w:r w:rsidRPr="00C81B1C">
              <w:rPr>
                <w:rFonts w:cstheme="minorHAnsi"/>
                <w:sz w:val="20"/>
                <w:szCs w:val="20"/>
              </w:rPr>
              <w:t>Brazil</w:t>
            </w:r>
          </w:p>
        </w:tc>
        <w:tc>
          <w:tcPr>
            <w:tcW w:w="1136" w:type="dxa"/>
          </w:tcPr>
          <w:p w14:paraId="12D61D85" w14:textId="77777777" w:rsidR="0019699A" w:rsidRPr="00C81B1C" w:rsidRDefault="0019699A" w:rsidP="004B10F3">
            <w:pPr>
              <w:pStyle w:val="Compact"/>
              <w:jc w:val="center"/>
              <w:rPr>
                <w:rFonts w:cstheme="minorHAnsi"/>
                <w:sz w:val="20"/>
                <w:szCs w:val="20"/>
              </w:rPr>
            </w:pPr>
            <w:r w:rsidRPr="00C81B1C">
              <w:rPr>
                <w:rFonts w:cstheme="minorHAnsi"/>
                <w:sz w:val="20"/>
                <w:szCs w:val="20"/>
              </w:rPr>
              <w:t>1.7%</w:t>
            </w:r>
          </w:p>
        </w:tc>
        <w:tc>
          <w:tcPr>
            <w:tcW w:w="1133" w:type="dxa"/>
          </w:tcPr>
          <w:p w14:paraId="3B3735A8" w14:textId="77777777" w:rsidR="0019699A" w:rsidRPr="00C81B1C" w:rsidRDefault="0019699A" w:rsidP="004B10F3">
            <w:pPr>
              <w:pStyle w:val="Compact"/>
              <w:jc w:val="center"/>
              <w:rPr>
                <w:rFonts w:cstheme="minorHAnsi"/>
                <w:sz w:val="20"/>
                <w:szCs w:val="20"/>
              </w:rPr>
            </w:pPr>
            <w:r w:rsidRPr="00C81B1C">
              <w:rPr>
                <w:rFonts w:cstheme="minorHAnsi"/>
                <w:sz w:val="20"/>
                <w:szCs w:val="20"/>
              </w:rPr>
              <w:t>2.2%</w:t>
            </w:r>
          </w:p>
        </w:tc>
        <w:tc>
          <w:tcPr>
            <w:tcW w:w="1278" w:type="dxa"/>
          </w:tcPr>
          <w:p w14:paraId="50124CAA" w14:textId="77777777" w:rsidR="0019699A" w:rsidRPr="00C81B1C" w:rsidRDefault="0019699A" w:rsidP="004B10F3">
            <w:pPr>
              <w:pStyle w:val="Compact"/>
              <w:jc w:val="center"/>
              <w:rPr>
                <w:rFonts w:cstheme="minorHAnsi"/>
                <w:sz w:val="20"/>
                <w:szCs w:val="20"/>
              </w:rPr>
            </w:pPr>
            <w:r w:rsidRPr="00C81B1C">
              <w:rPr>
                <w:rFonts w:cstheme="minorHAnsi"/>
                <w:sz w:val="20"/>
                <w:szCs w:val="20"/>
              </w:rPr>
              <w:t>3.2%</w:t>
            </w:r>
          </w:p>
        </w:tc>
        <w:tc>
          <w:tcPr>
            <w:tcW w:w="1133" w:type="dxa"/>
          </w:tcPr>
          <w:p w14:paraId="6913FF68" w14:textId="77777777" w:rsidR="0019699A" w:rsidRPr="00C81B1C" w:rsidRDefault="0019699A" w:rsidP="004B10F3">
            <w:pPr>
              <w:pStyle w:val="Compact"/>
              <w:jc w:val="center"/>
              <w:rPr>
                <w:rFonts w:cstheme="minorHAnsi"/>
                <w:sz w:val="20"/>
                <w:szCs w:val="20"/>
              </w:rPr>
            </w:pPr>
            <w:r w:rsidRPr="00C81B1C">
              <w:rPr>
                <w:rFonts w:cstheme="minorHAnsi"/>
                <w:sz w:val="20"/>
                <w:szCs w:val="20"/>
              </w:rPr>
              <w:t>-0.2%</w:t>
            </w:r>
          </w:p>
        </w:tc>
        <w:tc>
          <w:tcPr>
            <w:tcW w:w="1275" w:type="dxa"/>
          </w:tcPr>
          <w:p w14:paraId="3F3A16F7" w14:textId="77777777" w:rsidR="0019699A" w:rsidRPr="00C81B1C" w:rsidRDefault="0019699A" w:rsidP="004B10F3">
            <w:pPr>
              <w:pStyle w:val="Compact"/>
              <w:jc w:val="center"/>
              <w:rPr>
                <w:rFonts w:cstheme="minorHAnsi"/>
                <w:sz w:val="20"/>
                <w:szCs w:val="20"/>
              </w:rPr>
            </w:pPr>
            <w:r w:rsidRPr="00C81B1C">
              <w:rPr>
                <w:rFonts w:cstheme="minorHAnsi"/>
                <w:sz w:val="20"/>
                <w:szCs w:val="20"/>
              </w:rPr>
              <w:t>2.5%</w:t>
            </w:r>
          </w:p>
        </w:tc>
      </w:tr>
      <w:tr w:rsidR="006D434C" w:rsidRPr="00C81B1C" w14:paraId="5A09FF41" w14:textId="77777777" w:rsidTr="00B6294F">
        <w:tc>
          <w:tcPr>
            <w:tcW w:w="1275" w:type="dxa"/>
          </w:tcPr>
          <w:p w14:paraId="55C18C5F" w14:textId="77777777" w:rsidR="0019699A" w:rsidRPr="00C81B1C" w:rsidRDefault="0019699A" w:rsidP="00576CC1">
            <w:pPr>
              <w:pStyle w:val="Compact"/>
              <w:rPr>
                <w:rFonts w:cstheme="minorHAnsi"/>
                <w:sz w:val="20"/>
                <w:szCs w:val="20"/>
              </w:rPr>
            </w:pPr>
          </w:p>
        </w:tc>
        <w:tc>
          <w:tcPr>
            <w:tcW w:w="992" w:type="dxa"/>
          </w:tcPr>
          <w:p w14:paraId="7D32FC76" w14:textId="77777777" w:rsidR="0019699A" w:rsidRPr="00C81B1C" w:rsidRDefault="0019699A" w:rsidP="00576CC1">
            <w:pPr>
              <w:pStyle w:val="Compact"/>
              <w:rPr>
                <w:rFonts w:cstheme="minorHAnsi"/>
                <w:sz w:val="20"/>
                <w:szCs w:val="20"/>
              </w:rPr>
            </w:pPr>
            <w:r w:rsidRPr="00C81B1C">
              <w:rPr>
                <w:rFonts w:cstheme="minorHAnsi"/>
                <w:sz w:val="20"/>
                <w:szCs w:val="20"/>
              </w:rPr>
              <w:t>Central</w:t>
            </w:r>
          </w:p>
        </w:tc>
        <w:tc>
          <w:tcPr>
            <w:tcW w:w="1136" w:type="dxa"/>
          </w:tcPr>
          <w:p w14:paraId="280C46E9" w14:textId="77777777" w:rsidR="0019699A" w:rsidRPr="00C81B1C" w:rsidRDefault="0019699A" w:rsidP="004B10F3">
            <w:pPr>
              <w:pStyle w:val="Compact"/>
              <w:jc w:val="center"/>
              <w:rPr>
                <w:rFonts w:cstheme="minorHAnsi"/>
                <w:sz w:val="20"/>
                <w:szCs w:val="20"/>
              </w:rPr>
            </w:pPr>
            <w:r w:rsidRPr="00C81B1C">
              <w:rPr>
                <w:rFonts w:cstheme="minorHAnsi"/>
                <w:sz w:val="20"/>
                <w:szCs w:val="20"/>
              </w:rPr>
              <w:t>1.9%</w:t>
            </w:r>
          </w:p>
        </w:tc>
        <w:tc>
          <w:tcPr>
            <w:tcW w:w="1133" w:type="dxa"/>
          </w:tcPr>
          <w:p w14:paraId="7A091ED9" w14:textId="77777777" w:rsidR="0019699A" w:rsidRPr="00C81B1C" w:rsidRDefault="0019699A" w:rsidP="004B10F3">
            <w:pPr>
              <w:pStyle w:val="Compact"/>
              <w:jc w:val="center"/>
              <w:rPr>
                <w:rFonts w:cstheme="minorHAnsi"/>
                <w:sz w:val="20"/>
                <w:szCs w:val="20"/>
              </w:rPr>
            </w:pPr>
            <w:r w:rsidRPr="00C81B1C">
              <w:rPr>
                <w:rFonts w:cstheme="minorHAnsi"/>
                <w:sz w:val="20"/>
                <w:szCs w:val="20"/>
              </w:rPr>
              <w:t>1.2%</w:t>
            </w:r>
          </w:p>
        </w:tc>
        <w:tc>
          <w:tcPr>
            <w:tcW w:w="1278" w:type="dxa"/>
          </w:tcPr>
          <w:p w14:paraId="4AF1729A" w14:textId="77777777" w:rsidR="0019699A" w:rsidRPr="00C81B1C" w:rsidRDefault="0019699A" w:rsidP="004B10F3">
            <w:pPr>
              <w:pStyle w:val="Compact"/>
              <w:jc w:val="center"/>
              <w:rPr>
                <w:rFonts w:cstheme="minorHAnsi"/>
                <w:sz w:val="20"/>
                <w:szCs w:val="20"/>
              </w:rPr>
            </w:pPr>
            <w:r w:rsidRPr="00C81B1C">
              <w:rPr>
                <w:rFonts w:cstheme="minorHAnsi"/>
                <w:sz w:val="20"/>
                <w:szCs w:val="20"/>
              </w:rPr>
              <w:t>1.1%</w:t>
            </w:r>
          </w:p>
        </w:tc>
        <w:tc>
          <w:tcPr>
            <w:tcW w:w="1133" w:type="dxa"/>
          </w:tcPr>
          <w:p w14:paraId="2BC65CE2" w14:textId="77777777" w:rsidR="0019699A" w:rsidRPr="00C81B1C" w:rsidRDefault="0019699A" w:rsidP="004B10F3">
            <w:pPr>
              <w:pStyle w:val="Compact"/>
              <w:jc w:val="center"/>
              <w:rPr>
                <w:rFonts w:cstheme="minorHAnsi"/>
                <w:sz w:val="20"/>
                <w:szCs w:val="20"/>
              </w:rPr>
            </w:pPr>
            <w:r w:rsidRPr="00C81B1C">
              <w:rPr>
                <w:rFonts w:cstheme="minorHAnsi"/>
                <w:sz w:val="20"/>
                <w:szCs w:val="20"/>
              </w:rPr>
              <w:t>0.4%</w:t>
            </w:r>
          </w:p>
        </w:tc>
        <w:tc>
          <w:tcPr>
            <w:tcW w:w="1275" w:type="dxa"/>
          </w:tcPr>
          <w:p w14:paraId="73E602E5" w14:textId="77777777" w:rsidR="0019699A" w:rsidRPr="00C81B1C" w:rsidRDefault="0019699A" w:rsidP="004B10F3">
            <w:pPr>
              <w:pStyle w:val="Compact"/>
              <w:jc w:val="center"/>
              <w:rPr>
                <w:rFonts w:cstheme="minorHAnsi"/>
                <w:sz w:val="20"/>
                <w:szCs w:val="20"/>
              </w:rPr>
            </w:pPr>
            <w:r w:rsidRPr="00C81B1C">
              <w:rPr>
                <w:rFonts w:cstheme="minorHAnsi"/>
                <w:sz w:val="20"/>
                <w:szCs w:val="20"/>
              </w:rPr>
              <w:t>0.3%</w:t>
            </w:r>
          </w:p>
        </w:tc>
      </w:tr>
      <w:tr w:rsidR="006D434C" w:rsidRPr="00C81B1C" w14:paraId="195C68B2" w14:textId="77777777" w:rsidTr="00B6294F">
        <w:tc>
          <w:tcPr>
            <w:tcW w:w="1275" w:type="dxa"/>
          </w:tcPr>
          <w:p w14:paraId="4C924863" w14:textId="77777777" w:rsidR="0019699A" w:rsidRPr="00C81B1C" w:rsidRDefault="0019699A" w:rsidP="00576CC1">
            <w:pPr>
              <w:pStyle w:val="Compact"/>
              <w:rPr>
                <w:rFonts w:cstheme="minorHAnsi"/>
                <w:sz w:val="20"/>
                <w:szCs w:val="20"/>
              </w:rPr>
            </w:pPr>
          </w:p>
        </w:tc>
        <w:tc>
          <w:tcPr>
            <w:tcW w:w="992" w:type="dxa"/>
          </w:tcPr>
          <w:p w14:paraId="22EFEDC3" w14:textId="77777777" w:rsidR="0019699A" w:rsidRPr="00C81B1C" w:rsidRDefault="0019699A" w:rsidP="00576CC1">
            <w:pPr>
              <w:pStyle w:val="Compact"/>
              <w:rPr>
                <w:rFonts w:cstheme="minorHAnsi"/>
                <w:sz w:val="20"/>
                <w:szCs w:val="20"/>
              </w:rPr>
            </w:pPr>
            <w:r w:rsidRPr="00C81B1C">
              <w:rPr>
                <w:rFonts w:cstheme="minorHAnsi"/>
                <w:sz w:val="20"/>
                <w:szCs w:val="20"/>
              </w:rPr>
              <w:t>Mexico</w:t>
            </w:r>
          </w:p>
        </w:tc>
        <w:tc>
          <w:tcPr>
            <w:tcW w:w="1136" w:type="dxa"/>
          </w:tcPr>
          <w:p w14:paraId="6981059D" w14:textId="77777777" w:rsidR="0019699A" w:rsidRPr="00C81B1C" w:rsidRDefault="0019699A" w:rsidP="004B10F3">
            <w:pPr>
              <w:pStyle w:val="Compact"/>
              <w:jc w:val="center"/>
              <w:rPr>
                <w:rFonts w:cstheme="minorHAnsi"/>
                <w:sz w:val="20"/>
                <w:szCs w:val="20"/>
              </w:rPr>
            </w:pPr>
            <w:r w:rsidRPr="00C81B1C">
              <w:rPr>
                <w:rFonts w:cstheme="minorHAnsi"/>
                <w:sz w:val="20"/>
                <w:szCs w:val="20"/>
              </w:rPr>
              <w:t>-1.6%</w:t>
            </w:r>
          </w:p>
        </w:tc>
        <w:tc>
          <w:tcPr>
            <w:tcW w:w="1133" w:type="dxa"/>
          </w:tcPr>
          <w:p w14:paraId="15C14595" w14:textId="77777777" w:rsidR="0019699A" w:rsidRPr="00C81B1C" w:rsidRDefault="0019699A" w:rsidP="004B10F3">
            <w:pPr>
              <w:pStyle w:val="Compact"/>
              <w:jc w:val="center"/>
              <w:rPr>
                <w:rFonts w:cstheme="minorHAnsi"/>
                <w:sz w:val="20"/>
                <w:szCs w:val="20"/>
              </w:rPr>
            </w:pPr>
            <w:r w:rsidRPr="00C81B1C">
              <w:rPr>
                <w:rFonts w:cstheme="minorHAnsi"/>
                <w:sz w:val="20"/>
                <w:szCs w:val="20"/>
              </w:rPr>
              <w:t>0.7%</w:t>
            </w:r>
          </w:p>
        </w:tc>
        <w:tc>
          <w:tcPr>
            <w:tcW w:w="1278" w:type="dxa"/>
          </w:tcPr>
          <w:p w14:paraId="32972E09" w14:textId="77777777" w:rsidR="0019699A" w:rsidRPr="00C81B1C" w:rsidRDefault="0019699A" w:rsidP="004B10F3">
            <w:pPr>
              <w:pStyle w:val="Compact"/>
              <w:jc w:val="center"/>
              <w:rPr>
                <w:rFonts w:cstheme="minorHAnsi"/>
                <w:sz w:val="20"/>
                <w:szCs w:val="20"/>
              </w:rPr>
            </w:pPr>
            <w:r w:rsidRPr="00C81B1C">
              <w:rPr>
                <w:rFonts w:cstheme="minorHAnsi"/>
                <w:sz w:val="20"/>
                <w:szCs w:val="20"/>
              </w:rPr>
              <w:t>2.7%</w:t>
            </w:r>
          </w:p>
        </w:tc>
        <w:tc>
          <w:tcPr>
            <w:tcW w:w="1133" w:type="dxa"/>
          </w:tcPr>
          <w:p w14:paraId="6CCDDEFE" w14:textId="77777777" w:rsidR="0019699A" w:rsidRPr="00C81B1C" w:rsidRDefault="0019699A" w:rsidP="004B10F3">
            <w:pPr>
              <w:pStyle w:val="Compact"/>
              <w:jc w:val="center"/>
              <w:rPr>
                <w:rFonts w:cstheme="minorHAnsi"/>
                <w:sz w:val="20"/>
                <w:szCs w:val="20"/>
              </w:rPr>
            </w:pPr>
            <w:r w:rsidRPr="00C81B1C">
              <w:rPr>
                <w:rFonts w:cstheme="minorHAnsi"/>
                <w:sz w:val="20"/>
                <w:szCs w:val="20"/>
              </w:rPr>
              <w:t>1.0%</w:t>
            </w:r>
          </w:p>
        </w:tc>
        <w:tc>
          <w:tcPr>
            <w:tcW w:w="1275" w:type="dxa"/>
          </w:tcPr>
          <w:p w14:paraId="30F09A4E" w14:textId="77777777" w:rsidR="0019699A" w:rsidRPr="00C81B1C" w:rsidRDefault="0019699A" w:rsidP="004B10F3">
            <w:pPr>
              <w:pStyle w:val="Compact"/>
              <w:jc w:val="center"/>
              <w:rPr>
                <w:rFonts w:cstheme="minorHAnsi"/>
                <w:sz w:val="20"/>
                <w:szCs w:val="20"/>
              </w:rPr>
            </w:pPr>
            <w:r w:rsidRPr="00C81B1C">
              <w:rPr>
                <w:rFonts w:cstheme="minorHAnsi"/>
                <w:sz w:val="20"/>
                <w:szCs w:val="20"/>
              </w:rPr>
              <w:t>0.1%</w:t>
            </w:r>
          </w:p>
        </w:tc>
      </w:tr>
      <w:tr w:rsidR="006D434C" w:rsidRPr="00C81B1C" w14:paraId="4A46714A" w14:textId="77777777" w:rsidTr="00B6294F">
        <w:tc>
          <w:tcPr>
            <w:tcW w:w="1275" w:type="dxa"/>
            <w:tcBorders>
              <w:bottom w:val="single" w:sz="4" w:space="0" w:color="auto"/>
            </w:tcBorders>
          </w:tcPr>
          <w:p w14:paraId="09293DA6" w14:textId="77777777" w:rsidR="0019699A" w:rsidRPr="00C81B1C" w:rsidRDefault="0019699A" w:rsidP="00576CC1">
            <w:pPr>
              <w:pStyle w:val="Compact"/>
              <w:rPr>
                <w:rFonts w:cstheme="minorHAnsi"/>
                <w:sz w:val="20"/>
                <w:szCs w:val="20"/>
              </w:rPr>
            </w:pPr>
          </w:p>
        </w:tc>
        <w:tc>
          <w:tcPr>
            <w:tcW w:w="992" w:type="dxa"/>
            <w:tcBorders>
              <w:bottom w:val="single" w:sz="4" w:space="0" w:color="auto"/>
            </w:tcBorders>
          </w:tcPr>
          <w:p w14:paraId="0E2EB9A3" w14:textId="77777777" w:rsidR="0019699A" w:rsidRPr="00C81B1C" w:rsidRDefault="0019699A" w:rsidP="00576CC1">
            <w:pPr>
              <w:pStyle w:val="Compact"/>
              <w:rPr>
                <w:rFonts w:cstheme="minorHAnsi"/>
                <w:sz w:val="20"/>
                <w:szCs w:val="20"/>
              </w:rPr>
            </w:pPr>
            <w:r w:rsidRPr="00C81B1C">
              <w:rPr>
                <w:rFonts w:cstheme="minorHAnsi"/>
                <w:sz w:val="20"/>
                <w:szCs w:val="20"/>
              </w:rPr>
              <w:t>Southern</w:t>
            </w:r>
          </w:p>
        </w:tc>
        <w:tc>
          <w:tcPr>
            <w:tcW w:w="1136" w:type="dxa"/>
            <w:tcBorders>
              <w:bottom w:val="single" w:sz="4" w:space="0" w:color="auto"/>
            </w:tcBorders>
          </w:tcPr>
          <w:p w14:paraId="31945BC3" w14:textId="77777777" w:rsidR="0019699A" w:rsidRPr="00C81B1C" w:rsidRDefault="0019699A" w:rsidP="004B10F3">
            <w:pPr>
              <w:pStyle w:val="Compact"/>
              <w:jc w:val="center"/>
              <w:rPr>
                <w:rFonts w:cstheme="minorHAnsi"/>
                <w:sz w:val="20"/>
                <w:szCs w:val="20"/>
              </w:rPr>
            </w:pPr>
            <w:r w:rsidRPr="00C81B1C">
              <w:rPr>
                <w:rFonts w:cstheme="minorHAnsi"/>
                <w:sz w:val="20"/>
                <w:szCs w:val="20"/>
              </w:rPr>
              <w:t>4.3%</w:t>
            </w:r>
          </w:p>
        </w:tc>
        <w:tc>
          <w:tcPr>
            <w:tcW w:w="1133" w:type="dxa"/>
            <w:tcBorders>
              <w:bottom w:val="single" w:sz="4" w:space="0" w:color="auto"/>
            </w:tcBorders>
          </w:tcPr>
          <w:p w14:paraId="23910E80" w14:textId="77777777" w:rsidR="0019699A" w:rsidRPr="00C81B1C" w:rsidRDefault="0019699A" w:rsidP="004B10F3">
            <w:pPr>
              <w:pStyle w:val="Compact"/>
              <w:jc w:val="center"/>
              <w:rPr>
                <w:rFonts w:cstheme="minorHAnsi"/>
                <w:sz w:val="20"/>
                <w:szCs w:val="20"/>
              </w:rPr>
            </w:pPr>
            <w:r w:rsidRPr="00C81B1C">
              <w:rPr>
                <w:rFonts w:cstheme="minorHAnsi"/>
                <w:sz w:val="20"/>
                <w:szCs w:val="20"/>
              </w:rPr>
              <w:t>1.5%</w:t>
            </w:r>
          </w:p>
        </w:tc>
        <w:tc>
          <w:tcPr>
            <w:tcW w:w="1278" w:type="dxa"/>
            <w:tcBorders>
              <w:bottom w:val="single" w:sz="4" w:space="0" w:color="auto"/>
            </w:tcBorders>
          </w:tcPr>
          <w:p w14:paraId="0EE602FE" w14:textId="77777777" w:rsidR="0019699A" w:rsidRPr="00C81B1C" w:rsidRDefault="0019699A" w:rsidP="004B10F3">
            <w:pPr>
              <w:pStyle w:val="Compact"/>
              <w:jc w:val="center"/>
              <w:rPr>
                <w:rFonts w:cstheme="minorHAnsi"/>
                <w:sz w:val="20"/>
                <w:szCs w:val="20"/>
              </w:rPr>
            </w:pPr>
            <w:r w:rsidRPr="00C81B1C">
              <w:rPr>
                <w:rFonts w:cstheme="minorHAnsi"/>
                <w:sz w:val="20"/>
                <w:szCs w:val="20"/>
              </w:rPr>
              <w:t>0.5%</w:t>
            </w:r>
          </w:p>
        </w:tc>
        <w:tc>
          <w:tcPr>
            <w:tcW w:w="1133" w:type="dxa"/>
            <w:tcBorders>
              <w:bottom w:val="single" w:sz="4" w:space="0" w:color="auto"/>
            </w:tcBorders>
          </w:tcPr>
          <w:p w14:paraId="290D907C" w14:textId="77777777" w:rsidR="0019699A" w:rsidRPr="00C81B1C" w:rsidRDefault="0019699A" w:rsidP="004B10F3">
            <w:pPr>
              <w:pStyle w:val="Compact"/>
              <w:jc w:val="center"/>
              <w:rPr>
                <w:rFonts w:cstheme="minorHAnsi"/>
                <w:sz w:val="20"/>
                <w:szCs w:val="20"/>
              </w:rPr>
            </w:pPr>
            <w:r w:rsidRPr="00C81B1C">
              <w:rPr>
                <w:rFonts w:cstheme="minorHAnsi"/>
                <w:sz w:val="20"/>
                <w:szCs w:val="20"/>
              </w:rPr>
              <w:t>1.1%</w:t>
            </w:r>
          </w:p>
        </w:tc>
        <w:tc>
          <w:tcPr>
            <w:tcW w:w="1275" w:type="dxa"/>
            <w:tcBorders>
              <w:bottom w:val="single" w:sz="4" w:space="0" w:color="auto"/>
            </w:tcBorders>
          </w:tcPr>
          <w:p w14:paraId="086CA018" w14:textId="77777777" w:rsidR="0019699A" w:rsidRPr="00C81B1C" w:rsidRDefault="0019699A" w:rsidP="004B10F3">
            <w:pPr>
              <w:pStyle w:val="Compact"/>
              <w:jc w:val="center"/>
              <w:rPr>
                <w:rFonts w:cstheme="minorHAnsi"/>
                <w:sz w:val="20"/>
                <w:szCs w:val="20"/>
              </w:rPr>
            </w:pPr>
            <w:r w:rsidRPr="00C81B1C">
              <w:rPr>
                <w:rFonts w:cstheme="minorHAnsi"/>
                <w:sz w:val="20"/>
                <w:szCs w:val="20"/>
              </w:rPr>
              <w:t>2.3%</w:t>
            </w:r>
          </w:p>
        </w:tc>
      </w:tr>
      <w:tr w:rsidR="006D434C" w:rsidRPr="00C81B1C" w14:paraId="33AE0A1F" w14:textId="77777777" w:rsidTr="00B6294F">
        <w:tc>
          <w:tcPr>
            <w:tcW w:w="1275" w:type="dxa"/>
            <w:tcBorders>
              <w:top w:val="single" w:sz="4" w:space="0" w:color="auto"/>
            </w:tcBorders>
          </w:tcPr>
          <w:p w14:paraId="0B75030C" w14:textId="77777777" w:rsidR="0019699A" w:rsidRPr="00C81B1C" w:rsidRDefault="0019699A" w:rsidP="00576CC1">
            <w:pPr>
              <w:pStyle w:val="Compact"/>
              <w:rPr>
                <w:rFonts w:cstheme="minorHAnsi"/>
                <w:sz w:val="20"/>
                <w:szCs w:val="20"/>
              </w:rPr>
            </w:pPr>
            <w:r w:rsidRPr="00C81B1C">
              <w:rPr>
                <w:rFonts w:cstheme="minorHAnsi"/>
                <w:sz w:val="20"/>
                <w:szCs w:val="20"/>
              </w:rPr>
              <w:t>Production</w:t>
            </w:r>
          </w:p>
        </w:tc>
        <w:tc>
          <w:tcPr>
            <w:tcW w:w="992" w:type="dxa"/>
            <w:tcBorders>
              <w:top w:val="single" w:sz="4" w:space="0" w:color="auto"/>
            </w:tcBorders>
          </w:tcPr>
          <w:p w14:paraId="23028AB3" w14:textId="7FB9B4C1" w:rsidR="0019699A" w:rsidRPr="00C81B1C" w:rsidRDefault="009D7A87" w:rsidP="00576CC1">
            <w:pPr>
              <w:pStyle w:val="Compact"/>
              <w:rPr>
                <w:rFonts w:cstheme="minorHAnsi"/>
                <w:b/>
                <w:bCs/>
                <w:sz w:val="20"/>
                <w:szCs w:val="20"/>
              </w:rPr>
            </w:pPr>
            <w:r w:rsidRPr="00C81B1C">
              <w:rPr>
                <w:rFonts w:cstheme="minorHAnsi"/>
                <w:b/>
                <w:bCs/>
                <w:sz w:val="20"/>
                <w:szCs w:val="20"/>
              </w:rPr>
              <w:t>LACA</w:t>
            </w:r>
          </w:p>
        </w:tc>
        <w:tc>
          <w:tcPr>
            <w:tcW w:w="1136" w:type="dxa"/>
            <w:tcBorders>
              <w:top w:val="single" w:sz="4" w:space="0" w:color="auto"/>
            </w:tcBorders>
          </w:tcPr>
          <w:p w14:paraId="338FB65E" w14:textId="77777777" w:rsidR="0019699A" w:rsidRPr="00C81B1C" w:rsidRDefault="0019699A" w:rsidP="004B10F3">
            <w:pPr>
              <w:pStyle w:val="Compact"/>
              <w:jc w:val="center"/>
              <w:rPr>
                <w:rFonts w:cstheme="minorHAnsi"/>
                <w:b/>
                <w:bCs/>
                <w:sz w:val="20"/>
                <w:szCs w:val="20"/>
              </w:rPr>
            </w:pPr>
            <w:r w:rsidRPr="00C81B1C">
              <w:rPr>
                <w:rFonts w:cstheme="minorHAnsi"/>
                <w:b/>
                <w:bCs/>
                <w:sz w:val="20"/>
                <w:szCs w:val="20"/>
              </w:rPr>
              <w:t>2.6%</w:t>
            </w:r>
          </w:p>
        </w:tc>
        <w:tc>
          <w:tcPr>
            <w:tcW w:w="1133" w:type="dxa"/>
            <w:tcBorders>
              <w:top w:val="single" w:sz="4" w:space="0" w:color="auto"/>
            </w:tcBorders>
          </w:tcPr>
          <w:p w14:paraId="2B53F69D" w14:textId="77777777" w:rsidR="0019699A" w:rsidRPr="00C81B1C" w:rsidRDefault="0019699A" w:rsidP="004B10F3">
            <w:pPr>
              <w:pStyle w:val="Compact"/>
              <w:jc w:val="center"/>
              <w:rPr>
                <w:rFonts w:cstheme="minorHAnsi"/>
                <w:b/>
                <w:bCs/>
                <w:sz w:val="20"/>
                <w:szCs w:val="20"/>
              </w:rPr>
            </w:pPr>
            <w:r w:rsidRPr="00C81B1C">
              <w:rPr>
                <w:rFonts w:cstheme="minorHAnsi"/>
                <w:b/>
                <w:bCs/>
                <w:sz w:val="20"/>
                <w:szCs w:val="20"/>
              </w:rPr>
              <w:t>1.5%</w:t>
            </w:r>
          </w:p>
        </w:tc>
        <w:tc>
          <w:tcPr>
            <w:tcW w:w="1278" w:type="dxa"/>
            <w:tcBorders>
              <w:top w:val="single" w:sz="4" w:space="0" w:color="auto"/>
            </w:tcBorders>
          </w:tcPr>
          <w:p w14:paraId="4F289CEE" w14:textId="77777777" w:rsidR="0019699A" w:rsidRPr="00C81B1C" w:rsidRDefault="0019699A" w:rsidP="004B10F3">
            <w:pPr>
              <w:pStyle w:val="Compact"/>
              <w:jc w:val="center"/>
              <w:rPr>
                <w:rFonts w:cstheme="minorHAnsi"/>
                <w:b/>
                <w:bCs/>
                <w:sz w:val="20"/>
                <w:szCs w:val="20"/>
              </w:rPr>
            </w:pPr>
            <w:r w:rsidRPr="00C81B1C">
              <w:rPr>
                <w:rFonts w:cstheme="minorHAnsi"/>
                <w:b/>
                <w:bCs/>
                <w:sz w:val="20"/>
                <w:szCs w:val="20"/>
              </w:rPr>
              <w:t>3.4%</w:t>
            </w:r>
          </w:p>
        </w:tc>
        <w:tc>
          <w:tcPr>
            <w:tcW w:w="1133" w:type="dxa"/>
            <w:tcBorders>
              <w:top w:val="single" w:sz="4" w:space="0" w:color="auto"/>
            </w:tcBorders>
          </w:tcPr>
          <w:p w14:paraId="641943A1" w14:textId="77777777" w:rsidR="0019699A" w:rsidRPr="00C81B1C" w:rsidRDefault="0019699A" w:rsidP="004B10F3">
            <w:pPr>
              <w:pStyle w:val="Compact"/>
              <w:jc w:val="center"/>
              <w:rPr>
                <w:rFonts w:cstheme="minorHAnsi"/>
                <w:b/>
                <w:bCs/>
                <w:sz w:val="20"/>
                <w:szCs w:val="20"/>
              </w:rPr>
            </w:pPr>
            <w:r w:rsidRPr="00C81B1C">
              <w:rPr>
                <w:rFonts w:cstheme="minorHAnsi"/>
                <w:b/>
                <w:bCs/>
                <w:sz w:val="20"/>
                <w:szCs w:val="20"/>
              </w:rPr>
              <w:t>2.2%</w:t>
            </w:r>
          </w:p>
        </w:tc>
        <w:tc>
          <w:tcPr>
            <w:tcW w:w="1275" w:type="dxa"/>
            <w:tcBorders>
              <w:top w:val="single" w:sz="4" w:space="0" w:color="auto"/>
            </w:tcBorders>
          </w:tcPr>
          <w:p w14:paraId="38446A47" w14:textId="77777777" w:rsidR="0019699A" w:rsidRPr="00C81B1C" w:rsidRDefault="0019699A" w:rsidP="004B10F3">
            <w:pPr>
              <w:pStyle w:val="Compact"/>
              <w:jc w:val="center"/>
              <w:rPr>
                <w:rFonts w:cstheme="minorHAnsi"/>
                <w:b/>
                <w:bCs/>
                <w:sz w:val="20"/>
                <w:szCs w:val="20"/>
              </w:rPr>
            </w:pPr>
            <w:r w:rsidRPr="00C81B1C">
              <w:rPr>
                <w:rFonts w:cstheme="minorHAnsi"/>
                <w:b/>
                <w:bCs/>
                <w:sz w:val="20"/>
                <w:szCs w:val="20"/>
              </w:rPr>
              <w:t>3.6%</w:t>
            </w:r>
          </w:p>
        </w:tc>
      </w:tr>
      <w:tr w:rsidR="006D434C" w:rsidRPr="00C81B1C" w14:paraId="0E4BC4E1" w14:textId="77777777" w:rsidTr="00B6294F">
        <w:tc>
          <w:tcPr>
            <w:tcW w:w="1275" w:type="dxa"/>
          </w:tcPr>
          <w:p w14:paraId="36C7296B" w14:textId="77777777" w:rsidR="0019699A" w:rsidRPr="00C81B1C" w:rsidRDefault="0019699A" w:rsidP="00576CC1">
            <w:pPr>
              <w:pStyle w:val="Compact"/>
              <w:rPr>
                <w:rFonts w:cstheme="minorHAnsi"/>
                <w:sz w:val="20"/>
                <w:szCs w:val="20"/>
              </w:rPr>
            </w:pPr>
          </w:p>
        </w:tc>
        <w:tc>
          <w:tcPr>
            <w:tcW w:w="992" w:type="dxa"/>
          </w:tcPr>
          <w:p w14:paraId="118CC5C4" w14:textId="77777777" w:rsidR="0019699A" w:rsidRPr="00C81B1C" w:rsidRDefault="0019699A" w:rsidP="00576CC1">
            <w:pPr>
              <w:pStyle w:val="Compact"/>
              <w:rPr>
                <w:rFonts w:cstheme="minorHAnsi"/>
                <w:sz w:val="20"/>
                <w:szCs w:val="20"/>
              </w:rPr>
            </w:pPr>
            <w:r w:rsidRPr="00C81B1C">
              <w:rPr>
                <w:rFonts w:cstheme="minorHAnsi"/>
                <w:sz w:val="20"/>
                <w:szCs w:val="20"/>
              </w:rPr>
              <w:t>Andean</w:t>
            </w:r>
          </w:p>
        </w:tc>
        <w:tc>
          <w:tcPr>
            <w:tcW w:w="1136" w:type="dxa"/>
          </w:tcPr>
          <w:p w14:paraId="608BA626" w14:textId="7FA671FC" w:rsidR="0019699A" w:rsidRPr="00C81B1C" w:rsidRDefault="008D4665" w:rsidP="004B10F3">
            <w:pPr>
              <w:pStyle w:val="Compact"/>
              <w:jc w:val="center"/>
              <w:rPr>
                <w:rFonts w:cstheme="minorHAnsi"/>
                <w:sz w:val="20"/>
                <w:szCs w:val="20"/>
              </w:rPr>
            </w:pPr>
            <w:r>
              <w:rPr>
                <w:rFonts w:cstheme="minorHAnsi"/>
                <w:sz w:val="20"/>
                <w:szCs w:val="20"/>
              </w:rPr>
              <w:t>-</w:t>
            </w:r>
          </w:p>
        </w:tc>
        <w:tc>
          <w:tcPr>
            <w:tcW w:w="1133" w:type="dxa"/>
          </w:tcPr>
          <w:p w14:paraId="6871F79D" w14:textId="77777777" w:rsidR="0019699A" w:rsidRPr="00C81B1C" w:rsidRDefault="0019699A" w:rsidP="004B10F3">
            <w:pPr>
              <w:pStyle w:val="Compact"/>
              <w:jc w:val="center"/>
              <w:rPr>
                <w:rFonts w:cstheme="minorHAnsi"/>
                <w:sz w:val="20"/>
                <w:szCs w:val="20"/>
              </w:rPr>
            </w:pPr>
            <w:r w:rsidRPr="00C81B1C">
              <w:rPr>
                <w:rFonts w:cstheme="minorHAnsi"/>
                <w:sz w:val="20"/>
                <w:szCs w:val="20"/>
              </w:rPr>
              <w:t>2.6%</w:t>
            </w:r>
          </w:p>
        </w:tc>
        <w:tc>
          <w:tcPr>
            <w:tcW w:w="1278" w:type="dxa"/>
          </w:tcPr>
          <w:p w14:paraId="77352CE1" w14:textId="77777777" w:rsidR="0019699A" w:rsidRPr="00C81B1C" w:rsidRDefault="0019699A" w:rsidP="004B10F3">
            <w:pPr>
              <w:pStyle w:val="Compact"/>
              <w:jc w:val="center"/>
              <w:rPr>
                <w:rFonts w:cstheme="minorHAnsi"/>
                <w:sz w:val="20"/>
                <w:szCs w:val="20"/>
              </w:rPr>
            </w:pPr>
            <w:r w:rsidRPr="00C81B1C">
              <w:rPr>
                <w:rFonts w:cstheme="minorHAnsi"/>
                <w:sz w:val="20"/>
                <w:szCs w:val="20"/>
              </w:rPr>
              <w:t>3.5%</w:t>
            </w:r>
          </w:p>
        </w:tc>
        <w:tc>
          <w:tcPr>
            <w:tcW w:w="1133" w:type="dxa"/>
          </w:tcPr>
          <w:p w14:paraId="4E07B4B0" w14:textId="77777777" w:rsidR="0019699A" w:rsidRPr="00C81B1C" w:rsidRDefault="0019699A" w:rsidP="004B10F3">
            <w:pPr>
              <w:pStyle w:val="Compact"/>
              <w:jc w:val="center"/>
              <w:rPr>
                <w:rFonts w:cstheme="minorHAnsi"/>
                <w:sz w:val="20"/>
                <w:szCs w:val="20"/>
              </w:rPr>
            </w:pPr>
            <w:r w:rsidRPr="00C81B1C">
              <w:rPr>
                <w:rFonts w:cstheme="minorHAnsi"/>
                <w:sz w:val="20"/>
                <w:szCs w:val="20"/>
              </w:rPr>
              <w:t>2.4%</w:t>
            </w:r>
          </w:p>
        </w:tc>
        <w:tc>
          <w:tcPr>
            <w:tcW w:w="1275" w:type="dxa"/>
          </w:tcPr>
          <w:p w14:paraId="18ABB502" w14:textId="77777777" w:rsidR="0019699A" w:rsidRPr="00C81B1C" w:rsidRDefault="0019699A" w:rsidP="004B10F3">
            <w:pPr>
              <w:pStyle w:val="Compact"/>
              <w:jc w:val="center"/>
              <w:rPr>
                <w:rFonts w:cstheme="minorHAnsi"/>
                <w:sz w:val="20"/>
                <w:szCs w:val="20"/>
              </w:rPr>
            </w:pPr>
            <w:r w:rsidRPr="00C81B1C">
              <w:rPr>
                <w:rFonts w:cstheme="minorHAnsi"/>
                <w:sz w:val="20"/>
                <w:szCs w:val="20"/>
              </w:rPr>
              <w:t>1.7%</w:t>
            </w:r>
          </w:p>
        </w:tc>
      </w:tr>
      <w:tr w:rsidR="006D434C" w:rsidRPr="00C81B1C" w14:paraId="778F224B" w14:textId="77777777" w:rsidTr="00B6294F">
        <w:tc>
          <w:tcPr>
            <w:tcW w:w="1275" w:type="dxa"/>
          </w:tcPr>
          <w:p w14:paraId="0BCC933B" w14:textId="77777777" w:rsidR="0019699A" w:rsidRPr="00C81B1C" w:rsidRDefault="0019699A" w:rsidP="00576CC1">
            <w:pPr>
              <w:pStyle w:val="Compact"/>
              <w:rPr>
                <w:rFonts w:cstheme="minorHAnsi"/>
                <w:sz w:val="20"/>
                <w:szCs w:val="20"/>
              </w:rPr>
            </w:pPr>
          </w:p>
        </w:tc>
        <w:tc>
          <w:tcPr>
            <w:tcW w:w="992" w:type="dxa"/>
          </w:tcPr>
          <w:p w14:paraId="4238E758" w14:textId="77777777" w:rsidR="0019699A" w:rsidRPr="00C81B1C" w:rsidRDefault="0019699A" w:rsidP="00576CC1">
            <w:pPr>
              <w:pStyle w:val="Compact"/>
              <w:rPr>
                <w:rFonts w:cstheme="minorHAnsi"/>
                <w:sz w:val="20"/>
                <w:szCs w:val="20"/>
              </w:rPr>
            </w:pPr>
            <w:r w:rsidRPr="00C81B1C">
              <w:rPr>
                <w:rFonts w:cstheme="minorHAnsi"/>
                <w:sz w:val="20"/>
                <w:szCs w:val="20"/>
              </w:rPr>
              <w:t>Brazil</w:t>
            </w:r>
          </w:p>
        </w:tc>
        <w:tc>
          <w:tcPr>
            <w:tcW w:w="1136" w:type="dxa"/>
          </w:tcPr>
          <w:p w14:paraId="1C0FFB8E" w14:textId="77777777" w:rsidR="0019699A" w:rsidRPr="00C81B1C" w:rsidRDefault="0019699A" w:rsidP="004B10F3">
            <w:pPr>
              <w:pStyle w:val="Compact"/>
              <w:jc w:val="center"/>
              <w:rPr>
                <w:rFonts w:cstheme="minorHAnsi"/>
                <w:sz w:val="20"/>
                <w:szCs w:val="20"/>
              </w:rPr>
            </w:pPr>
            <w:r w:rsidRPr="00C81B1C">
              <w:rPr>
                <w:rFonts w:cstheme="minorHAnsi"/>
                <w:sz w:val="20"/>
                <w:szCs w:val="20"/>
              </w:rPr>
              <w:t>0.5%</w:t>
            </w:r>
          </w:p>
        </w:tc>
        <w:tc>
          <w:tcPr>
            <w:tcW w:w="1133" w:type="dxa"/>
          </w:tcPr>
          <w:p w14:paraId="2C322F3C" w14:textId="77777777" w:rsidR="0019699A" w:rsidRPr="00C81B1C" w:rsidRDefault="0019699A" w:rsidP="004B10F3">
            <w:pPr>
              <w:pStyle w:val="Compact"/>
              <w:jc w:val="center"/>
              <w:rPr>
                <w:rFonts w:cstheme="minorHAnsi"/>
                <w:sz w:val="20"/>
                <w:szCs w:val="20"/>
              </w:rPr>
            </w:pPr>
            <w:r w:rsidRPr="00C81B1C">
              <w:rPr>
                <w:rFonts w:cstheme="minorHAnsi"/>
                <w:sz w:val="20"/>
                <w:szCs w:val="20"/>
              </w:rPr>
              <w:t>2.4%</w:t>
            </w:r>
          </w:p>
        </w:tc>
        <w:tc>
          <w:tcPr>
            <w:tcW w:w="1278" w:type="dxa"/>
          </w:tcPr>
          <w:p w14:paraId="1C4AD090" w14:textId="77777777" w:rsidR="0019699A" w:rsidRPr="00C81B1C" w:rsidRDefault="0019699A" w:rsidP="004B10F3">
            <w:pPr>
              <w:pStyle w:val="Compact"/>
              <w:jc w:val="center"/>
              <w:rPr>
                <w:rFonts w:cstheme="minorHAnsi"/>
                <w:sz w:val="20"/>
                <w:szCs w:val="20"/>
              </w:rPr>
            </w:pPr>
            <w:r w:rsidRPr="00C81B1C">
              <w:rPr>
                <w:rFonts w:cstheme="minorHAnsi"/>
                <w:sz w:val="20"/>
                <w:szCs w:val="20"/>
              </w:rPr>
              <w:t>4.4%</w:t>
            </w:r>
          </w:p>
        </w:tc>
        <w:tc>
          <w:tcPr>
            <w:tcW w:w="1133" w:type="dxa"/>
          </w:tcPr>
          <w:p w14:paraId="7D2FEDE4" w14:textId="77777777" w:rsidR="0019699A" w:rsidRPr="00C81B1C" w:rsidRDefault="0019699A" w:rsidP="004B10F3">
            <w:pPr>
              <w:pStyle w:val="Compact"/>
              <w:jc w:val="center"/>
              <w:rPr>
                <w:rFonts w:cstheme="minorHAnsi"/>
                <w:sz w:val="20"/>
                <w:szCs w:val="20"/>
              </w:rPr>
            </w:pPr>
            <w:r w:rsidRPr="00C81B1C">
              <w:rPr>
                <w:rFonts w:cstheme="minorHAnsi"/>
                <w:sz w:val="20"/>
                <w:szCs w:val="20"/>
              </w:rPr>
              <w:t>2.9%</w:t>
            </w:r>
          </w:p>
        </w:tc>
        <w:tc>
          <w:tcPr>
            <w:tcW w:w="1275" w:type="dxa"/>
          </w:tcPr>
          <w:p w14:paraId="32C62BE8" w14:textId="77777777" w:rsidR="0019699A" w:rsidRPr="00C81B1C" w:rsidRDefault="0019699A" w:rsidP="004B10F3">
            <w:pPr>
              <w:pStyle w:val="Compact"/>
              <w:jc w:val="center"/>
              <w:rPr>
                <w:rFonts w:cstheme="minorHAnsi"/>
                <w:sz w:val="20"/>
                <w:szCs w:val="20"/>
              </w:rPr>
            </w:pPr>
            <w:r w:rsidRPr="00C81B1C">
              <w:rPr>
                <w:rFonts w:cstheme="minorHAnsi"/>
                <w:sz w:val="20"/>
                <w:szCs w:val="20"/>
              </w:rPr>
              <w:t>4.7%</w:t>
            </w:r>
          </w:p>
        </w:tc>
      </w:tr>
      <w:tr w:rsidR="006D434C" w:rsidRPr="00C81B1C" w14:paraId="76D1B008" w14:textId="77777777" w:rsidTr="00B6294F">
        <w:tc>
          <w:tcPr>
            <w:tcW w:w="1275" w:type="dxa"/>
          </w:tcPr>
          <w:p w14:paraId="49238E3B" w14:textId="77777777" w:rsidR="0019699A" w:rsidRPr="00C81B1C" w:rsidRDefault="0019699A" w:rsidP="00576CC1">
            <w:pPr>
              <w:pStyle w:val="Compact"/>
              <w:rPr>
                <w:rFonts w:cstheme="minorHAnsi"/>
                <w:sz w:val="20"/>
                <w:szCs w:val="20"/>
              </w:rPr>
            </w:pPr>
          </w:p>
        </w:tc>
        <w:tc>
          <w:tcPr>
            <w:tcW w:w="992" w:type="dxa"/>
          </w:tcPr>
          <w:p w14:paraId="7414585A" w14:textId="77777777" w:rsidR="0019699A" w:rsidRPr="00C81B1C" w:rsidRDefault="0019699A" w:rsidP="00576CC1">
            <w:pPr>
              <w:pStyle w:val="Compact"/>
              <w:rPr>
                <w:rFonts w:cstheme="minorHAnsi"/>
                <w:sz w:val="20"/>
                <w:szCs w:val="20"/>
              </w:rPr>
            </w:pPr>
            <w:r w:rsidRPr="00C81B1C">
              <w:rPr>
                <w:rFonts w:cstheme="minorHAnsi"/>
                <w:sz w:val="20"/>
                <w:szCs w:val="20"/>
              </w:rPr>
              <w:t>Central</w:t>
            </w:r>
          </w:p>
        </w:tc>
        <w:tc>
          <w:tcPr>
            <w:tcW w:w="1136" w:type="dxa"/>
          </w:tcPr>
          <w:p w14:paraId="4B8E7C9D" w14:textId="77777777" w:rsidR="0019699A" w:rsidRPr="00C81B1C" w:rsidRDefault="0019699A" w:rsidP="004B10F3">
            <w:pPr>
              <w:pStyle w:val="Compact"/>
              <w:jc w:val="center"/>
              <w:rPr>
                <w:rFonts w:cstheme="minorHAnsi"/>
                <w:sz w:val="20"/>
                <w:szCs w:val="20"/>
              </w:rPr>
            </w:pPr>
            <w:r w:rsidRPr="00C81B1C">
              <w:rPr>
                <w:rFonts w:cstheme="minorHAnsi"/>
                <w:sz w:val="20"/>
                <w:szCs w:val="20"/>
              </w:rPr>
              <w:t>5.5%</w:t>
            </w:r>
          </w:p>
        </w:tc>
        <w:tc>
          <w:tcPr>
            <w:tcW w:w="1133" w:type="dxa"/>
          </w:tcPr>
          <w:p w14:paraId="344F800F" w14:textId="77777777" w:rsidR="0019699A" w:rsidRPr="00C81B1C" w:rsidRDefault="0019699A" w:rsidP="004B10F3">
            <w:pPr>
              <w:pStyle w:val="Compact"/>
              <w:jc w:val="center"/>
              <w:rPr>
                <w:rFonts w:cstheme="minorHAnsi"/>
                <w:sz w:val="20"/>
                <w:szCs w:val="20"/>
              </w:rPr>
            </w:pPr>
            <w:r w:rsidRPr="00C81B1C">
              <w:rPr>
                <w:rFonts w:cstheme="minorHAnsi"/>
                <w:sz w:val="20"/>
                <w:szCs w:val="20"/>
              </w:rPr>
              <w:t>1.0%</w:t>
            </w:r>
          </w:p>
        </w:tc>
        <w:tc>
          <w:tcPr>
            <w:tcW w:w="1278" w:type="dxa"/>
          </w:tcPr>
          <w:p w14:paraId="68F07DF0" w14:textId="77777777" w:rsidR="0019699A" w:rsidRPr="00C81B1C" w:rsidRDefault="0019699A" w:rsidP="004B10F3">
            <w:pPr>
              <w:pStyle w:val="Compact"/>
              <w:jc w:val="center"/>
              <w:rPr>
                <w:rFonts w:cstheme="minorHAnsi"/>
                <w:sz w:val="20"/>
                <w:szCs w:val="20"/>
              </w:rPr>
            </w:pPr>
            <w:r w:rsidRPr="00C81B1C">
              <w:rPr>
                <w:rFonts w:cstheme="minorHAnsi"/>
                <w:sz w:val="20"/>
                <w:szCs w:val="20"/>
              </w:rPr>
              <w:t>1.7%</w:t>
            </w:r>
          </w:p>
        </w:tc>
        <w:tc>
          <w:tcPr>
            <w:tcW w:w="1133" w:type="dxa"/>
          </w:tcPr>
          <w:p w14:paraId="6D1C4CC2" w14:textId="77777777" w:rsidR="0019699A" w:rsidRPr="00C81B1C" w:rsidRDefault="0019699A" w:rsidP="004B10F3">
            <w:pPr>
              <w:pStyle w:val="Compact"/>
              <w:jc w:val="center"/>
              <w:rPr>
                <w:rFonts w:cstheme="minorHAnsi"/>
                <w:sz w:val="20"/>
                <w:szCs w:val="20"/>
              </w:rPr>
            </w:pPr>
            <w:r w:rsidRPr="00C81B1C">
              <w:rPr>
                <w:rFonts w:cstheme="minorHAnsi"/>
                <w:sz w:val="20"/>
                <w:szCs w:val="20"/>
              </w:rPr>
              <w:t>-1.1%</w:t>
            </w:r>
          </w:p>
        </w:tc>
        <w:tc>
          <w:tcPr>
            <w:tcW w:w="1275" w:type="dxa"/>
          </w:tcPr>
          <w:p w14:paraId="71B98FE1" w14:textId="77777777" w:rsidR="0019699A" w:rsidRPr="00C81B1C" w:rsidRDefault="0019699A" w:rsidP="004B10F3">
            <w:pPr>
              <w:pStyle w:val="Compact"/>
              <w:jc w:val="center"/>
              <w:rPr>
                <w:rFonts w:cstheme="minorHAnsi"/>
                <w:sz w:val="20"/>
                <w:szCs w:val="20"/>
              </w:rPr>
            </w:pPr>
            <w:r w:rsidRPr="00C81B1C">
              <w:rPr>
                <w:rFonts w:cstheme="minorHAnsi"/>
                <w:sz w:val="20"/>
                <w:szCs w:val="20"/>
              </w:rPr>
              <w:t>1.1%</w:t>
            </w:r>
          </w:p>
        </w:tc>
      </w:tr>
      <w:tr w:rsidR="006D434C" w:rsidRPr="00C81B1C" w14:paraId="7C50D400" w14:textId="77777777" w:rsidTr="00B6294F">
        <w:tc>
          <w:tcPr>
            <w:tcW w:w="1275" w:type="dxa"/>
          </w:tcPr>
          <w:p w14:paraId="655B2880" w14:textId="77777777" w:rsidR="0019699A" w:rsidRPr="00C81B1C" w:rsidRDefault="0019699A" w:rsidP="00576CC1">
            <w:pPr>
              <w:pStyle w:val="Compact"/>
              <w:rPr>
                <w:rFonts w:cstheme="minorHAnsi"/>
                <w:sz w:val="20"/>
                <w:szCs w:val="20"/>
              </w:rPr>
            </w:pPr>
          </w:p>
        </w:tc>
        <w:tc>
          <w:tcPr>
            <w:tcW w:w="992" w:type="dxa"/>
          </w:tcPr>
          <w:p w14:paraId="752DB19B" w14:textId="77777777" w:rsidR="0019699A" w:rsidRPr="00C81B1C" w:rsidRDefault="0019699A" w:rsidP="00576CC1">
            <w:pPr>
              <w:pStyle w:val="Compact"/>
              <w:rPr>
                <w:rFonts w:cstheme="minorHAnsi"/>
                <w:sz w:val="20"/>
                <w:szCs w:val="20"/>
              </w:rPr>
            </w:pPr>
            <w:r w:rsidRPr="00C81B1C">
              <w:rPr>
                <w:rFonts w:cstheme="minorHAnsi"/>
                <w:sz w:val="20"/>
                <w:szCs w:val="20"/>
              </w:rPr>
              <w:t>Mexico</w:t>
            </w:r>
          </w:p>
        </w:tc>
        <w:tc>
          <w:tcPr>
            <w:tcW w:w="1136" w:type="dxa"/>
          </w:tcPr>
          <w:p w14:paraId="750371DB" w14:textId="77777777" w:rsidR="0019699A" w:rsidRPr="00C81B1C" w:rsidRDefault="0019699A" w:rsidP="004B10F3">
            <w:pPr>
              <w:pStyle w:val="Compact"/>
              <w:jc w:val="center"/>
              <w:rPr>
                <w:rFonts w:cstheme="minorHAnsi"/>
                <w:sz w:val="20"/>
                <w:szCs w:val="20"/>
              </w:rPr>
            </w:pPr>
            <w:r w:rsidRPr="00C81B1C">
              <w:rPr>
                <w:rFonts w:cstheme="minorHAnsi"/>
                <w:sz w:val="20"/>
                <w:szCs w:val="20"/>
              </w:rPr>
              <w:t>-0.6%</w:t>
            </w:r>
          </w:p>
        </w:tc>
        <w:tc>
          <w:tcPr>
            <w:tcW w:w="1133" w:type="dxa"/>
          </w:tcPr>
          <w:p w14:paraId="2033C3CA" w14:textId="77777777" w:rsidR="0019699A" w:rsidRPr="00C81B1C" w:rsidRDefault="0019699A" w:rsidP="004B10F3">
            <w:pPr>
              <w:pStyle w:val="Compact"/>
              <w:jc w:val="center"/>
              <w:rPr>
                <w:rFonts w:cstheme="minorHAnsi"/>
                <w:sz w:val="20"/>
                <w:szCs w:val="20"/>
              </w:rPr>
            </w:pPr>
            <w:r w:rsidRPr="00C81B1C">
              <w:rPr>
                <w:rFonts w:cstheme="minorHAnsi"/>
                <w:sz w:val="20"/>
                <w:szCs w:val="20"/>
              </w:rPr>
              <w:t>2.9%</w:t>
            </w:r>
          </w:p>
        </w:tc>
        <w:tc>
          <w:tcPr>
            <w:tcW w:w="1278" w:type="dxa"/>
          </w:tcPr>
          <w:p w14:paraId="7CEADF24" w14:textId="77777777" w:rsidR="0019699A" w:rsidRPr="00C81B1C" w:rsidRDefault="0019699A" w:rsidP="004B10F3">
            <w:pPr>
              <w:pStyle w:val="Compact"/>
              <w:jc w:val="center"/>
              <w:rPr>
                <w:rFonts w:cstheme="minorHAnsi"/>
                <w:sz w:val="20"/>
                <w:szCs w:val="20"/>
              </w:rPr>
            </w:pPr>
            <w:r w:rsidRPr="00C81B1C">
              <w:rPr>
                <w:rFonts w:cstheme="minorHAnsi"/>
                <w:sz w:val="20"/>
                <w:szCs w:val="20"/>
              </w:rPr>
              <w:t>5.1%</w:t>
            </w:r>
          </w:p>
        </w:tc>
        <w:tc>
          <w:tcPr>
            <w:tcW w:w="1133" w:type="dxa"/>
          </w:tcPr>
          <w:p w14:paraId="597F6236" w14:textId="77777777" w:rsidR="0019699A" w:rsidRPr="00C81B1C" w:rsidRDefault="0019699A" w:rsidP="004B10F3">
            <w:pPr>
              <w:pStyle w:val="Compact"/>
              <w:jc w:val="center"/>
              <w:rPr>
                <w:rFonts w:cstheme="minorHAnsi"/>
                <w:sz w:val="20"/>
                <w:szCs w:val="20"/>
              </w:rPr>
            </w:pPr>
            <w:r w:rsidRPr="00C81B1C">
              <w:rPr>
                <w:rFonts w:cstheme="minorHAnsi"/>
                <w:sz w:val="20"/>
                <w:szCs w:val="20"/>
              </w:rPr>
              <w:t>1.6%</w:t>
            </w:r>
          </w:p>
        </w:tc>
        <w:tc>
          <w:tcPr>
            <w:tcW w:w="1275" w:type="dxa"/>
          </w:tcPr>
          <w:p w14:paraId="06E78E75" w14:textId="77777777" w:rsidR="0019699A" w:rsidRPr="00C81B1C" w:rsidRDefault="0019699A" w:rsidP="004B10F3">
            <w:pPr>
              <w:pStyle w:val="Compact"/>
              <w:jc w:val="center"/>
              <w:rPr>
                <w:rFonts w:cstheme="minorHAnsi"/>
                <w:sz w:val="20"/>
                <w:szCs w:val="20"/>
              </w:rPr>
            </w:pPr>
            <w:r w:rsidRPr="00C81B1C">
              <w:rPr>
                <w:rFonts w:cstheme="minorHAnsi"/>
                <w:sz w:val="20"/>
                <w:szCs w:val="20"/>
              </w:rPr>
              <w:t>1.4%</w:t>
            </w:r>
          </w:p>
        </w:tc>
      </w:tr>
      <w:tr w:rsidR="006D434C" w:rsidRPr="00C81B1C" w14:paraId="402E97FA" w14:textId="77777777" w:rsidTr="00B6294F">
        <w:tc>
          <w:tcPr>
            <w:tcW w:w="1275" w:type="dxa"/>
            <w:tcBorders>
              <w:bottom w:val="single" w:sz="4" w:space="0" w:color="auto"/>
            </w:tcBorders>
          </w:tcPr>
          <w:p w14:paraId="43E1F85D" w14:textId="77777777" w:rsidR="0019699A" w:rsidRPr="00C81B1C" w:rsidRDefault="0019699A" w:rsidP="00576CC1">
            <w:pPr>
              <w:pStyle w:val="Compact"/>
              <w:rPr>
                <w:rFonts w:cstheme="minorHAnsi"/>
                <w:sz w:val="20"/>
                <w:szCs w:val="20"/>
              </w:rPr>
            </w:pPr>
          </w:p>
        </w:tc>
        <w:tc>
          <w:tcPr>
            <w:tcW w:w="992" w:type="dxa"/>
            <w:tcBorders>
              <w:bottom w:val="single" w:sz="4" w:space="0" w:color="auto"/>
            </w:tcBorders>
          </w:tcPr>
          <w:p w14:paraId="4F01E512" w14:textId="77777777" w:rsidR="0019699A" w:rsidRPr="00C81B1C" w:rsidRDefault="0019699A" w:rsidP="00576CC1">
            <w:pPr>
              <w:pStyle w:val="Compact"/>
              <w:rPr>
                <w:rFonts w:cstheme="minorHAnsi"/>
                <w:sz w:val="20"/>
                <w:szCs w:val="20"/>
              </w:rPr>
            </w:pPr>
            <w:r w:rsidRPr="00C81B1C">
              <w:rPr>
                <w:rFonts w:cstheme="minorHAnsi"/>
                <w:sz w:val="20"/>
                <w:szCs w:val="20"/>
              </w:rPr>
              <w:t>Southern</w:t>
            </w:r>
          </w:p>
        </w:tc>
        <w:tc>
          <w:tcPr>
            <w:tcW w:w="1136" w:type="dxa"/>
            <w:tcBorders>
              <w:bottom w:val="single" w:sz="4" w:space="0" w:color="auto"/>
            </w:tcBorders>
          </w:tcPr>
          <w:p w14:paraId="16BDC2DA" w14:textId="77777777" w:rsidR="0019699A" w:rsidRPr="00C81B1C" w:rsidRDefault="0019699A" w:rsidP="004B10F3">
            <w:pPr>
              <w:pStyle w:val="Compact"/>
              <w:jc w:val="center"/>
              <w:rPr>
                <w:rFonts w:cstheme="minorHAnsi"/>
                <w:sz w:val="20"/>
                <w:szCs w:val="20"/>
              </w:rPr>
            </w:pPr>
            <w:r w:rsidRPr="00C81B1C">
              <w:rPr>
                <w:rFonts w:cstheme="minorHAnsi"/>
                <w:sz w:val="20"/>
                <w:szCs w:val="20"/>
              </w:rPr>
              <w:t>3.9%</w:t>
            </w:r>
          </w:p>
        </w:tc>
        <w:tc>
          <w:tcPr>
            <w:tcW w:w="1133" w:type="dxa"/>
            <w:tcBorders>
              <w:bottom w:val="single" w:sz="4" w:space="0" w:color="auto"/>
            </w:tcBorders>
          </w:tcPr>
          <w:p w14:paraId="08E8DA79" w14:textId="77777777" w:rsidR="0019699A" w:rsidRPr="00C81B1C" w:rsidRDefault="0019699A" w:rsidP="004B10F3">
            <w:pPr>
              <w:pStyle w:val="Compact"/>
              <w:jc w:val="center"/>
              <w:rPr>
                <w:rFonts w:cstheme="minorHAnsi"/>
                <w:sz w:val="20"/>
                <w:szCs w:val="20"/>
              </w:rPr>
            </w:pPr>
            <w:r w:rsidRPr="00C81B1C">
              <w:rPr>
                <w:rFonts w:cstheme="minorHAnsi"/>
                <w:sz w:val="20"/>
                <w:szCs w:val="20"/>
              </w:rPr>
              <w:t>0.4%</w:t>
            </w:r>
          </w:p>
        </w:tc>
        <w:tc>
          <w:tcPr>
            <w:tcW w:w="1278" w:type="dxa"/>
            <w:tcBorders>
              <w:bottom w:val="single" w:sz="4" w:space="0" w:color="auto"/>
            </w:tcBorders>
          </w:tcPr>
          <w:p w14:paraId="68120D0D" w14:textId="77777777" w:rsidR="0019699A" w:rsidRPr="00C81B1C" w:rsidRDefault="0019699A" w:rsidP="004B10F3">
            <w:pPr>
              <w:pStyle w:val="Compact"/>
              <w:jc w:val="center"/>
              <w:rPr>
                <w:rFonts w:cstheme="minorHAnsi"/>
                <w:sz w:val="20"/>
                <w:szCs w:val="20"/>
              </w:rPr>
            </w:pPr>
            <w:r w:rsidRPr="00C81B1C">
              <w:rPr>
                <w:rFonts w:cstheme="minorHAnsi"/>
                <w:sz w:val="20"/>
                <w:szCs w:val="20"/>
              </w:rPr>
              <w:t>2.3%</w:t>
            </w:r>
          </w:p>
        </w:tc>
        <w:tc>
          <w:tcPr>
            <w:tcW w:w="1133" w:type="dxa"/>
            <w:tcBorders>
              <w:bottom w:val="single" w:sz="4" w:space="0" w:color="auto"/>
            </w:tcBorders>
          </w:tcPr>
          <w:p w14:paraId="178B954D" w14:textId="77777777" w:rsidR="0019699A" w:rsidRPr="00C81B1C" w:rsidRDefault="0019699A" w:rsidP="004B10F3">
            <w:pPr>
              <w:pStyle w:val="Compact"/>
              <w:jc w:val="center"/>
              <w:rPr>
                <w:rFonts w:cstheme="minorHAnsi"/>
                <w:sz w:val="20"/>
                <w:szCs w:val="20"/>
              </w:rPr>
            </w:pPr>
            <w:r w:rsidRPr="00C81B1C">
              <w:rPr>
                <w:rFonts w:cstheme="minorHAnsi"/>
                <w:sz w:val="20"/>
                <w:szCs w:val="20"/>
              </w:rPr>
              <w:t>2.5%</w:t>
            </w:r>
          </w:p>
        </w:tc>
        <w:tc>
          <w:tcPr>
            <w:tcW w:w="1275" w:type="dxa"/>
            <w:tcBorders>
              <w:bottom w:val="single" w:sz="4" w:space="0" w:color="auto"/>
            </w:tcBorders>
          </w:tcPr>
          <w:p w14:paraId="60EB5BD3" w14:textId="77777777" w:rsidR="0019699A" w:rsidRPr="00C81B1C" w:rsidRDefault="0019699A" w:rsidP="004B10F3">
            <w:pPr>
              <w:pStyle w:val="Compact"/>
              <w:jc w:val="center"/>
              <w:rPr>
                <w:rFonts w:cstheme="minorHAnsi"/>
                <w:sz w:val="20"/>
                <w:szCs w:val="20"/>
              </w:rPr>
            </w:pPr>
            <w:r w:rsidRPr="00C81B1C">
              <w:rPr>
                <w:rFonts w:cstheme="minorHAnsi"/>
                <w:sz w:val="20"/>
                <w:szCs w:val="20"/>
              </w:rPr>
              <w:t>3.6%</w:t>
            </w:r>
          </w:p>
        </w:tc>
      </w:tr>
    </w:tbl>
    <w:p w14:paraId="6BDFEBF2" w14:textId="03BF59F4" w:rsidR="00C94622" w:rsidRPr="00C81B1C" w:rsidRDefault="0097281C" w:rsidP="005A3D5C">
      <w:pPr>
        <w:pStyle w:val="NormalWeb"/>
        <w:rPr>
          <w:rFonts w:asciiTheme="minorHAnsi" w:hAnsiTheme="minorHAnsi" w:cstheme="minorHAnsi"/>
          <w:sz w:val="20"/>
          <w:szCs w:val="20"/>
          <w:lang w:val="en-GB"/>
        </w:rPr>
      </w:pPr>
      <w:r w:rsidRPr="00C81B1C">
        <w:rPr>
          <w:rFonts w:asciiTheme="minorHAnsi" w:hAnsiTheme="minorHAnsi" w:cstheme="minorHAnsi"/>
          <w:b/>
          <w:bCs/>
          <w:sz w:val="20"/>
          <w:szCs w:val="20"/>
          <w:lang w:val="en-GB"/>
        </w:rPr>
        <w:t xml:space="preserve">Source: </w:t>
      </w:r>
      <w:r w:rsidRPr="00C81B1C">
        <w:rPr>
          <w:rFonts w:asciiTheme="minorHAnsi" w:hAnsiTheme="minorHAnsi" w:cstheme="minorHAnsi"/>
          <w:sz w:val="20"/>
          <w:szCs w:val="20"/>
          <w:lang w:val="en-GB"/>
        </w:rPr>
        <w:t>our own data</w:t>
      </w:r>
      <w:r w:rsidR="00254ED7" w:rsidRPr="00C81B1C">
        <w:rPr>
          <w:rFonts w:asciiTheme="minorHAnsi" w:hAnsiTheme="minorHAnsi" w:cstheme="minorHAnsi"/>
          <w:sz w:val="20"/>
          <w:szCs w:val="20"/>
          <w:lang w:val="en-GB"/>
        </w:rPr>
        <w:t>;</w:t>
      </w:r>
      <w:r w:rsidRPr="00C81B1C">
        <w:rPr>
          <w:rFonts w:asciiTheme="minorHAnsi" w:hAnsiTheme="minorHAnsi" w:cstheme="minorHAnsi"/>
          <w:sz w:val="20"/>
          <w:szCs w:val="20"/>
          <w:lang w:val="en-GB"/>
        </w:rPr>
        <w:t xml:space="preserve"> see </w:t>
      </w:r>
      <w:r w:rsidR="00254ED7" w:rsidRPr="00C81B1C">
        <w:rPr>
          <w:rFonts w:asciiTheme="minorHAnsi" w:hAnsiTheme="minorHAnsi" w:cstheme="minorHAnsi"/>
          <w:sz w:val="20"/>
          <w:szCs w:val="20"/>
          <w:lang w:val="en-GB"/>
        </w:rPr>
        <w:t>S</w:t>
      </w:r>
      <w:r w:rsidRPr="00C81B1C">
        <w:rPr>
          <w:rFonts w:asciiTheme="minorHAnsi" w:hAnsiTheme="minorHAnsi" w:cstheme="minorHAnsi"/>
          <w:sz w:val="20"/>
          <w:szCs w:val="20"/>
          <w:lang w:val="en-GB"/>
        </w:rPr>
        <w:t>ection 2 for details.</w:t>
      </w:r>
      <w:r w:rsidR="003B7576" w:rsidRPr="00C81B1C">
        <w:rPr>
          <w:rFonts w:asciiTheme="minorHAnsi" w:hAnsiTheme="minorHAnsi" w:cstheme="minorHAnsi"/>
          <w:sz w:val="20"/>
          <w:szCs w:val="20"/>
          <w:lang w:val="en-GB"/>
        </w:rPr>
        <w:t xml:space="preserve"> </w:t>
      </w:r>
    </w:p>
    <w:p w14:paraId="2D843C93" w14:textId="4C8A35C8" w:rsidR="005A3D5C" w:rsidRPr="00C81B1C" w:rsidRDefault="005A3D5C" w:rsidP="005A3D5C">
      <w:pPr>
        <w:pStyle w:val="NormalWeb"/>
        <w:rPr>
          <w:rFonts w:asciiTheme="minorHAnsi" w:hAnsiTheme="minorHAnsi" w:cstheme="minorHAnsi"/>
          <w:sz w:val="22"/>
          <w:szCs w:val="22"/>
          <w:lang w:val="en-GB"/>
        </w:rPr>
      </w:pPr>
      <w:r w:rsidRPr="00C81B1C">
        <w:rPr>
          <w:rFonts w:asciiTheme="minorHAnsi" w:hAnsiTheme="minorHAnsi" w:cstheme="minorHAnsi"/>
          <w:sz w:val="22"/>
          <w:szCs w:val="22"/>
          <w:lang w:val="en-GB"/>
        </w:rPr>
        <w:t>After the Second World War, the region entered a new stage of state-led industrialization that also reshaped agriculture. Output and area recovered from the period of crisis (1920–</w:t>
      </w:r>
      <w:r w:rsidR="00254ED7" w:rsidRPr="00C81B1C">
        <w:rPr>
          <w:rFonts w:asciiTheme="minorHAnsi" w:hAnsiTheme="minorHAnsi" w:cstheme="minorHAnsi"/>
          <w:sz w:val="22"/>
          <w:szCs w:val="22"/>
          <w:lang w:val="en-GB"/>
        </w:rPr>
        <w:t>19</w:t>
      </w:r>
      <w:r w:rsidRPr="00C81B1C">
        <w:rPr>
          <w:rFonts w:asciiTheme="minorHAnsi" w:hAnsiTheme="minorHAnsi" w:cstheme="minorHAnsi"/>
          <w:sz w:val="22"/>
          <w:szCs w:val="22"/>
          <w:lang w:val="en-GB"/>
        </w:rPr>
        <w:t>4</w:t>
      </w:r>
      <w:r w:rsidR="001D07D5" w:rsidRPr="00C81B1C">
        <w:rPr>
          <w:rFonts w:asciiTheme="minorHAnsi" w:hAnsiTheme="minorHAnsi" w:cstheme="minorHAnsi"/>
          <w:sz w:val="22"/>
          <w:szCs w:val="22"/>
          <w:lang w:val="en-GB"/>
        </w:rPr>
        <w:t>6</w:t>
      </w:r>
      <w:r w:rsidRPr="00C81B1C">
        <w:rPr>
          <w:rFonts w:asciiTheme="minorHAnsi" w:hAnsiTheme="minorHAnsi" w:cstheme="minorHAnsi"/>
          <w:sz w:val="22"/>
          <w:szCs w:val="22"/>
          <w:lang w:val="en-GB"/>
        </w:rPr>
        <w:t xml:space="preserve">) and continued to grow, but at different speeds: cropland increased by roughly 2% annually, while production rose by 3.4%, signalling rising land productivity (Table </w:t>
      </w:r>
      <w:r w:rsidR="00254ED7" w:rsidRPr="00C81B1C">
        <w:rPr>
          <w:rFonts w:asciiTheme="minorHAnsi" w:hAnsiTheme="minorHAnsi" w:cstheme="minorHAnsi"/>
          <w:sz w:val="22"/>
          <w:szCs w:val="22"/>
          <w:lang w:val="en-GB"/>
        </w:rPr>
        <w:t>5</w:t>
      </w:r>
      <w:r w:rsidR="001D07D5" w:rsidRPr="00C81B1C">
        <w:rPr>
          <w:rFonts w:asciiTheme="minorHAnsi" w:hAnsiTheme="minorHAnsi" w:cstheme="minorHAnsi"/>
          <w:sz w:val="22"/>
          <w:szCs w:val="22"/>
          <w:lang w:val="en-GB"/>
        </w:rPr>
        <w:t>.</w:t>
      </w:r>
      <w:r w:rsidRPr="00C81B1C">
        <w:rPr>
          <w:rFonts w:asciiTheme="minorHAnsi" w:hAnsiTheme="minorHAnsi" w:cstheme="minorHAnsi"/>
          <w:sz w:val="22"/>
          <w:szCs w:val="22"/>
          <w:lang w:val="en-GB"/>
        </w:rPr>
        <w:t>1). The decoupling was driven by technological innovation and the spread of intensification strategies, though extensive practices persisted, particularly in frontier areas.</w:t>
      </w:r>
    </w:p>
    <w:p w14:paraId="4514914B" w14:textId="7D7028DB" w:rsidR="005A3D5C" w:rsidRPr="00C81B1C" w:rsidRDefault="005A3D5C" w:rsidP="005A3D5C">
      <w:pPr>
        <w:pStyle w:val="NormalWeb"/>
        <w:rPr>
          <w:rFonts w:asciiTheme="minorHAnsi" w:hAnsiTheme="minorHAnsi" w:cstheme="minorHAnsi"/>
          <w:sz w:val="22"/>
          <w:szCs w:val="22"/>
          <w:lang w:val="en-GB"/>
        </w:rPr>
      </w:pPr>
      <w:r w:rsidRPr="00C81B1C">
        <w:rPr>
          <w:rFonts w:asciiTheme="minorHAnsi" w:hAnsiTheme="minorHAnsi" w:cstheme="minorHAnsi"/>
          <w:sz w:val="22"/>
          <w:szCs w:val="22"/>
          <w:lang w:val="en-GB"/>
        </w:rPr>
        <w:t xml:space="preserve">Livestock followed a slightly later trajectory. Until 1960, </w:t>
      </w:r>
      <w:r w:rsidR="00EA5E4F" w:rsidRPr="00C81B1C">
        <w:rPr>
          <w:rFonts w:asciiTheme="minorHAnsi" w:hAnsiTheme="minorHAnsi" w:cstheme="minorHAnsi"/>
          <w:sz w:val="22"/>
          <w:szCs w:val="22"/>
          <w:lang w:val="en-GB"/>
        </w:rPr>
        <w:t>as show</w:t>
      </w:r>
      <w:r w:rsidR="00E058D6" w:rsidRPr="00C81B1C">
        <w:rPr>
          <w:rFonts w:asciiTheme="minorHAnsi" w:hAnsiTheme="minorHAnsi" w:cstheme="minorHAnsi"/>
          <w:sz w:val="22"/>
          <w:szCs w:val="22"/>
          <w:lang w:val="en-GB"/>
        </w:rPr>
        <w:t>n</w:t>
      </w:r>
      <w:r w:rsidR="00EA5E4F" w:rsidRPr="00C81B1C">
        <w:rPr>
          <w:rFonts w:asciiTheme="minorHAnsi" w:hAnsiTheme="minorHAnsi" w:cstheme="minorHAnsi"/>
          <w:sz w:val="22"/>
          <w:szCs w:val="22"/>
          <w:lang w:val="en-GB"/>
        </w:rPr>
        <w:t xml:space="preserve"> by the Figure </w:t>
      </w:r>
      <w:r w:rsidR="00254ED7" w:rsidRPr="00C81B1C">
        <w:rPr>
          <w:rFonts w:asciiTheme="minorHAnsi" w:hAnsiTheme="minorHAnsi" w:cstheme="minorHAnsi"/>
          <w:sz w:val="22"/>
          <w:szCs w:val="22"/>
          <w:lang w:val="en-GB"/>
        </w:rPr>
        <w:t>5</w:t>
      </w:r>
      <w:r w:rsidR="00EA5E4F" w:rsidRPr="00C81B1C">
        <w:rPr>
          <w:rFonts w:asciiTheme="minorHAnsi" w:hAnsiTheme="minorHAnsi" w:cstheme="minorHAnsi"/>
          <w:sz w:val="22"/>
          <w:szCs w:val="22"/>
          <w:lang w:val="en-GB"/>
        </w:rPr>
        <w:t xml:space="preserve">.1 Panel B, </w:t>
      </w:r>
      <w:r w:rsidRPr="00C81B1C">
        <w:rPr>
          <w:rFonts w:asciiTheme="minorHAnsi" w:hAnsiTheme="minorHAnsi" w:cstheme="minorHAnsi"/>
          <w:sz w:val="22"/>
          <w:szCs w:val="22"/>
          <w:lang w:val="en-GB"/>
        </w:rPr>
        <w:t xml:space="preserve">output growth stemmed mainly from the growing number of animals and the expansion of pastureland; afterwards, rising livestock density (from 0.53 to 0.67 LU ha⁻¹ between 1960 and 1980) and improved feeding systems became central. Although pasture area continued to grow, it did so at a </w:t>
      </w:r>
      <w:r w:rsidR="000045C6" w:rsidRPr="00C81B1C">
        <w:rPr>
          <w:rFonts w:asciiTheme="minorHAnsi" w:hAnsiTheme="minorHAnsi" w:cstheme="minorHAnsi"/>
          <w:sz w:val="22"/>
          <w:szCs w:val="22"/>
          <w:lang w:val="en-GB"/>
        </w:rPr>
        <w:t xml:space="preserve">slower </w:t>
      </w:r>
      <w:r w:rsidRPr="00C81B1C">
        <w:rPr>
          <w:rFonts w:asciiTheme="minorHAnsi" w:hAnsiTheme="minorHAnsi" w:cstheme="minorHAnsi"/>
          <w:sz w:val="22"/>
          <w:szCs w:val="22"/>
          <w:lang w:val="en-GB"/>
        </w:rPr>
        <w:t>pace, with annual rates of 1.2% between 1947 and 1981, except in Brazil, where pastureland grew even faster than production</w:t>
      </w:r>
      <w:r w:rsidR="00F45B59" w:rsidRPr="00C81B1C">
        <w:rPr>
          <w:rFonts w:asciiTheme="minorHAnsi" w:hAnsiTheme="minorHAnsi" w:cstheme="minorHAnsi"/>
          <w:sz w:val="22"/>
          <w:szCs w:val="22"/>
          <w:lang w:val="en-GB"/>
        </w:rPr>
        <w:t xml:space="preserve">, </w:t>
      </w:r>
      <w:r w:rsidRPr="00C81B1C">
        <w:rPr>
          <w:rFonts w:asciiTheme="minorHAnsi" w:hAnsiTheme="minorHAnsi" w:cstheme="minorHAnsi"/>
          <w:sz w:val="22"/>
          <w:szCs w:val="22"/>
          <w:lang w:val="en-GB"/>
        </w:rPr>
        <w:t>2.8% versus 2.6%</w:t>
      </w:r>
      <w:r w:rsidR="00AA70EA" w:rsidRPr="00C81B1C">
        <w:rPr>
          <w:rFonts w:asciiTheme="minorHAnsi" w:hAnsiTheme="minorHAnsi" w:cstheme="minorHAnsi"/>
          <w:sz w:val="22"/>
          <w:szCs w:val="22"/>
          <w:lang w:val="en-GB"/>
        </w:rPr>
        <w:t xml:space="preserve"> (see Table </w:t>
      </w:r>
      <w:r w:rsidR="00316B6A" w:rsidRPr="00C81B1C">
        <w:rPr>
          <w:rFonts w:asciiTheme="minorHAnsi" w:hAnsiTheme="minorHAnsi" w:cstheme="minorHAnsi"/>
          <w:sz w:val="22"/>
          <w:szCs w:val="22"/>
          <w:lang w:val="en-GB"/>
        </w:rPr>
        <w:t>5</w:t>
      </w:r>
      <w:r w:rsidR="00AA70EA" w:rsidRPr="00C81B1C">
        <w:rPr>
          <w:rFonts w:asciiTheme="minorHAnsi" w:hAnsiTheme="minorHAnsi" w:cstheme="minorHAnsi"/>
          <w:sz w:val="22"/>
          <w:szCs w:val="22"/>
          <w:lang w:val="en-GB"/>
        </w:rPr>
        <w:t>.2)</w:t>
      </w:r>
      <w:r w:rsidRPr="00C81B1C">
        <w:rPr>
          <w:rFonts w:asciiTheme="minorHAnsi" w:hAnsiTheme="minorHAnsi" w:cstheme="minorHAnsi"/>
          <w:sz w:val="22"/>
          <w:szCs w:val="22"/>
          <w:lang w:val="en-GB"/>
        </w:rPr>
        <w:t>.</w:t>
      </w:r>
    </w:p>
    <w:p w14:paraId="122AFD7E" w14:textId="30AB5EA0" w:rsidR="004358B0" w:rsidRPr="00C81B1C" w:rsidRDefault="005A3D5C" w:rsidP="005A3D5C">
      <w:pPr>
        <w:pStyle w:val="NormalWeb"/>
        <w:rPr>
          <w:rFonts w:asciiTheme="minorHAnsi" w:hAnsiTheme="minorHAnsi" w:cstheme="minorHAnsi"/>
          <w:sz w:val="22"/>
          <w:szCs w:val="22"/>
          <w:lang w:val="en-GB"/>
        </w:rPr>
      </w:pPr>
      <w:r w:rsidRPr="00C81B1C">
        <w:rPr>
          <w:rFonts w:asciiTheme="minorHAnsi" w:hAnsiTheme="minorHAnsi" w:cstheme="minorHAnsi"/>
          <w:sz w:val="22"/>
          <w:szCs w:val="22"/>
          <w:lang w:val="en-GB"/>
        </w:rPr>
        <w:t xml:space="preserve">Between </w:t>
      </w:r>
      <w:r w:rsidR="006818ED" w:rsidRPr="00C81B1C">
        <w:rPr>
          <w:rFonts w:asciiTheme="minorHAnsi" w:hAnsiTheme="minorHAnsi" w:cstheme="minorHAnsi"/>
          <w:sz w:val="22"/>
          <w:szCs w:val="22"/>
          <w:lang w:val="en-GB"/>
        </w:rPr>
        <w:t xml:space="preserve">1947 </w:t>
      </w:r>
      <w:r w:rsidRPr="00C81B1C">
        <w:rPr>
          <w:rFonts w:asciiTheme="minorHAnsi" w:hAnsiTheme="minorHAnsi" w:cstheme="minorHAnsi"/>
          <w:sz w:val="22"/>
          <w:szCs w:val="22"/>
          <w:lang w:val="en-GB"/>
        </w:rPr>
        <w:t>and 1981, land yields increased 1.</w:t>
      </w:r>
      <w:r w:rsidR="00061A0C" w:rsidRPr="00C81B1C">
        <w:rPr>
          <w:rFonts w:asciiTheme="minorHAnsi" w:hAnsiTheme="minorHAnsi" w:cstheme="minorHAnsi"/>
          <w:sz w:val="22"/>
          <w:szCs w:val="22"/>
          <w:lang w:val="en-GB"/>
        </w:rPr>
        <w:t>6</w:t>
      </w:r>
      <w:r w:rsidRPr="00C81B1C">
        <w:rPr>
          <w:rFonts w:asciiTheme="minorHAnsi" w:hAnsiTheme="minorHAnsi" w:cstheme="minorHAnsi"/>
          <w:sz w:val="22"/>
          <w:szCs w:val="22"/>
          <w:lang w:val="en-GB"/>
        </w:rPr>
        <w:t>-fold in crops and 1.</w:t>
      </w:r>
      <w:r w:rsidR="00061A0C" w:rsidRPr="00C81B1C">
        <w:rPr>
          <w:rFonts w:asciiTheme="minorHAnsi" w:hAnsiTheme="minorHAnsi" w:cstheme="minorHAnsi"/>
          <w:sz w:val="22"/>
          <w:szCs w:val="22"/>
          <w:lang w:val="en-GB"/>
        </w:rPr>
        <w:t>4</w:t>
      </w:r>
      <w:r w:rsidRPr="00C81B1C">
        <w:rPr>
          <w:rFonts w:asciiTheme="minorHAnsi" w:hAnsiTheme="minorHAnsi" w:cstheme="minorHAnsi"/>
          <w:sz w:val="22"/>
          <w:szCs w:val="22"/>
          <w:lang w:val="en-GB"/>
        </w:rPr>
        <w:t xml:space="preserve">-fold in livestock, marking a turning point </w:t>
      </w:r>
      <w:r w:rsidRPr="00CB194E">
        <w:rPr>
          <w:rFonts w:asciiTheme="minorHAnsi" w:hAnsiTheme="minorHAnsi" w:cstheme="minorHAnsi"/>
          <w:sz w:val="22"/>
          <w:szCs w:val="22"/>
          <w:lang w:val="en-GB"/>
        </w:rPr>
        <w:t xml:space="preserve">away from the extensive strategies that had dominated the first half of the </w:t>
      </w:r>
      <w:r w:rsidR="00C0347A" w:rsidRPr="00CB194E">
        <w:rPr>
          <w:rFonts w:asciiTheme="minorHAnsi" w:hAnsiTheme="minorHAnsi" w:cstheme="minorHAnsi"/>
          <w:sz w:val="22"/>
          <w:szCs w:val="22"/>
          <w:lang w:val="en-GB"/>
        </w:rPr>
        <w:t>20</w:t>
      </w:r>
      <w:r w:rsidR="00C0347A" w:rsidRPr="00CB194E">
        <w:rPr>
          <w:rFonts w:asciiTheme="minorHAnsi" w:hAnsiTheme="minorHAnsi" w:cstheme="minorHAnsi"/>
          <w:sz w:val="22"/>
          <w:szCs w:val="22"/>
          <w:vertAlign w:val="superscript"/>
          <w:lang w:val="en-GB"/>
        </w:rPr>
        <w:t>th</w:t>
      </w:r>
      <w:r w:rsidR="00C0347A" w:rsidRPr="00CB194E">
        <w:rPr>
          <w:rFonts w:asciiTheme="minorHAnsi" w:hAnsiTheme="minorHAnsi" w:cstheme="minorHAnsi"/>
          <w:sz w:val="22"/>
          <w:szCs w:val="22"/>
          <w:lang w:val="en-GB"/>
        </w:rPr>
        <w:t xml:space="preserve"> </w:t>
      </w:r>
      <w:r w:rsidRPr="00CB194E">
        <w:rPr>
          <w:rFonts w:asciiTheme="minorHAnsi" w:hAnsiTheme="minorHAnsi" w:cstheme="minorHAnsi"/>
          <w:sz w:val="22"/>
          <w:szCs w:val="22"/>
          <w:lang w:val="en-GB"/>
        </w:rPr>
        <w:t>century</w:t>
      </w:r>
      <w:r w:rsidR="00CB194E" w:rsidRPr="00CB194E">
        <w:rPr>
          <w:rFonts w:asciiTheme="minorHAnsi" w:hAnsiTheme="minorHAnsi" w:cstheme="minorHAnsi"/>
          <w:sz w:val="22"/>
          <w:szCs w:val="22"/>
          <w:lang w:val="en-GB"/>
        </w:rPr>
        <w:t xml:space="preserve"> (this result is consistent with Martín-</w:t>
      </w:r>
      <w:proofErr w:type="spellStart"/>
      <w:r w:rsidR="00CB194E" w:rsidRPr="00CB194E">
        <w:rPr>
          <w:rFonts w:asciiTheme="minorHAnsi" w:hAnsiTheme="minorHAnsi" w:cstheme="minorHAnsi"/>
          <w:sz w:val="22"/>
          <w:szCs w:val="22"/>
          <w:lang w:val="en-GB"/>
        </w:rPr>
        <w:t>Retortillo</w:t>
      </w:r>
      <w:proofErr w:type="spellEnd"/>
      <w:r w:rsidR="00CB194E" w:rsidRPr="00CB194E">
        <w:rPr>
          <w:rFonts w:asciiTheme="minorHAnsi" w:hAnsiTheme="minorHAnsi" w:cstheme="minorHAnsi"/>
          <w:sz w:val="22"/>
          <w:szCs w:val="22"/>
          <w:lang w:val="en-GB"/>
        </w:rPr>
        <w:t xml:space="preserve"> et al., 2026)</w:t>
      </w:r>
      <w:r w:rsidRPr="00CB194E">
        <w:rPr>
          <w:rFonts w:asciiTheme="minorHAnsi" w:hAnsiTheme="minorHAnsi" w:cstheme="minorHAnsi"/>
          <w:sz w:val="22"/>
          <w:szCs w:val="22"/>
          <w:lang w:val="en-GB"/>
        </w:rPr>
        <w:t>. Eventually, this combination of frontier expansion and technological innovation in the agricultural sector</w:t>
      </w:r>
      <w:r w:rsidRPr="00C81B1C">
        <w:rPr>
          <w:rFonts w:asciiTheme="minorHAnsi" w:hAnsiTheme="minorHAnsi" w:cstheme="minorHAnsi"/>
          <w:sz w:val="22"/>
          <w:szCs w:val="22"/>
          <w:lang w:val="en-GB"/>
        </w:rPr>
        <w:t xml:space="preserve"> during the state-led </w:t>
      </w:r>
      <w:r w:rsidR="0046171B" w:rsidRPr="00C81B1C">
        <w:rPr>
          <w:rFonts w:asciiTheme="minorHAnsi" w:hAnsiTheme="minorHAnsi" w:cstheme="minorHAnsi"/>
          <w:sz w:val="22"/>
          <w:szCs w:val="22"/>
          <w:lang w:val="en-GB"/>
        </w:rPr>
        <w:t>development</w:t>
      </w:r>
      <w:r w:rsidRPr="00C81B1C">
        <w:rPr>
          <w:rFonts w:asciiTheme="minorHAnsi" w:hAnsiTheme="minorHAnsi" w:cstheme="minorHAnsi"/>
          <w:sz w:val="22"/>
          <w:szCs w:val="22"/>
          <w:lang w:val="en-GB"/>
        </w:rPr>
        <w:t xml:space="preserve"> “[…] generated in many cases an important environmental degradation which was not faced by government policies […]” </w:t>
      </w:r>
      <w:r w:rsidR="00C63EA7" w:rsidRPr="00C81B1C">
        <w:rPr>
          <w:rFonts w:asciiTheme="minorHAnsi" w:hAnsiTheme="minorHAnsi" w:cstheme="minorHAnsi"/>
          <w:sz w:val="22"/>
          <w:szCs w:val="22"/>
          <w:lang w:val="en-GB"/>
        </w:rPr>
        <w:t>(</w:t>
      </w:r>
      <w:r w:rsidR="00C63EA7" w:rsidRPr="00C81B1C">
        <w:rPr>
          <w:rFonts w:asciiTheme="minorHAnsi" w:hAnsiTheme="minorHAnsi" w:cstheme="minorHAnsi"/>
          <w:sz w:val="22"/>
          <w:szCs w:val="22"/>
          <w:lang w:val="en-GB"/>
        </w:rPr>
        <w:fldChar w:fldCharType="begin"/>
      </w:r>
      <w:r w:rsidR="00C63EA7" w:rsidRPr="00C81B1C">
        <w:rPr>
          <w:rFonts w:asciiTheme="minorHAnsi" w:hAnsiTheme="minorHAnsi" w:cstheme="minorHAnsi"/>
          <w:sz w:val="22"/>
          <w:szCs w:val="22"/>
          <w:lang w:val="en-GB"/>
        </w:rPr>
        <w:instrText xml:space="preserve"> REF BIB_cardenas2000 \h \* MERGEFORMAT </w:instrText>
      </w:r>
      <w:r w:rsidR="00C63EA7" w:rsidRPr="00C81B1C">
        <w:rPr>
          <w:rFonts w:asciiTheme="minorHAnsi" w:hAnsiTheme="minorHAnsi" w:cstheme="minorHAnsi"/>
          <w:sz w:val="22"/>
          <w:szCs w:val="22"/>
          <w:lang w:val="en-GB"/>
        </w:rPr>
      </w:r>
      <w:r w:rsidR="00C63EA7" w:rsidRPr="00C81B1C">
        <w:rPr>
          <w:rFonts w:asciiTheme="minorHAnsi" w:hAnsiTheme="minorHAnsi" w:cstheme="minorHAnsi"/>
          <w:sz w:val="22"/>
          <w:szCs w:val="22"/>
          <w:lang w:val="en-GB"/>
        </w:rPr>
        <w:fldChar w:fldCharType="separate"/>
      </w:r>
      <w:r w:rsidR="007D2B6B" w:rsidRPr="00C81B1C">
        <w:rPr>
          <w:rFonts w:asciiTheme="minorHAnsi" w:hAnsiTheme="minorHAnsi" w:cstheme="minorHAnsi"/>
          <w:iCs/>
          <w:sz w:val="22"/>
          <w:szCs w:val="22"/>
          <w:lang w:val="en-GB" w:eastAsia="es-ES"/>
        </w:rPr>
        <w:t>Cárdenas et al</w:t>
      </w:r>
      <w:r w:rsidR="007D2B6B" w:rsidRPr="00C81B1C">
        <w:rPr>
          <w:rFonts w:asciiTheme="minorHAnsi" w:hAnsiTheme="minorHAnsi" w:cstheme="minorHAnsi"/>
          <w:iCs/>
          <w:vanish/>
          <w:sz w:val="22"/>
          <w:szCs w:val="22"/>
          <w:lang w:val="en-GB" w:eastAsia="es-ES"/>
        </w:rPr>
        <w:t>., 2000</w:t>
      </w:r>
      <w:r w:rsidR="00C63EA7" w:rsidRPr="00C81B1C">
        <w:rPr>
          <w:rFonts w:asciiTheme="minorHAnsi" w:hAnsiTheme="minorHAnsi" w:cstheme="minorHAnsi"/>
          <w:sz w:val="22"/>
          <w:szCs w:val="22"/>
          <w:lang w:val="en-GB"/>
        </w:rPr>
        <w:fldChar w:fldCharType="end"/>
      </w:r>
      <w:r w:rsidR="00D04062">
        <w:rPr>
          <w:rFonts w:asciiTheme="minorHAnsi" w:hAnsiTheme="minorHAnsi" w:cstheme="minorHAnsi"/>
          <w:sz w:val="22"/>
          <w:szCs w:val="22"/>
          <w:lang w:val="en-GB"/>
        </w:rPr>
        <w:t>., 2000</w:t>
      </w:r>
      <w:r w:rsidR="002864E8" w:rsidRPr="00C81B1C">
        <w:rPr>
          <w:rFonts w:asciiTheme="minorHAnsi" w:hAnsiTheme="minorHAnsi" w:cstheme="minorHAnsi"/>
          <w:sz w:val="22"/>
          <w:szCs w:val="22"/>
          <w:lang w:val="en-GB"/>
        </w:rPr>
        <w:t>:</w:t>
      </w:r>
      <w:r w:rsidRPr="00C81B1C">
        <w:rPr>
          <w:rFonts w:asciiTheme="minorHAnsi" w:hAnsiTheme="minorHAnsi" w:cstheme="minorHAnsi"/>
          <w:sz w:val="22"/>
          <w:szCs w:val="22"/>
          <w:lang w:val="en-GB"/>
        </w:rPr>
        <w:t xml:space="preserve"> 20)</w:t>
      </w:r>
      <w:r w:rsidR="004358B0" w:rsidRPr="00C81B1C">
        <w:rPr>
          <w:rFonts w:asciiTheme="minorHAnsi" w:hAnsiTheme="minorHAnsi" w:cstheme="minorHAnsi"/>
          <w:sz w:val="22"/>
          <w:szCs w:val="22"/>
          <w:lang w:val="en-GB"/>
        </w:rPr>
        <w:t>.</w:t>
      </w:r>
    </w:p>
    <w:p w14:paraId="0D9EB11F" w14:textId="0A5790FB" w:rsidR="00C01D48" w:rsidRPr="00C81B1C" w:rsidRDefault="005A3D5C" w:rsidP="005A3D5C">
      <w:pPr>
        <w:rPr>
          <w:rFonts w:cstheme="minorHAnsi"/>
          <w:lang w:val="en-GB"/>
        </w:rPr>
      </w:pPr>
      <w:r w:rsidRPr="00C81B1C">
        <w:rPr>
          <w:rFonts w:cstheme="minorHAnsi"/>
          <w:lang w:val="en-GB"/>
        </w:rPr>
        <w:lastRenderedPageBreak/>
        <w:t xml:space="preserve">This dynamism challenges the narrative of agricultural stagnation and its alleged role as a factor of inflationary pressures under ISI </w:t>
      </w:r>
      <w:r w:rsidR="00C63EA7" w:rsidRPr="00C81B1C">
        <w:rPr>
          <w:rFonts w:cstheme="minorHAnsi"/>
          <w:lang w:val="en-GB"/>
        </w:rPr>
        <w:t>(</w:t>
      </w:r>
      <w:r w:rsidR="00C63EA7" w:rsidRPr="00C81B1C">
        <w:rPr>
          <w:rFonts w:cstheme="minorHAnsi"/>
          <w:lang w:val="en-GB"/>
        </w:rPr>
        <w:fldChar w:fldCharType="begin"/>
      </w:r>
      <w:r w:rsidR="00C63EA7" w:rsidRPr="00C81B1C">
        <w:rPr>
          <w:rFonts w:cstheme="minorHAnsi"/>
          <w:lang w:val="en-GB"/>
        </w:rPr>
        <w:instrText xml:space="preserve"> REF BIB_bulmer_2dthomas2003 \h \* MERGEFORMAT </w:instrText>
      </w:r>
      <w:r w:rsidR="00C63EA7" w:rsidRPr="00C81B1C">
        <w:rPr>
          <w:rFonts w:cstheme="minorHAnsi"/>
          <w:lang w:val="en-GB"/>
        </w:rPr>
      </w:r>
      <w:r w:rsidR="00C63EA7" w:rsidRPr="00C81B1C">
        <w:rPr>
          <w:rFonts w:cstheme="minorHAnsi"/>
          <w:lang w:val="en-GB"/>
        </w:rPr>
        <w:fldChar w:fldCharType="separate"/>
      </w:r>
      <w:r w:rsidR="007D2B6B" w:rsidRPr="00C81B1C">
        <w:rPr>
          <w:rFonts w:eastAsia="Times New Roman" w:cstheme="minorHAnsi"/>
          <w:iCs/>
          <w:kern w:val="0"/>
          <w:lang w:val="en-GB" w:eastAsia="es-ES"/>
          <w14:ligatures w14:val="none"/>
        </w:rPr>
        <w:t xml:space="preserve">Bulmer-Thomas, </w:t>
      </w:r>
      <w:r w:rsidR="007D2B6B" w:rsidRPr="00C81B1C">
        <w:rPr>
          <w:rFonts w:eastAsia="Times New Roman" w:cstheme="minorHAnsi"/>
          <w:iCs/>
          <w:vanish/>
          <w:kern w:val="0"/>
          <w:lang w:val="en-GB" w:eastAsia="es-ES"/>
          <w14:ligatures w14:val="none"/>
        </w:rPr>
        <w:t>2003</w:t>
      </w:r>
      <w:r w:rsidR="00C63EA7" w:rsidRPr="00C81B1C">
        <w:rPr>
          <w:rFonts w:cstheme="minorHAnsi"/>
          <w:lang w:val="en-GB"/>
        </w:rPr>
        <w:fldChar w:fldCharType="end"/>
      </w:r>
      <w:r w:rsidR="00C63EA7" w:rsidRPr="00C81B1C">
        <w:rPr>
          <w:rFonts w:cstheme="minorHAnsi"/>
          <w:lang w:val="en-GB"/>
        </w:rPr>
        <w:t>)</w:t>
      </w:r>
      <w:r w:rsidRPr="00C81B1C">
        <w:rPr>
          <w:rFonts w:cstheme="minorHAnsi"/>
          <w:lang w:val="en-GB"/>
        </w:rPr>
        <w:t xml:space="preserve">. At the aggregate level, the story of failure does not align with our findings, at least not when compared with earlier periods. However, a subregional perspective introduces important nuances. Countries that had already achieved high export growth, such as Cuba, Argentina, or Uruguay </w:t>
      </w:r>
      <w:r w:rsidR="00C63EA7" w:rsidRPr="00C81B1C">
        <w:rPr>
          <w:rFonts w:cstheme="minorHAnsi"/>
          <w:lang w:val="en-GB"/>
        </w:rPr>
        <w:t>(</w:t>
      </w:r>
      <w:r w:rsidR="00C63EA7" w:rsidRPr="00C81B1C">
        <w:rPr>
          <w:rFonts w:cstheme="minorHAnsi"/>
          <w:lang w:val="en-GB"/>
        </w:rPr>
        <w:fldChar w:fldCharType="begin"/>
      </w:r>
      <w:r w:rsidR="00C63EA7" w:rsidRPr="00C81B1C">
        <w:rPr>
          <w:rFonts w:cstheme="minorHAnsi"/>
          <w:lang w:val="en-GB"/>
        </w:rPr>
        <w:instrText xml:space="preserve"> REF BIB_bulmer_2dthomas2003 \h \* MERGEFORMAT </w:instrText>
      </w:r>
      <w:r w:rsidR="00C63EA7" w:rsidRPr="00C81B1C">
        <w:rPr>
          <w:rFonts w:cstheme="minorHAnsi"/>
          <w:lang w:val="en-GB"/>
        </w:rPr>
      </w:r>
      <w:r w:rsidR="00C63EA7" w:rsidRPr="00C81B1C">
        <w:rPr>
          <w:rFonts w:cstheme="minorHAnsi"/>
          <w:lang w:val="en-GB"/>
        </w:rPr>
        <w:fldChar w:fldCharType="separate"/>
      </w:r>
      <w:r w:rsidR="007D2B6B" w:rsidRPr="00C81B1C">
        <w:rPr>
          <w:rFonts w:eastAsia="Times New Roman" w:cstheme="minorHAnsi"/>
          <w:iCs/>
          <w:kern w:val="0"/>
          <w:lang w:val="en-GB" w:eastAsia="es-ES"/>
          <w14:ligatures w14:val="none"/>
        </w:rPr>
        <w:t xml:space="preserve">Bulmer-Thomas, </w:t>
      </w:r>
      <w:r w:rsidR="007D2B6B" w:rsidRPr="00C81B1C">
        <w:rPr>
          <w:rFonts w:eastAsia="Times New Roman" w:cstheme="minorHAnsi"/>
          <w:iCs/>
          <w:vanish/>
          <w:kern w:val="0"/>
          <w:lang w:val="en-GB" w:eastAsia="es-ES"/>
          <w14:ligatures w14:val="none"/>
        </w:rPr>
        <w:t>2003</w:t>
      </w:r>
      <w:r w:rsidR="00C63EA7" w:rsidRPr="00C81B1C">
        <w:rPr>
          <w:rFonts w:cstheme="minorHAnsi"/>
          <w:lang w:val="en-GB"/>
        </w:rPr>
        <w:fldChar w:fldCharType="end"/>
      </w:r>
      <w:r w:rsidR="00700003">
        <w:rPr>
          <w:rFonts w:cstheme="minorHAnsi"/>
          <w:lang w:val="en-GB"/>
        </w:rPr>
        <w:t>2003</w:t>
      </w:r>
      <w:r w:rsidR="00C63EA7" w:rsidRPr="00C81B1C">
        <w:rPr>
          <w:rFonts w:cstheme="minorHAnsi"/>
          <w:lang w:val="en-GB"/>
        </w:rPr>
        <w:t>)</w:t>
      </w:r>
      <w:r w:rsidRPr="00C81B1C">
        <w:rPr>
          <w:rFonts w:cstheme="minorHAnsi"/>
          <w:lang w:val="en-GB"/>
        </w:rPr>
        <w:t xml:space="preserve">, slowed down, while Brazil, Mexico, and the Andean countries accelerated (Table </w:t>
      </w:r>
      <w:r w:rsidR="00742D69" w:rsidRPr="00C81B1C">
        <w:rPr>
          <w:rFonts w:cstheme="minorHAnsi"/>
          <w:lang w:val="en-GB"/>
        </w:rPr>
        <w:t>5.</w:t>
      </w:r>
      <w:r w:rsidRPr="00C81B1C">
        <w:rPr>
          <w:rFonts w:cstheme="minorHAnsi"/>
          <w:lang w:val="en-GB"/>
        </w:rPr>
        <w:t xml:space="preserve">1), as highlighted by previous studies </w:t>
      </w:r>
      <w:r w:rsidR="00C63EA7" w:rsidRPr="00C81B1C">
        <w:rPr>
          <w:rFonts w:cstheme="minorHAnsi"/>
          <w:lang w:val="en-GB"/>
        </w:rPr>
        <w:t>(</w:t>
      </w:r>
      <w:r w:rsidR="00C63EA7" w:rsidRPr="00C81B1C">
        <w:rPr>
          <w:rFonts w:cstheme="minorHAnsi"/>
          <w:lang w:val="en-GB"/>
        </w:rPr>
        <w:fldChar w:fldCharType="begin"/>
      </w:r>
      <w:r w:rsidR="00C63EA7" w:rsidRPr="00C81B1C">
        <w:rPr>
          <w:rFonts w:cstheme="minorHAnsi"/>
          <w:lang w:val="en-GB"/>
        </w:rPr>
        <w:instrText xml:space="preserve"> REF BIB_cardenas2000 \h \* MERGEFORMAT </w:instrText>
      </w:r>
      <w:r w:rsidR="00C63EA7" w:rsidRPr="00C81B1C">
        <w:rPr>
          <w:rFonts w:cstheme="minorHAnsi"/>
          <w:lang w:val="en-GB"/>
        </w:rPr>
      </w:r>
      <w:r w:rsidR="00C63EA7" w:rsidRPr="00C81B1C">
        <w:rPr>
          <w:rFonts w:cstheme="minorHAnsi"/>
          <w:lang w:val="en-GB"/>
        </w:rPr>
        <w:fldChar w:fldCharType="separate"/>
      </w:r>
      <w:r w:rsidR="007D2B6B" w:rsidRPr="00C81B1C">
        <w:rPr>
          <w:rFonts w:eastAsia="Times New Roman" w:cstheme="minorHAnsi"/>
          <w:iCs/>
          <w:kern w:val="0"/>
          <w:lang w:val="en-GB" w:eastAsia="es-ES"/>
          <w14:ligatures w14:val="none"/>
        </w:rPr>
        <w:t>Cárdenas et al</w:t>
      </w:r>
      <w:r w:rsidR="007D2B6B" w:rsidRPr="00C81B1C">
        <w:rPr>
          <w:rFonts w:eastAsia="Times New Roman" w:cstheme="minorHAnsi"/>
          <w:iCs/>
          <w:vanish/>
          <w:kern w:val="0"/>
          <w:lang w:val="en-GB" w:eastAsia="es-ES"/>
          <w14:ligatures w14:val="none"/>
        </w:rPr>
        <w:t>., 2000</w:t>
      </w:r>
      <w:r w:rsidR="00C63EA7" w:rsidRPr="00C81B1C">
        <w:rPr>
          <w:rFonts w:cstheme="minorHAnsi"/>
          <w:lang w:val="en-GB"/>
        </w:rPr>
        <w:fldChar w:fldCharType="end"/>
      </w:r>
      <w:r w:rsidR="00700003">
        <w:rPr>
          <w:rFonts w:cstheme="minorHAnsi"/>
          <w:lang w:val="en-GB"/>
        </w:rPr>
        <w:t>., 2000</w:t>
      </w:r>
      <w:r w:rsidR="00C63EA7" w:rsidRPr="00C81B1C">
        <w:rPr>
          <w:rFonts w:cstheme="minorHAnsi"/>
          <w:lang w:val="en-GB"/>
        </w:rPr>
        <w:t>)</w:t>
      </w:r>
      <w:r w:rsidRPr="00C81B1C">
        <w:rPr>
          <w:rFonts w:cstheme="minorHAnsi"/>
          <w:lang w:val="en-GB"/>
        </w:rPr>
        <w:t>.</w:t>
      </w:r>
    </w:p>
    <w:p w14:paraId="407FEB8A" w14:textId="77777777" w:rsidR="00C363CC" w:rsidRPr="00C81B1C" w:rsidRDefault="00C363CC" w:rsidP="005A3D5C">
      <w:pPr>
        <w:rPr>
          <w:rFonts w:cstheme="minorHAnsi"/>
          <w:lang w:val="en-GB"/>
        </w:rPr>
      </w:pPr>
    </w:p>
    <w:p w14:paraId="1B1B7C72" w14:textId="64538230" w:rsidR="00530765" w:rsidRPr="00C81B1C" w:rsidRDefault="00530765" w:rsidP="00FB3EFA">
      <w:pPr>
        <w:pStyle w:val="Descripcin"/>
        <w:keepNext/>
        <w:jc w:val="center"/>
        <w:rPr>
          <w:rFonts w:cstheme="minorHAnsi"/>
          <w:sz w:val="22"/>
          <w:szCs w:val="22"/>
          <w:lang w:val="en-GB"/>
        </w:rPr>
      </w:pPr>
      <w:r w:rsidRPr="00C81B1C">
        <w:rPr>
          <w:rFonts w:cstheme="minorHAnsi"/>
          <w:sz w:val="22"/>
          <w:szCs w:val="22"/>
          <w:lang w:val="en-GB"/>
        </w:rPr>
        <w:t>Table</w:t>
      </w:r>
      <w:r w:rsidR="001D07D5" w:rsidRPr="00C81B1C">
        <w:rPr>
          <w:rFonts w:cstheme="minorHAnsi"/>
          <w:sz w:val="22"/>
          <w:szCs w:val="22"/>
          <w:lang w:val="en-GB"/>
        </w:rPr>
        <w:t>5.</w:t>
      </w:r>
      <w:r w:rsidRPr="00C81B1C">
        <w:rPr>
          <w:rFonts w:cstheme="minorHAnsi"/>
          <w:sz w:val="22"/>
          <w:szCs w:val="22"/>
        </w:rPr>
        <w:fldChar w:fldCharType="begin"/>
      </w:r>
      <w:r w:rsidRPr="00C81B1C">
        <w:rPr>
          <w:rFonts w:cstheme="minorHAnsi"/>
          <w:sz w:val="22"/>
          <w:szCs w:val="22"/>
          <w:lang w:val="en-GB"/>
        </w:rPr>
        <w:instrText xml:space="preserve"> SEQ Table \* ARABIC </w:instrText>
      </w:r>
      <w:r w:rsidRPr="00C81B1C">
        <w:rPr>
          <w:rFonts w:cstheme="minorHAnsi"/>
          <w:sz w:val="22"/>
          <w:szCs w:val="22"/>
        </w:rPr>
        <w:fldChar w:fldCharType="separate"/>
      </w:r>
      <w:r w:rsidRPr="00C81B1C">
        <w:rPr>
          <w:rFonts w:cstheme="minorHAnsi"/>
          <w:noProof/>
          <w:sz w:val="22"/>
          <w:szCs w:val="22"/>
          <w:lang w:val="en-GB"/>
        </w:rPr>
        <w:t>2</w:t>
      </w:r>
      <w:r w:rsidRPr="00C81B1C">
        <w:rPr>
          <w:rFonts w:cstheme="minorHAnsi"/>
          <w:sz w:val="22"/>
          <w:szCs w:val="22"/>
        </w:rPr>
        <w:fldChar w:fldCharType="end"/>
      </w:r>
      <w:r w:rsidRPr="00C81B1C">
        <w:rPr>
          <w:rFonts w:cstheme="minorHAnsi"/>
          <w:sz w:val="22"/>
          <w:szCs w:val="22"/>
          <w:lang w:val="en-GB"/>
        </w:rPr>
        <w:t>: Annual growth rates of pasture, livestock units</w:t>
      </w:r>
      <w:r w:rsidR="00D32652" w:rsidRPr="00C81B1C">
        <w:rPr>
          <w:rFonts w:cstheme="minorHAnsi"/>
          <w:sz w:val="22"/>
          <w:szCs w:val="22"/>
          <w:lang w:val="en-GB"/>
        </w:rPr>
        <w:t>,</w:t>
      </w:r>
      <w:r w:rsidRPr="00C81B1C">
        <w:rPr>
          <w:rFonts w:cstheme="minorHAnsi"/>
          <w:sz w:val="22"/>
          <w:szCs w:val="22"/>
          <w:lang w:val="en-GB"/>
        </w:rPr>
        <w:t xml:space="preserve"> and livestock production by period and region</w:t>
      </w:r>
    </w:p>
    <w:tbl>
      <w:tblPr>
        <w:tblStyle w:val="Table"/>
        <w:tblW w:w="4834" w:type="pct"/>
        <w:tblLayout w:type="fixed"/>
        <w:tblLook w:val="0020" w:firstRow="1" w:lastRow="0" w:firstColumn="0" w:lastColumn="0" w:noHBand="0" w:noVBand="0"/>
        <w:tblCaption w:val="Crecimiento ganadero por periodo y region."/>
      </w:tblPr>
      <w:tblGrid>
        <w:gridCol w:w="1557"/>
        <w:gridCol w:w="992"/>
        <w:gridCol w:w="1135"/>
        <w:gridCol w:w="1135"/>
        <w:gridCol w:w="1135"/>
        <w:gridCol w:w="1135"/>
        <w:gridCol w:w="1133"/>
      </w:tblGrid>
      <w:tr w:rsidR="0087297E" w:rsidRPr="00C81B1C" w14:paraId="4A43736C" w14:textId="77777777" w:rsidTr="00836E65">
        <w:trPr>
          <w:cnfStyle w:val="100000000000" w:firstRow="1" w:lastRow="0" w:firstColumn="0" w:lastColumn="0" w:oddVBand="0" w:evenVBand="0" w:oddHBand="0" w:evenHBand="0" w:firstRowFirstColumn="0" w:firstRowLastColumn="0" w:lastRowFirstColumn="0" w:lastRowLastColumn="0"/>
          <w:tblHeader/>
        </w:trPr>
        <w:tc>
          <w:tcPr>
            <w:tcW w:w="1557" w:type="dxa"/>
          </w:tcPr>
          <w:p w14:paraId="4EBFA40D" w14:textId="77777777" w:rsidR="0087297E" w:rsidRPr="00C81B1C" w:rsidRDefault="0087297E" w:rsidP="00576CC1">
            <w:pPr>
              <w:pStyle w:val="Compact"/>
              <w:rPr>
                <w:rFonts w:cstheme="minorHAnsi"/>
                <w:sz w:val="20"/>
                <w:szCs w:val="20"/>
              </w:rPr>
            </w:pPr>
            <w:r w:rsidRPr="00C81B1C">
              <w:rPr>
                <w:rFonts w:cstheme="minorHAnsi"/>
                <w:sz w:val="20"/>
                <w:szCs w:val="20"/>
              </w:rPr>
              <w:t>Element</w:t>
            </w:r>
          </w:p>
        </w:tc>
        <w:tc>
          <w:tcPr>
            <w:tcW w:w="992" w:type="dxa"/>
          </w:tcPr>
          <w:p w14:paraId="29055F4A" w14:textId="77777777" w:rsidR="0087297E" w:rsidRPr="00C81B1C" w:rsidRDefault="0087297E" w:rsidP="00576CC1">
            <w:pPr>
              <w:pStyle w:val="Compact"/>
              <w:rPr>
                <w:rFonts w:cstheme="minorHAnsi"/>
                <w:sz w:val="20"/>
                <w:szCs w:val="20"/>
              </w:rPr>
            </w:pPr>
            <w:r w:rsidRPr="00C81B1C">
              <w:rPr>
                <w:rFonts w:cstheme="minorHAnsi"/>
                <w:sz w:val="20"/>
                <w:szCs w:val="20"/>
              </w:rPr>
              <w:t>Region</w:t>
            </w:r>
          </w:p>
        </w:tc>
        <w:tc>
          <w:tcPr>
            <w:tcW w:w="1135" w:type="dxa"/>
          </w:tcPr>
          <w:p w14:paraId="4E25682F" w14:textId="77777777" w:rsidR="0087297E" w:rsidRPr="00C81B1C" w:rsidRDefault="0087297E" w:rsidP="00836E65">
            <w:pPr>
              <w:pStyle w:val="Compact"/>
              <w:jc w:val="center"/>
              <w:rPr>
                <w:rFonts w:cstheme="minorHAnsi"/>
                <w:sz w:val="20"/>
                <w:szCs w:val="20"/>
              </w:rPr>
            </w:pPr>
            <w:r w:rsidRPr="00C81B1C">
              <w:rPr>
                <w:rFonts w:cstheme="minorHAnsi"/>
                <w:sz w:val="20"/>
                <w:szCs w:val="20"/>
              </w:rPr>
              <w:t>1st Gl. (1901-19)</w:t>
            </w:r>
          </w:p>
        </w:tc>
        <w:tc>
          <w:tcPr>
            <w:tcW w:w="1135" w:type="dxa"/>
          </w:tcPr>
          <w:p w14:paraId="0C1AA5CC" w14:textId="77777777" w:rsidR="0087297E" w:rsidRPr="00C81B1C" w:rsidRDefault="0087297E" w:rsidP="00836E65">
            <w:pPr>
              <w:pStyle w:val="Compact"/>
              <w:jc w:val="center"/>
              <w:rPr>
                <w:rFonts w:cstheme="minorHAnsi"/>
                <w:sz w:val="20"/>
                <w:szCs w:val="20"/>
              </w:rPr>
            </w:pPr>
            <w:r w:rsidRPr="00C81B1C">
              <w:rPr>
                <w:rFonts w:cstheme="minorHAnsi"/>
                <w:sz w:val="20"/>
                <w:szCs w:val="20"/>
              </w:rPr>
              <w:t>Crisis (1920-46)</w:t>
            </w:r>
          </w:p>
        </w:tc>
        <w:tc>
          <w:tcPr>
            <w:tcW w:w="1135" w:type="dxa"/>
          </w:tcPr>
          <w:p w14:paraId="75574AF6" w14:textId="5CA13B6F" w:rsidR="0087297E" w:rsidRPr="00C81B1C" w:rsidRDefault="0087297E" w:rsidP="00836E65">
            <w:pPr>
              <w:pStyle w:val="Compact"/>
              <w:jc w:val="center"/>
              <w:rPr>
                <w:rFonts w:cstheme="minorHAnsi"/>
                <w:sz w:val="20"/>
                <w:szCs w:val="20"/>
              </w:rPr>
            </w:pPr>
            <w:r w:rsidRPr="00C81B1C">
              <w:rPr>
                <w:rFonts w:cstheme="minorHAnsi"/>
                <w:sz w:val="20"/>
                <w:szCs w:val="20"/>
              </w:rPr>
              <w:t xml:space="preserve">ISI </w:t>
            </w:r>
            <w:r w:rsidR="00836E65" w:rsidRPr="00C81B1C">
              <w:rPr>
                <w:rFonts w:cstheme="minorHAnsi"/>
                <w:sz w:val="20"/>
                <w:szCs w:val="20"/>
              </w:rPr>
              <w:t xml:space="preserve"> </w:t>
            </w:r>
            <w:proofErr w:type="gramStart"/>
            <w:r w:rsidR="00836E65" w:rsidRPr="00C81B1C">
              <w:rPr>
                <w:rFonts w:cstheme="minorHAnsi"/>
                <w:sz w:val="20"/>
                <w:szCs w:val="20"/>
              </w:rPr>
              <w:t xml:space="preserve">   </w:t>
            </w:r>
            <w:r w:rsidRPr="00C81B1C">
              <w:rPr>
                <w:rFonts w:cstheme="minorHAnsi"/>
                <w:sz w:val="20"/>
                <w:szCs w:val="20"/>
              </w:rPr>
              <w:t>(</w:t>
            </w:r>
            <w:proofErr w:type="gramEnd"/>
            <w:r w:rsidRPr="00C81B1C">
              <w:rPr>
                <w:rFonts w:cstheme="minorHAnsi"/>
                <w:sz w:val="20"/>
                <w:szCs w:val="20"/>
              </w:rPr>
              <w:t>1947-81)</w:t>
            </w:r>
          </w:p>
        </w:tc>
        <w:tc>
          <w:tcPr>
            <w:tcW w:w="1135" w:type="dxa"/>
          </w:tcPr>
          <w:p w14:paraId="30E3C6FD" w14:textId="31EBF10F" w:rsidR="0087297E" w:rsidRPr="00C81B1C" w:rsidRDefault="0087297E" w:rsidP="00836E65">
            <w:pPr>
              <w:pStyle w:val="Compact"/>
              <w:jc w:val="center"/>
              <w:rPr>
                <w:rFonts w:cstheme="minorHAnsi"/>
                <w:sz w:val="20"/>
                <w:szCs w:val="20"/>
              </w:rPr>
            </w:pPr>
            <w:r w:rsidRPr="00C81B1C">
              <w:rPr>
                <w:rFonts w:cstheme="minorHAnsi"/>
                <w:sz w:val="20"/>
                <w:szCs w:val="20"/>
              </w:rPr>
              <w:t>Crisis (1982-99)</w:t>
            </w:r>
          </w:p>
        </w:tc>
        <w:tc>
          <w:tcPr>
            <w:tcW w:w="1133" w:type="dxa"/>
          </w:tcPr>
          <w:p w14:paraId="2D55A90F" w14:textId="77777777" w:rsidR="0087297E" w:rsidRPr="00C81B1C" w:rsidRDefault="0087297E" w:rsidP="00836E65">
            <w:pPr>
              <w:pStyle w:val="Compact"/>
              <w:jc w:val="center"/>
              <w:rPr>
                <w:rFonts w:cstheme="minorHAnsi"/>
                <w:sz w:val="20"/>
                <w:szCs w:val="20"/>
              </w:rPr>
            </w:pPr>
            <w:r w:rsidRPr="00C81B1C">
              <w:rPr>
                <w:rFonts w:cstheme="minorHAnsi"/>
                <w:sz w:val="20"/>
                <w:szCs w:val="20"/>
              </w:rPr>
              <w:t>2nd Gl. (2000-20)</w:t>
            </w:r>
          </w:p>
        </w:tc>
      </w:tr>
      <w:tr w:rsidR="0087297E" w:rsidRPr="00C81B1C" w14:paraId="26277848" w14:textId="77777777" w:rsidTr="00836E65">
        <w:tc>
          <w:tcPr>
            <w:tcW w:w="1557" w:type="dxa"/>
          </w:tcPr>
          <w:p w14:paraId="18AFE14F" w14:textId="43DD2931" w:rsidR="0087297E" w:rsidRPr="00C81B1C" w:rsidRDefault="00A0724B" w:rsidP="00576CC1">
            <w:pPr>
              <w:pStyle w:val="Compact"/>
              <w:rPr>
                <w:rFonts w:cstheme="minorHAnsi"/>
                <w:sz w:val="20"/>
                <w:szCs w:val="20"/>
              </w:rPr>
            </w:pPr>
            <w:r w:rsidRPr="00C81B1C">
              <w:rPr>
                <w:rFonts w:cstheme="minorHAnsi"/>
                <w:sz w:val="20"/>
                <w:szCs w:val="20"/>
              </w:rPr>
              <w:t>Pastureland</w:t>
            </w:r>
            <w:r w:rsidR="0087297E" w:rsidRPr="00C81B1C">
              <w:rPr>
                <w:rFonts w:cstheme="minorHAnsi"/>
                <w:sz w:val="20"/>
                <w:szCs w:val="20"/>
              </w:rPr>
              <w:t xml:space="preserve"> (ha)</w:t>
            </w:r>
          </w:p>
        </w:tc>
        <w:tc>
          <w:tcPr>
            <w:tcW w:w="992" w:type="dxa"/>
          </w:tcPr>
          <w:p w14:paraId="2E635CD5" w14:textId="74FEFC84" w:rsidR="0087297E" w:rsidRPr="00C81B1C" w:rsidRDefault="009D7A87" w:rsidP="00576CC1">
            <w:pPr>
              <w:pStyle w:val="Compact"/>
              <w:rPr>
                <w:rFonts w:cstheme="minorHAnsi"/>
                <w:b/>
                <w:bCs/>
                <w:sz w:val="20"/>
                <w:szCs w:val="20"/>
              </w:rPr>
            </w:pPr>
            <w:r w:rsidRPr="00C81B1C">
              <w:rPr>
                <w:rFonts w:cstheme="minorHAnsi"/>
                <w:b/>
                <w:bCs/>
                <w:sz w:val="20"/>
                <w:szCs w:val="20"/>
              </w:rPr>
              <w:t>LACA</w:t>
            </w:r>
          </w:p>
        </w:tc>
        <w:tc>
          <w:tcPr>
            <w:tcW w:w="1135" w:type="dxa"/>
          </w:tcPr>
          <w:p w14:paraId="34ED15A5" w14:textId="77777777" w:rsidR="0087297E" w:rsidRPr="00C81B1C" w:rsidRDefault="0087297E" w:rsidP="0087297E">
            <w:pPr>
              <w:pStyle w:val="Compact"/>
              <w:jc w:val="center"/>
              <w:rPr>
                <w:rFonts w:cstheme="minorHAnsi"/>
                <w:b/>
                <w:bCs/>
                <w:sz w:val="20"/>
                <w:szCs w:val="20"/>
              </w:rPr>
            </w:pPr>
            <w:r w:rsidRPr="00C81B1C">
              <w:rPr>
                <w:rFonts w:cstheme="minorHAnsi"/>
                <w:b/>
                <w:bCs/>
                <w:sz w:val="20"/>
                <w:szCs w:val="20"/>
              </w:rPr>
              <w:t>2.0%</w:t>
            </w:r>
          </w:p>
        </w:tc>
        <w:tc>
          <w:tcPr>
            <w:tcW w:w="1135" w:type="dxa"/>
          </w:tcPr>
          <w:p w14:paraId="0664329D" w14:textId="77777777" w:rsidR="0087297E" w:rsidRPr="00C81B1C" w:rsidRDefault="0087297E" w:rsidP="0087297E">
            <w:pPr>
              <w:pStyle w:val="Compact"/>
              <w:jc w:val="center"/>
              <w:rPr>
                <w:rFonts w:cstheme="minorHAnsi"/>
                <w:b/>
                <w:bCs/>
                <w:sz w:val="20"/>
                <w:szCs w:val="20"/>
              </w:rPr>
            </w:pPr>
            <w:r w:rsidRPr="00C81B1C">
              <w:rPr>
                <w:rFonts w:cstheme="minorHAnsi"/>
                <w:b/>
                <w:bCs/>
                <w:sz w:val="20"/>
                <w:szCs w:val="20"/>
              </w:rPr>
              <w:t>1.5%</w:t>
            </w:r>
          </w:p>
        </w:tc>
        <w:tc>
          <w:tcPr>
            <w:tcW w:w="1135" w:type="dxa"/>
          </w:tcPr>
          <w:p w14:paraId="4CF65214" w14:textId="77777777" w:rsidR="0087297E" w:rsidRPr="00C81B1C" w:rsidRDefault="0087297E" w:rsidP="0087297E">
            <w:pPr>
              <w:pStyle w:val="Compact"/>
              <w:jc w:val="center"/>
              <w:rPr>
                <w:rFonts w:cstheme="minorHAnsi"/>
                <w:b/>
                <w:bCs/>
                <w:sz w:val="20"/>
                <w:szCs w:val="20"/>
              </w:rPr>
            </w:pPr>
            <w:r w:rsidRPr="00C81B1C">
              <w:rPr>
                <w:rFonts w:cstheme="minorHAnsi"/>
                <w:b/>
                <w:bCs/>
                <w:sz w:val="20"/>
                <w:szCs w:val="20"/>
              </w:rPr>
              <w:t>1.2%</w:t>
            </w:r>
          </w:p>
        </w:tc>
        <w:tc>
          <w:tcPr>
            <w:tcW w:w="1135" w:type="dxa"/>
          </w:tcPr>
          <w:p w14:paraId="20B7A714" w14:textId="77777777" w:rsidR="0087297E" w:rsidRPr="00C81B1C" w:rsidRDefault="0087297E" w:rsidP="0087297E">
            <w:pPr>
              <w:pStyle w:val="Compact"/>
              <w:jc w:val="center"/>
              <w:rPr>
                <w:rFonts w:cstheme="minorHAnsi"/>
                <w:b/>
                <w:bCs/>
                <w:sz w:val="20"/>
                <w:szCs w:val="20"/>
              </w:rPr>
            </w:pPr>
            <w:r w:rsidRPr="00C81B1C">
              <w:rPr>
                <w:rFonts w:cstheme="minorHAnsi"/>
                <w:b/>
                <w:bCs/>
                <w:sz w:val="20"/>
                <w:szCs w:val="20"/>
              </w:rPr>
              <w:t>0.6%</w:t>
            </w:r>
          </w:p>
        </w:tc>
        <w:tc>
          <w:tcPr>
            <w:tcW w:w="1133" w:type="dxa"/>
          </w:tcPr>
          <w:p w14:paraId="40916DA0" w14:textId="77777777" w:rsidR="0087297E" w:rsidRPr="00C81B1C" w:rsidRDefault="0087297E" w:rsidP="0087297E">
            <w:pPr>
              <w:pStyle w:val="Compact"/>
              <w:jc w:val="center"/>
              <w:rPr>
                <w:rFonts w:cstheme="minorHAnsi"/>
                <w:b/>
                <w:bCs/>
                <w:sz w:val="20"/>
                <w:szCs w:val="20"/>
              </w:rPr>
            </w:pPr>
            <w:r w:rsidRPr="00C81B1C">
              <w:rPr>
                <w:rFonts w:cstheme="minorHAnsi"/>
                <w:b/>
                <w:bCs/>
                <w:sz w:val="20"/>
                <w:szCs w:val="20"/>
              </w:rPr>
              <w:t>0.1%</w:t>
            </w:r>
          </w:p>
        </w:tc>
      </w:tr>
      <w:tr w:rsidR="0087297E" w:rsidRPr="00C81B1C" w14:paraId="5A713F4F" w14:textId="77777777" w:rsidTr="00836E65">
        <w:tc>
          <w:tcPr>
            <w:tcW w:w="1557" w:type="dxa"/>
          </w:tcPr>
          <w:p w14:paraId="533E1DE0" w14:textId="77777777" w:rsidR="0087297E" w:rsidRPr="00C81B1C" w:rsidRDefault="0087297E" w:rsidP="00576CC1">
            <w:pPr>
              <w:pStyle w:val="Compact"/>
              <w:rPr>
                <w:rFonts w:cstheme="minorHAnsi"/>
                <w:sz w:val="20"/>
                <w:szCs w:val="20"/>
              </w:rPr>
            </w:pPr>
          </w:p>
        </w:tc>
        <w:tc>
          <w:tcPr>
            <w:tcW w:w="992" w:type="dxa"/>
          </w:tcPr>
          <w:p w14:paraId="110CEB4D" w14:textId="77777777" w:rsidR="0087297E" w:rsidRPr="00C81B1C" w:rsidRDefault="0087297E" w:rsidP="00576CC1">
            <w:pPr>
              <w:pStyle w:val="Compact"/>
              <w:rPr>
                <w:rFonts w:cstheme="minorHAnsi"/>
                <w:sz w:val="20"/>
                <w:szCs w:val="20"/>
              </w:rPr>
            </w:pPr>
            <w:r w:rsidRPr="00C81B1C">
              <w:rPr>
                <w:rFonts w:cstheme="minorHAnsi"/>
                <w:sz w:val="20"/>
                <w:szCs w:val="20"/>
              </w:rPr>
              <w:t>Andean</w:t>
            </w:r>
          </w:p>
        </w:tc>
        <w:tc>
          <w:tcPr>
            <w:tcW w:w="1135" w:type="dxa"/>
          </w:tcPr>
          <w:p w14:paraId="37ABA30B" w14:textId="77777777" w:rsidR="0087297E" w:rsidRPr="00C81B1C" w:rsidRDefault="0087297E" w:rsidP="0087297E">
            <w:pPr>
              <w:pStyle w:val="Compact"/>
              <w:jc w:val="center"/>
              <w:rPr>
                <w:rFonts w:cstheme="minorHAnsi"/>
                <w:sz w:val="20"/>
                <w:szCs w:val="20"/>
              </w:rPr>
            </w:pPr>
            <w:r w:rsidRPr="00C81B1C">
              <w:rPr>
                <w:rFonts w:cstheme="minorHAnsi"/>
                <w:sz w:val="20"/>
                <w:szCs w:val="20"/>
              </w:rPr>
              <w:t>1.5%</w:t>
            </w:r>
          </w:p>
        </w:tc>
        <w:tc>
          <w:tcPr>
            <w:tcW w:w="1135" w:type="dxa"/>
          </w:tcPr>
          <w:p w14:paraId="4E9AAE11" w14:textId="77777777" w:rsidR="0087297E" w:rsidRPr="00C81B1C" w:rsidRDefault="0087297E" w:rsidP="0087297E">
            <w:pPr>
              <w:pStyle w:val="Compact"/>
              <w:jc w:val="center"/>
              <w:rPr>
                <w:rFonts w:cstheme="minorHAnsi"/>
                <w:sz w:val="20"/>
                <w:szCs w:val="20"/>
              </w:rPr>
            </w:pPr>
            <w:r w:rsidRPr="00C81B1C">
              <w:rPr>
                <w:rFonts w:cstheme="minorHAnsi"/>
                <w:sz w:val="20"/>
                <w:szCs w:val="20"/>
              </w:rPr>
              <w:t>1.0%</w:t>
            </w:r>
          </w:p>
        </w:tc>
        <w:tc>
          <w:tcPr>
            <w:tcW w:w="1135" w:type="dxa"/>
          </w:tcPr>
          <w:p w14:paraId="1F14B08C" w14:textId="77777777" w:rsidR="0087297E" w:rsidRPr="00C81B1C" w:rsidRDefault="0087297E" w:rsidP="0087297E">
            <w:pPr>
              <w:pStyle w:val="Compact"/>
              <w:jc w:val="center"/>
              <w:rPr>
                <w:rFonts w:cstheme="minorHAnsi"/>
                <w:sz w:val="20"/>
                <w:szCs w:val="20"/>
              </w:rPr>
            </w:pPr>
            <w:r w:rsidRPr="00C81B1C">
              <w:rPr>
                <w:rFonts w:cstheme="minorHAnsi"/>
                <w:sz w:val="20"/>
                <w:szCs w:val="20"/>
              </w:rPr>
              <w:t>1.2%</w:t>
            </w:r>
          </w:p>
        </w:tc>
        <w:tc>
          <w:tcPr>
            <w:tcW w:w="1135" w:type="dxa"/>
          </w:tcPr>
          <w:p w14:paraId="77C5B3B0" w14:textId="77777777" w:rsidR="0087297E" w:rsidRPr="00C81B1C" w:rsidRDefault="0087297E" w:rsidP="0087297E">
            <w:pPr>
              <w:pStyle w:val="Compact"/>
              <w:jc w:val="center"/>
              <w:rPr>
                <w:rFonts w:cstheme="minorHAnsi"/>
                <w:sz w:val="20"/>
                <w:szCs w:val="20"/>
              </w:rPr>
            </w:pPr>
            <w:r w:rsidRPr="00C81B1C">
              <w:rPr>
                <w:rFonts w:cstheme="minorHAnsi"/>
                <w:sz w:val="20"/>
                <w:szCs w:val="20"/>
              </w:rPr>
              <w:t>0.3%</w:t>
            </w:r>
          </w:p>
        </w:tc>
        <w:tc>
          <w:tcPr>
            <w:tcW w:w="1133" w:type="dxa"/>
          </w:tcPr>
          <w:p w14:paraId="768B560E" w14:textId="77777777" w:rsidR="0087297E" w:rsidRPr="00C81B1C" w:rsidRDefault="0087297E" w:rsidP="0087297E">
            <w:pPr>
              <w:pStyle w:val="Compact"/>
              <w:jc w:val="center"/>
              <w:rPr>
                <w:rFonts w:cstheme="minorHAnsi"/>
                <w:sz w:val="20"/>
                <w:szCs w:val="20"/>
              </w:rPr>
            </w:pPr>
            <w:r w:rsidRPr="00C81B1C">
              <w:rPr>
                <w:rFonts w:cstheme="minorHAnsi"/>
                <w:sz w:val="20"/>
                <w:szCs w:val="20"/>
              </w:rPr>
              <w:t>0.0%</w:t>
            </w:r>
          </w:p>
        </w:tc>
      </w:tr>
      <w:tr w:rsidR="0087297E" w:rsidRPr="00C81B1C" w14:paraId="16A94753" w14:textId="77777777" w:rsidTr="00836E65">
        <w:tc>
          <w:tcPr>
            <w:tcW w:w="1557" w:type="dxa"/>
          </w:tcPr>
          <w:p w14:paraId="4596AD04" w14:textId="77777777" w:rsidR="0087297E" w:rsidRPr="00C81B1C" w:rsidRDefault="0087297E" w:rsidP="00576CC1">
            <w:pPr>
              <w:pStyle w:val="Compact"/>
              <w:rPr>
                <w:rFonts w:cstheme="minorHAnsi"/>
                <w:sz w:val="20"/>
                <w:szCs w:val="20"/>
              </w:rPr>
            </w:pPr>
          </w:p>
        </w:tc>
        <w:tc>
          <w:tcPr>
            <w:tcW w:w="992" w:type="dxa"/>
          </w:tcPr>
          <w:p w14:paraId="40783AD6" w14:textId="77777777" w:rsidR="0087297E" w:rsidRPr="00C81B1C" w:rsidRDefault="0087297E" w:rsidP="00576CC1">
            <w:pPr>
              <w:pStyle w:val="Compact"/>
              <w:rPr>
                <w:rFonts w:cstheme="minorHAnsi"/>
                <w:sz w:val="20"/>
                <w:szCs w:val="20"/>
              </w:rPr>
            </w:pPr>
            <w:r w:rsidRPr="00C81B1C">
              <w:rPr>
                <w:rFonts w:cstheme="minorHAnsi"/>
                <w:sz w:val="20"/>
                <w:szCs w:val="20"/>
              </w:rPr>
              <w:t>Brazil</w:t>
            </w:r>
          </w:p>
        </w:tc>
        <w:tc>
          <w:tcPr>
            <w:tcW w:w="1135" w:type="dxa"/>
          </w:tcPr>
          <w:p w14:paraId="5F75E90D" w14:textId="77777777" w:rsidR="0087297E" w:rsidRPr="00C81B1C" w:rsidRDefault="0087297E" w:rsidP="0087297E">
            <w:pPr>
              <w:pStyle w:val="Compact"/>
              <w:jc w:val="center"/>
              <w:rPr>
                <w:rFonts w:cstheme="minorHAnsi"/>
                <w:sz w:val="20"/>
                <w:szCs w:val="20"/>
              </w:rPr>
            </w:pPr>
            <w:r w:rsidRPr="00C81B1C">
              <w:rPr>
                <w:rFonts w:cstheme="minorHAnsi"/>
                <w:sz w:val="20"/>
                <w:szCs w:val="20"/>
              </w:rPr>
              <w:t>2.7%</w:t>
            </w:r>
          </w:p>
        </w:tc>
        <w:tc>
          <w:tcPr>
            <w:tcW w:w="1135" w:type="dxa"/>
          </w:tcPr>
          <w:p w14:paraId="497A723C" w14:textId="77777777" w:rsidR="0087297E" w:rsidRPr="00C81B1C" w:rsidRDefault="0087297E" w:rsidP="0087297E">
            <w:pPr>
              <w:pStyle w:val="Compact"/>
              <w:jc w:val="center"/>
              <w:rPr>
                <w:rFonts w:cstheme="minorHAnsi"/>
                <w:sz w:val="20"/>
                <w:szCs w:val="20"/>
              </w:rPr>
            </w:pPr>
            <w:r w:rsidRPr="00C81B1C">
              <w:rPr>
                <w:rFonts w:cstheme="minorHAnsi"/>
                <w:sz w:val="20"/>
                <w:szCs w:val="20"/>
              </w:rPr>
              <w:t>1.6%</w:t>
            </w:r>
          </w:p>
        </w:tc>
        <w:tc>
          <w:tcPr>
            <w:tcW w:w="1135" w:type="dxa"/>
          </w:tcPr>
          <w:p w14:paraId="797D51D1" w14:textId="77777777" w:rsidR="0087297E" w:rsidRPr="00C81B1C" w:rsidRDefault="0087297E" w:rsidP="0087297E">
            <w:pPr>
              <w:pStyle w:val="Compact"/>
              <w:jc w:val="center"/>
              <w:rPr>
                <w:rFonts w:cstheme="minorHAnsi"/>
                <w:sz w:val="20"/>
                <w:szCs w:val="20"/>
              </w:rPr>
            </w:pPr>
            <w:r w:rsidRPr="00C81B1C">
              <w:rPr>
                <w:rFonts w:cstheme="minorHAnsi"/>
                <w:sz w:val="20"/>
                <w:szCs w:val="20"/>
              </w:rPr>
              <w:t>2.8%</w:t>
            </w:r>
          </w:p>
        </w:tc>
        <w:tc>
          <w:tcPr>
            <w:tcW w:w="1135" w:type="dxa"/>
          </w:tcPr>
          <w:p w14:paraId="57B8BFF4" w14:textId="77777777" w:rsidR="0087297E" w:rsidRPr="00C81B1C" w:rsidRDefault="0087297E" w:rsidP="0087297E">
            <w:pPr>
              <w:pStyle w:val="Compact"/>
              <w:jc w:val="center"/>
              <w:rPr>
                <w:rFonts w:cstheme="minorHAnsi"/>
                <w:sz w:val="20"/>
                <w:szCs w:val="20"/>
              </w:rPr>
            </w:pPr>
            <w:r w:rsidRPr="00C81B1C">
              <w:rPr>
                <w:rFonts w:cstheme="minorHAnsi"/>
                <w:sz w:val="20"/>
                <w:szCs w:val="20"/>
              </w:rPr>
              <w:t>1.4%</w:t>
            </w:r>
          </w:p>
        </w:tc>
        <w:tc>
          <w:tcPr>
            <w:tcW w:w="1133" w:type="dxa"/>
          </w:tcPr>
          <w:p w14:paraId="65A8C563" w14:textId="77777777" w:rsidR="0087297E" w:rsidRPr="00C81B1C" w:rsidRDefault="0087297E" w:rsidP="0087297E">
            <w:pPr>
              <w:pStyle w:val="Compact"/>
              <w:jc w:val="center"/>
              <w:rPr>
                <w:rFonts w:cstheme="minorHAnsi"/>
                <w:sz w:val="20"/>
                <w:szCs w:val="20"/>
              </w:rPr>
            </w:pPr>
            <w:r w:rsidRPr="00C81B1C">
              <w:rPr>
                <w:rFonts w:cstheme="minorHAnsi"/>
                <w:sz w:val="20"/>
                <w:szCs w:val="20"/>
              </w:rPr>
              <w:t>0.2%</w:t>
            </w:r>
          </w:p>
        </w:tc>
      </w:tr>
      <w:tr w:rsidR="0087297E" w:rsidRPr="00C81B1C" w14:paraId="44FB45C2" w14:textId="77777777" w:rsidTr="00836E65">
        <w:tc>
          <w:tcPr>
            <w:tcW w:w="1557" w:type="dxa"/>
          </w:tcPr>
          <w:p w14:paraId="77220541" w14:textId="77777777" w:rsidR="0087297E" w:rsidRPr="00C81B1C" w:rsidRDefault="0087297E" w:rsidP="00576CC1">
            <w:pPr>
              <w:pStyle w:val="Compact"/>
              <w:rPr>
                <w:rFonts w:cstheme="minorHAnsi"/>
                <w:sz w:val="20"/>
                <w:szCs w:val="20"/>
              </w:rPr>
            </w:pPr>
          </w:p>
        </w:tc>
        <w:tc>
          <w:tcPr>
            <w:tcW w:w="992" w:type="dxa"/>
          </w:tcPr>
          <w:p w14:paraId="6F30811A" w14:textId="77777777" w:rsidR="0087297E" w:rsidRPr="00C81B1C" w:rsidRDefault="0087297E" w:rsidP="00576CC1">
            <w:pPr>
              <w:pStyle w:val="Compact"/>
              <w:rPr>
                <w:rFonts w:cstheme="minorHAnsi"/>
                <w:sz w:val="20"/>
                <w:szCs w:val="20"/>
              </w:rPr>
            </w:pPr>
            <w:r w:rsidRPr="00C81B1C">
              <w:rPr>
                <w:rFonts w:cstheme="minorHAnsi"/>
                <w:sz w:val="20"/>
                <w:szCs w:val="20"/>
              </w:rPr>
              <w:t>Central</w:t>
            </w:r>
          </w:p>
        </w:tc>
        <w:tc>
          <w:tcPr>
            <w:tcW w:w="1135" w:type="dxa"/>
          </w:tcPr>
          <w:p w14:paraId="32D5B144" w14:textId="77777777" w:rsidR="0087297E" w:rsidRPr="00C81B1C" w:rsidRDefault="0087297E" w:rsidP="0087297E">
            <w:pPr>
              <w:pStyle w:val="Compact"/>
              <w:jc w:val="center"/>
              <w:rPr>
                <w:rFonts w:cstheme="minorHAnsi"/>
                <w:sz w:val="20"/>
                <w:szCs w:val="20"/>
              </w:rPr>
            </w:pPr>
            <w:r w:rsidRPr="00C81B1C">
              <w:rPr>
                <w:rFonts w:cstheme="minorHAnsi"/>
                <w:sz w:val="20"/>
                <w:szCs w:val="20"/>
              </w:rPr>
              <w:t>1.2%</w:t>
            </w:r>
          </w:p>
        </w:tc>
        <w:tc>
          <w:tcPr>
            <w:tcW w:w="1135" w:type="dxa"/>
          </w:tcPr>
          <w:p w14:paraId="4AFE4A0E" w14:textId="77777777" w:rsidR="0087297E" w:rsidRPr="00C81B1C" w:rsidRDefault="0087297E" w:rsidP="0087297E">
            <w:pPr>
              <w:pStyle w:val="Compact"/>
              <w:jc w:val="center"/>
              <w:rPr>
                <w:rFonts w:cstheme="minorHAnsi"/>
                <w:sz w:val="20"/>
                <w:szCs w:val="20"/>
              </w:rPr>
            </w:pPr>
            <w:r w:rsidRPr="00C81B1C">
              <w:rPr>
                <w:rFonts w:cstheme="minorHAnsi"/>
                <w:sz w:val="20"/>
                <w:szCs w:val="20"/>
              </w:rPr>
              <w:t>2.7%</w:t>
            </w:r>
          </w:p>
        </w:tc>
        <w:tc>
          <w:tcPr>
            <w:tcW w:w="1135" w:type="dxa"/>
          </w:tcPr>
          <w:p w14:paraId="186BD873" w14:textId="77777777" w:rsidR="0087297E" w:rsidRPr="00C81B1C" w:rsidRDefault="0087297E" w:rsidP="0087297E">
            <w:pPr>
              <w:pStyle w:val="Compact"/>
              <w:jc w:val="center"/>
              <w:rPr>
                <w:rFonts w:cstheme="minorHAnsi"/>
                <w:sz w:val="20"/>
                <w:szCs w:val="20"/>
              </w:rPr>
            </w:pPr>
            <w:r w:rsidRPr="00C81B1C">
              <w:rPr>
                <w:rFonts w:cstheme="minorHAnsi"/>
                <w:sz w:val="20"/>
                <w:szCs w:val="20"/>
              </w:rPr>
              <w:t>1.7%</w:t>
            </w:r>
          </w:p>
        </w:tc>
        <w:tc>
          <w:tcPr>
            <w:tcW w:w="1135" w:type="dxa"/>
          </w:tcPr>
          <w:p w14:paraId="7C5B73B0" w14:textId="77777777" w:rsidR="0087297E" w:rsidRPr="00C81B1C" w:rsidRDefault="0087297E" w:rsidP="0087297E">
            <w:pPr>
              <w:pStyle w:val="Compact"/>
              <w:jc w:val="center"/>
              <w:rPr>
                <w:rFonts w:cstheme="minorHAnsi"/>
                <w:sz w:val="20"/>
                <w:szCs w:val="20"/>
              </w:rPr>
            </w:pPr>
            <w:r w:rsidRPr="00C81B1C">
              <w:rPr>
                <w:rFonts w:cstheme="minorHAnsi"/>
                <w:sz w:val="20"/>
                <w:szCs w:val="20"/>
              </w:rPr>
              <w:t>0.4%</w:t>
            </w:r>
          </w:p>
        </w:tc>
        <w:tc>
          <w:tcPr>
            <w:tcW w:w="1133" w:type="dxa"/>
          </w:tcPr>
          <w:p w14:paraId="5B7224D1" w14:textId="77777777" w:rsidR="0087297E" w:rsidRPr="00C81B1C" w:rsidRDefault="0087297E" w:rsidP="0087297E">
            <w:pPr>
              <w:pStyle w:val="Compact"/>
              <w:jc w:val="center"/>
              <w:rPr>
                <w:rFonts w:cstheme="minorHAnsi"/>
                <w:sz w:val="20"/>
                <w:szCs w:val="20"/>
              </w:rPr>
            </w:pPr>
            <w:r w:rsidRPr="00C81B1C">
              <w:rPr>
                <w:rFonts w:cstheme="minorHAnsi"/>
                <w:sz w:val="20"/>
                <w:szCs w:val="20"/>
              </w:rPr>
              <w:t>-0.1%</w:t>
            </w:r>
          </w:p>
        </w:tc>
      </w:tr>
      <w:tr w:rsidR="0087297E" w:rsidRPr="00C81B1C" w14:paraId="1A6D516D" w14:textId="77777777" w:rsidTr="00836E65">
        <w:tc>
          <w:tcPr>
            <w:tcW w:w="1557" w:type="dxa"/>
          </w:tcPr>
          <w:p w14:paraId="76B00987" w14:textId="77777777" w:rsidR="0087297E" w:rsidRPr="00C81B1C" w:rsidRDefault="0087297E" w:rsidP="00576CC1">
            <w:pPr>
              <w:pStyle w:val="Compact"/>
              <w:rPr>
                <w:rFonts w:cstheme="minorHAnsi"/>
                <w:sz w:val="20"/>
                <w:szCs w:val="20"/>
              </w:rPr>
            </w:pPr>
          </w:p>
        </w:tc>
        <w:tc>
          <w:tcPr>
            <w:tcW w:w="992" w:type="dxa"/>
          </w:tcPr>
          <w:p w14:paraId="5A6A6904" w14:textId="77777777" w:rsidR="0087297E" w:rsidRPr="00C81B1C" w:rsidRDefault="0087297E" w:rsidP="00576CC1">
            <w:pPr>
              <w:pStyle w:val="Compact"/>
              <w:rPr>
                <w:rFonts w:cstheme="minorHAnsi"/>
                <w:sz w:val="20"/>
                <w:szCs w:val="20"/>
              </w:rPr>
            </w:pPr>
            <w:r w:rsidRPr="00C81B1C">
              <w:rPr>
                <w:rFonts w:cstheme="minorHAnsi"/>
                <w:sz w:val="20"/>
                <w:szCs w:val="20"/>
              </w:rPr>
              <w:t>Mexico</w:t>
            </w:r>
          </w:p>
        </w:tc>
        <w:tc>
          <w:tcPr>
            <w:tcW w:w="1135" w:type="dxa"/>
          </w:tcPr>
          <w:p w14:paraId="3F4BAABA" w14:textId="77777777" w:rsidR="0087297E" w:rsidRPr="00C81B1C" w:rsidRDefault="0087297E" w:rsidP="0087297E">
            <w:pPr>
              <w:pStyle w:val="Compact"/>
              <w:jc w:val="center"/>
              <w:rPr>
                <w:rFonts w:cstheme="minorHAnsi"/>
                <w:sz w:val="20"/>
                <w:szCs w:val="20"/>
              </w:rPr>
            </w:pPr>
            <w:r w:rsidRPr="00C81B1C">
              <w:rPr>
                <w:rFonts w:cstheme="minorHAnsi"/>
                <w:sz w:val="20"/>
                <w:szCs w:val="20"/>
              </w:rPr>
              <w:t>0.1%</w:t>
            </w:r>
          </w:p>
        </w:tc>
        <w:tc>
          <w:tcPr>
            <w:tcW w:w="1135" w:type="dxa"/>
          </w:tcPr>
          <w:p w14:paraId="54E1671A" w14:textId="77777777" w:rsidR="0087297E" w:rsidRPr="00C81B1C" w:rsidRDefault="0087297E" w:rsidP="0087297E">
            <w:pPr>
              <w:pStyle w:val="Compact"/>
              <w:jc w:val="center"/>
              <w:rPr>
                <w:rFonts w:cstheme="minorHAnsi"/>
                <w:sz w:val="20"/>
                <w:szCs w:val="20"/>
              </w:rPr>
            </w:pPr>
            <w:r w:rsidRPr="00C81B1C">
              <w:rPr>
                <w:rFonts w:cstheme="minorHAnsi"/>
                <w:sz w:val="20"/>
                <w:szCs w:val="20"/>
              </w:rPr>
              <w:t>2.1%</w:t>
            </w:r>
          </w:p>
        </w:tc>
        <w:tc>
          <w:tcPr>
            <w:tcW w:w="1135" w:type="dxa"/>
          </w:tcPr>
          <w:p w14:paraId="663D3FDD" w14:textId="77777777" w:rsidR="0087297E" w:rsidRPr="00C81B1C" w:rsidRDefault="0087297E" w:rsidP="0087297E">
            <w:pPr>
              <w:pStyle w:val="Compact"/>
              <w:jc w:val="center"/>
              <w:rPr>
                <w:rFonts w:cstheme="minorHAnsi"/>
                <w:sz w:val="20"/>
                <w:szCs w:val="20"/>
              </w:rPr>
            </w:pPr>
            <w:r w:rsidRPr="00C81B1C">
              <w:rPr>
                <w:rFonts w:cstheme="minorHAnsi"/>
                <w:sz w:val="20"/>
                <w:szCs w:val="20"/>
              </w:rPr>
              <w:t>0.7%</w:t>
            </w:r>
          </w:p>
        </w:tc>
        <w:tc>
          <w:tcPr>
            <w:tcW w:w="1135" w:type="dxa"/>
          </w:tcPr>
          <w:p w14:paraId="56C7DEF2" w14:textId="77777777" w:rsidR="0087297E" w:rsidRPr="00C81B1C" w:rsidRDefault="0087297E" w:rsidP="0087297E">
            <w:pPr>
              <w:pStyle w:val="Compact"/>
              <w:jc w:val="center"/>
              <w:rPr>
                <w:rFonts w:cstheme="minorHAnsi"/>
                <w:sz w:val="20"/>
                <w:szCs w:val="20"/>
              </w:rPr>
            </w:pPr>
            <w:r w:rsidRPr="00C81B1C">
              <w:rPr>
                <w:rFonts w:cstheme="minorHAnsi"/>
                <w:sz w:val="20"/>
                <w:szCs w:val="20"/>
              </w:rPr>
              <w:t>0.2%</w:t>
            </w:r>
          </w:p>
        </w:tc>
        <w:tc>
          <w:tcPr>
            <w:tcW w:w="1133" w:type="dxa"/>
          </w:tcPr>
          <w:p w14:paraId="4CC0C5B3" w14:textId="77777777" w:rsidR="0087297E" w:rsidRPr="00C81B1C" w:rsidRDefault="0087297E" w:rsidP="0087297E">
            <w:pPr>
              <w:pStyle w:val="Compact"/>
              <w:jc w:val="center"/>
              <w:rPr>
                <w:rFonts w:cstheme="minorHAnsi"/>
                <w:sz w:val="20"/>
                <w:szCs w:val="20"/>
              </w:rPr>
            </w:pPr>
            <w:r w:rsidRPr="00C81B1C">
              <w:rPr>
                <w:rFonts w:cstheme="minorHAnsi"/>
                <w:sz w:val="20"/>
                <w:szCs w:val="20"/>
              </w:rPr>
              <w:t>-0.0%</w:t>
            </w:r>
          </w:p>
        </w:tc>
      </w:tr>
      <w:tr w:rsidR="0087297E" w:rsidRPr="00C81B1C" w14:paraId="0B3B6C7F" w14:textId="77777777" w:rsidTr="00836E65">
        <w:tc>
          <w:tcPr>
            <w:tcW w:w="1557" w:type="dxa"/>
            <w:tcBorders>
              <w:bottom w:val="single" w:sz="4" w:space="0" w:color="auto"/>
            </w:tcBorders>
          </w:tcPr>
          <w:p w14:paraId="6ED97D90" w14:textId="77777777" w:rsidR="0087297E" w:rsidRPr="00C81B1C" w:rsidRDefault="0087297E" w:rsidP="00576CC1">
            <w:pPr>
              <w:pStyle w:val="Compact"/>
              <w:rPr>
                <w:rFonts w:cstheme="minorHAnsi"/>
                <w:sz w:val="20"/>
                <w:szCs w:val="20"/>
              </w:rPr>
            </w:pPr>
          </w:p>
        </w:tc>
        <w:tc>
          <w:tcPr>
            <w:tcW w:w="992" w:type="dxa"/>
            <w:tcBorders>
              <w:bottom w:val="single" w:sz="4" w:space="0" w:color="auto"/>
            </w:tcBorders>
          </w:tcPr>
          <w:p w14:paraId="28B2FBA5" w14:textId="77777777" w:rsidR="0087297E" w:rsidRPr="00C81B1C" w:rsidRDefault="0087297E" w:rsidP="00576CC1">
            <w:pPr>
              <w:pStyle w:val="Compact"/>
              <w:rPr>
                <w:rFonts w:cstheme="minorHAnsi"/>
                <w:sz w:val="20"/>
                <w:szCs w:val="20"/>
              </w:rPr>
            </w:pPr>
            <w:r w:rsidRPr="00C81B1C">
              <w:rPr>
                <w:rFonts w:cstheme="minorHAnsi"/>
                <w:sz w:val="20"/>
                <w:szCs w:val="20"/>
              </w:rPr>
              <w:t>Southern</w:t>
            </w:r>
          </w:p>
        </w:tc>
        <w:tc>
          <w:tcPr>
            <w:tcW w:w="1135" w:type="dxa"/>
            <w:tcBorders>
              <w:bottom w:val="single" w:sz="4" w:space="0" w:color="auto"/>
            </w:tcBorders>
          </w:tcPr>
          <w:p w14:paraId="756CA601" w14:textId="77777777" w:rsidR="0087297E" w:rsidRPr="00C81B1C" w:rsidRDefault="0087297E" w:rsidP="0087297E">
            <w:pPr>
              <w:pStyle w:val="Compact"/>
              <w:jc w:val="center"/>
              <w:rPr>
                <w:rFonts w:cstheme="minorHAnsi"/>
                <w:sz w:val="20"/>
                <w:szCs w:val="20"/>
              </w:rPr>
            </w:pPr>
            <w:r w:rsidRPr="00C81B1C">
              <w:rPr>
                <w:rFonts w:cstheme="minorHAnsi"/>
                <w:sz w:val="20"/>
                <w:szCs w:val="20"/>
              </w:rPr>
              <w:t>2.7%</w:t>
            </w:r>
          </w:p>
        </w:tc>
        <w:tc>
          <w:tcPr>
            <w:tcW w:w="1135" w:type="dxa"/>
            <w:tcBorders>
              <w:bottom w:val="single" w:sz="4" w:space="0" w:color="auto"/>
            </w:tcBorders>
          </w:tcPr>
          <w:p w14:paraId="642975FD" w14:textId="77777777" w:rsidR="0087297E" w:rsidRPr="00C81B1C" w:rsidRDefault="0087297E" w:rsidP="0087297E">
            <w:pPr>
              <w:pStyle w:val="Compact"/>
              <w:jc w:val="center"/>
              <w:rPr>
                <w:rFonts w:cstheme="minorHAnsi"/>
                <w:sz w:val="20"/>
                <w:szCs w:val="20"/>
              </w:rPr>
            </w:pPr>
            <w:r w:rsidRPr="00C81B1C">
              <w:rPr>
                <w:rFonts w:cstheme="minorHAnsi"/>
                <w:sz w:val="20"/>
                <w:szCs w:val="20"/>
              </w:rPr>
              <w:t>1.5%</w:t>
            </w:r>
          </w:p>
        </w:tc>
        <w:tc>
          <w:tcPr>
            <w:tcW w:w="1135" w:type="dxa"/>
            <w:tcBorders>
              <w:bottom w:val="single" w:sz="4" w:space="0" w:color="auto"/>
            </w:tcBorders>
          </w:tcPr>
          <w:p w14:paraId="25A04E0B" w14:textId="77777777" w:rsidR="0087297E" w:rsidRPr="00C81B1C" w:rsidRDefault="0087297E" w:rsidP="0087297E">
            <w:pPr>
              <w:pStyle w:val="Compact"/>
              <w:jc w:val="center"/>
              <w:rPr>
                <w:rFonts w:cstheme="minorHAnsi"/>
                <w:sz w:val="20"/>
                <w:szCs w:val="20"/>
              </w:rPr>
            </w:pPr>
            <w:r w:rsidRPr="00C81B1C">
              <w:rPr>
                <w:rFonts w:cstheme="minorHAnsi"/>
                <w:sz w:val="20"/>
                <w:szCs w:val="20"/>
              </w:rPr>
              <w:t>0.2%</w:t>
            </w:r>
          </w:p>
        </w:tc>
        <w:tc>
          <w:tcPr>
            <w:tcW w:w="1135" w:type="dxa"/>
            <w:tcBorders>
              <w:bottom w:val="single" w:sz="4" w:space="0" w:color="auto"/>
            </w:tcBorders>
          </w:tcPr>
          <w:p w14:paraId="11DEBB63" w14:textId="77777777" w:rsidR="0087297E" w:rsidRPr="00C81B1C" w:rsidRDefault="0087297E" w:rsidP="0087297E">
            <w:pPr>
              <w:pStyle w:val="Compact"/>
              <w:jc w:val="center"/>
              <w:rPr>
                <w:rFonts w:cstheme="minorHAnsi"/>
                <w:sz w:val="20"/>
                <w:szCs w:val="20"/>
              </w:rPr>
            </w:pPr>
            <w:r w:rsidRPr="00C81B1C">
              <w:rPr>
                <w:rFonts w:cstheme="minorHAnsi"/>
                <w:sz w:val="20"/>
                <w:szCs w:val="20"/>
              </w:rPr>
              <w:t>0.2%</w:t>
            </w:r>
          </w:p>
        </w:tc>
        <w:tc>
          <w:tcPr>
            <w:tcW w:w="1133" w:type="dxa"/>
            <w:tcBorders>
              <w:bottom w:val="single" w:sz="4" w:space="0" w:color="auto"/>
            </w:tcBorders>
          </w:tcPr>
          <w:p w14:paraId="28C79211" w14:textId="77777777" w:rsidR="0087297E" w:rsidRPr="00C81B1C" w:rsidRDefault="0087297E" w:rsidP="0087297E">
            <w:pPr>
              <w:pStyle w:val="Compact"/>
              <w:jc w:val="center"/>
              <w:rPr>
                <w:rFonts w:cstheme="minorHAnsi"/>
                <w:sz w:val="20"/>
                <w:szCs w:val="20"/>
              </w:rPr>
            </w:pPr>
            <w:r w:rsidRPr="00C81B1C">
              <w:rPr>
                <w:rFonts w:cstheme="minorHAnsi"/>
                <w:sz w:val="20"/>
                <w:szCs w:val="20"/>
              </w:rPr>
              <w:t>0.3%</w:t>
            </w:r>
          </w:p>
        </w:tc>
      </w:tr>
      <w:tr w:rsidR="0087297E" w:rsidRPr="00C81B1C" w14:paraId="0C27ACBA" w14:textId="77777777" w:rsidTr="00836E65">
        <w:tc>
          <w:tcPr>
            <w:tcW w:w="1557" w:type="dxa"/>
            <w:tcBorders>
              <w:top w:val="single" w:sz="4" w:space="0" w:color="auto"/>
            </w:tcBorders>
          </w:tcPr>
          <w:p w14:paraId="01BE0135" w14:textId="77777777" w:rsidR="0087297E" w:rsidRPr="00C81B1C" w:rsidRDefault="0087297E" w:rsidP="00576CC1">
            <w:pPr>
              <w:pStyle w:val="Compact"/>
              <w:rPr>
                <w:rFonts w:cstheme="minorHAnsi"/>
                <w:sz w:val="20"/>
                <w:szCs w:val="20"/>
              </w:rPr>
            </w:pPr>
            <w:r w:rsidRPr="00C81B1C">
              <w:rPr>
                <w:rFonts w:cstheme="minorHAnsi"/>
                <w:sz w:val="20"/>
                <w:szCs w:val="20"/>
              </w:rPr>
              <w:t>Livestock (LU)</w:t>
            </w:r>
          </w:p>
        </w:tc>
        <w:tc>
          <w:tcPr>
            <w:tcW w:w="992" w:type="dxa"/>
            <w:tcBorders>
              <w:top w:val="single" w:sz="4" w:space="0" w:color="auto"/>
            </w:tcBorders>
          </w:tcPr>
          <w:p w14:paraId="71410327" w14:textId="713D46E5" w:rsidR="0087297E" w:rsidRPr="00C81B1C" w:rsidRDefault="009D7A87" w:rsidP="00576CC1">
            <w:pPr>
              <w:pStyle w:val="Compact"/>
              <w:rPr>
                <w:rFonts w:cstheme="minorHAnsi"/>
                <w:b/>
                <w:bCs/>
                <w:sz w:val="20"/>
                <w:szCs w:val="20"/>
              </w:rPr>
            </w:pPr>
            <w:r w:rsidRPr="00C81B1C">
              <w:rPr>
                <w:rFonts w:cstheme="minorHAnsi"/>
                <w:b/>
                <w:bCs/>
                <w:sz w:val="20"/>
                <w:szCs w:val="20"/>
              </w:rPr>
              <w:t>LACA</w:t>
            </w:r>
          </w:p>
        </w:tc>
        <w:tc>
          <w:tcPr>
            <w:tcW w:w="1135" w:type="dxa"/>
            <w:tcBorders>
              <w:top w:val="single" w:sz="4" w:space="0" w:color="auto"/>
            </w:tcBorders>
          </w:tcPr>
          <w:p w14:paraId="6622D226" w14:textId="77777777" w:rsidR="0087297E" w:rsidRPr="00C81B1C" w:rsidRDefault="0087297E" w:rsidP="0087297E">
            <w:pPr>
              <w:pStyle w:val="Compact"/>
              <w:jc w:val="center"/>
              <w:rPr>
                <w:rFonts w:cstheme="minorHAnsi"/>
                <w:b/>
                <w:bCs/>
                <w:sz w:val="20"/>
                <w:szCs w:val="20"/>
              </w:rPr>
            </w:pPr>
            <w:r w:rsidRPr="00C81B1C">
              <w:rPr>
                <w:rFonts w:cstheme="minorHAnsi"/>
                <w:b/>
                <w:bCs/>
                <w:sz w:val="20"/>
                <w:szCs w:val="20"/>
              </w:rPr>
              <w:t>1.6%</w:t>
            </w:r>
          </w:p>
        </w:tc>
        <w:tc>
          <w:tcPr>
            <w:tcW w:w="1135" w:type="dxa"/>
            <w:tcBorders>
              <w:top w:val="single" w:sz="4" w:space="0" w:color="auto"/>
            </w:tcBorders>
          </w:tcPr>
          <w:p w14:paraId="60E4EA9F" w14:textId="77777777" w:rsidR="0087297E" w:rsidRPr="00C81B1C" w:rsidRDefault="0087297E" w:rsidP="0087297E">
            <w:pPr>
              <w:pStyle w:val="Compact"/>
              <w:jc w:val="center"/>
              <w:rPr>
                <w:rFonts w:cstheme="minorHAnsi"/>
                <w:b/>
                <w:bCs/>
                <w:sz w:val="20"/>
                <w:szCs w:val="20"/>
              </w:rPr>
            </w:pPr>
            <w:r w:rsidRPr="00C81B1C">
              <w:rPr>
                <w:rFonts w:cstheme="minorHAnsi"/>
                <w:b/>
                <w:bCs/>
                <w:sz w:val="20"/>
                <w:szCs w:val="20"/>
              </w:rPr>
              <w:t>1.4%</w:t>
            </w:r>
          </w:p>
        </w:tc>
        <w:tc>
          <w:tcPr>
            <w:tcW w:w="1135" w:type="dxa"/>
            <w:tcBorders>
              <w:top w:val="single" w:sz="4" w:space="0" w:color="auto"/>
            </w:tcBorders>
          </w:tcPr>
          <w:p w14:paraId="4909C867" w14:textId="77777777" w:rsidR="0087297E" w:rsidRPr="00C81B1C" w:rsidRDefault="0087297E" w:rsidP="0087297E">
            <w:pPr>
              <w:pStyle w:val="Compact"/>
              <w:jc w:val="center"/>
              <w:rPr>
                <w:rFonts w:cstheme="minorHAnsi"/>
                <w:b/>
                <w:bCs/>
                <w:sz w:val="20"/>
                <w:szCs w:val="20"/>
              </w:rPr>
            </w:pPr>
            <w:r w:rsidRPr="00C81B1C">
              <w:rPr>
                <w:rFonts w:cstheme="minorHAnsi"/>
                <w:b/>
                <w:bCs/>
                <w:sz w:val="20"/>
                <w:szCs w:val="20"/>
              </w:rPr>
              <w:t>1.8%</w:t>
            </w:r>
          </w:p>
        </w:tc>
        <w:tc>
          <w:tcPr>
            <w:tcW w:w="1135" w:type="dxa"/>
            <w:tcBorders>
              <w:top w:val="single" w:sz="4" w:space="0" w:color="auto"/>
            </w:tcBorders>
          </w:tcPr>
          <w:p w14:paraId="1759EDD0" w14:textId="77777777" w:rsidR="0087297E" w:rsidRPr="00C81B1C" w:rsidRDefault="0087297E" w:rsidP="0087297E">
            <w:pPr>
              <w:pStyle w:val="Compact"/>
              <w:jc w:val="center"/>
              <w:rPr>
                <w:rFonts w:cstheme="minorHAnsi"/>
                <w:b/>
                <w:bCs/>
                <w:sz w:val="20"/>
                <w:szCs w:val="20"/>
              </w:rPr>
            </w:pPr>
            <w:r w:rsidRPr="00C81B1C">
              <w:rPr>
                <w:rFonts w:cstheme="minorHAnsi"/>
                <w:b/>
                <w:bCs/>
                <w:sz w:val="20"/>
                <w:szCs w:val="20"/>
              </w:rPr>
              <w:t>0.8%</w:t>
            </w:r>
          </w:p>
        </w:tc>
        <w:tc>
          <w:tcPr>
            <w:tcW w:w="1133" w:type="dxa"/>
            <w:tcBorders>
              <w:top w:val="single" w:sz="4" w:space="0" w:color="auto"/>
            </w:tcBorders>
          </w:tcPr>
          <w:p w14:paraId="70050898" w14:textId="77777777" w:rsidR="0087297E" w:rsidRPr="00C81B1C" w:rsidRDefault="0087297E" w:rsidP="0087297E">
            <w:pPr>
              <w:pStyle w:val="Compact"/>
              <w:jc w:val="center"/>
              <w:rPr>
                <w:rFonts w:cstheme="minorHAnsi"/>
                <w:b/>
                <w:bCs/>
                <w:sz w:val="20"/>
                <w:szCs w:val="20"/>
              </w:rPr>
            </w:pPr>
            <w:r w:rsidRPr="00C81B1C">
              <w:rPr>
                <w:rFonts w:cstheme="minorHAnsi"/>
                <w:b/>
                <w:bCs/>
                <w:sz w:val="20"/>
                <w:szCs w:val="20"/>
              </w:rPr>
              <w:t>1.0%</w:t>
            </w:r>
          </w:p>
        </w:tc>
      </w:tr>
      <w:tr w:rsidR="0087297E" w:rsidRPr="00C81B1C" w14:paraId="7D8E938B" w14:textId="77777777" w:rsidTr="00836E65">
        <w:tc>
          <w:tcPr>
            <w:tcW w:w="1557" w:type="dxa"/>
          </w:tcPr>
          <w:p w14:paraId="691A18A2" w14:textId="77777777" w:rsidR="0087297E" w:rsidRPr="00C81B1C" w:rsidRDefault="0087297E" w:rsidP="00576CC1">
            <w:pPr>
              <w:pStyle w:val="Compact"/>
              <w:rPr>
                <w:rFonts w:cstheme="minorHAnsi"/>
                <w:sz w:val="20"/>
                <w:szCs w:val="20"/>
              </w:rPr>
            </w:pPr>
          </w:p>
        </w:tc>
        <w:tc>
          <w:tcPr>
            <w:tcW w:w="992" w:type="dxa"/>
          </w:tcPr>
          <w:p w14:paraId="2930007B" w14:textId="77777777" w:rsidR="0087297E" w:rsidRPr="00C81B1C" w:rsidRDefault="0087297E" w:rsidP="00576CC1">
            <w:pPr>
              <w:pStyle w:val="Compact"/>
              <w:rPr>
                <w:rFonts w:cstheme="minorHAnsi"/>
                <w:sz w:val="20"/>
                <w:szCs w:val="20"/>
              </w:rPr>
            </w:pPr>
            <w:r w:rsidRPr="00C81B1C">
              <w:rPr>
                <w:rFonts w:cstheme="minorHAnsi"/>
                <w:sz w:val="20"/>
                <w:szCs w:val="20"/>
              </w:rPr>
              <w:t>Andean</w:t>
            </w:r>
          </w:p>
        </w:tc>
        <w:tc>
          <w:tcPr>
            <w:tcW w:w="1135" w:type="dxa"/>
          </w:tcPr>
          <w:p w14:paraId="318F2B4D" w14:textId="77777777" w:rsidR="0087297E" w:rsidRPr="00C81B1C" w:rsidRDefault="0087297E" w:rsidP="0087297E">
            <w:pPr>
              <w:pStyle w:val="Compact"/>
              <w:jc w:val="center"/>
              <w:rPr>
                <w:rFonts w:cstheme="minorHAnsi"/>
                <w:sz w:val="20"/>
                <w:szCs w:val="20"/>
              </w:rPr>
            </w:pPr>
            <w:r w:rsidRPr="00C81B1C">
              <w:rPr>
                <w:rFonts w:cstheme="minorHAnsi"/>
                <w:sz w:val="20"/>
                <w:szCs w:val="20"/>
              </w:rPr>
              <w:t>1.8%</w:t>
            </w:r>
          </w:p>
        </w:tc>
        <w:tc>
          <w:tcPr>
            <w:tcW w:w="1135" w:type="dxa"/>
          </w:tcPr>
          <w:p w14:paraId="5C7D00CA" w14:textId="77777777" w:rsidR="0087297E" w:rsidRPr="00C81B1C" w:rsidRDefault="0087297E" w:rsidP="0087297E">
            <w:pPr>
              <w:pStyle w:val="Compact"/>
              <w:jc w:val="center"/>
              <w:rPr>
                <w:rFonts w:cstheme="minorHAnsi"/>
                <w:sz w:val="20"/>
                <w:szCs w:val="20"/>
              </w:rPr>
            </w:pPr>
            <w:r w:rsidRPr="00C81B1C">
              <w:rPr>
                <w:rFonts w:cstheme="minorHAnsi"/>
                <w:sz w:val="20"/>
                <w:szCs w:val="20"/>
              </w:rPr>
              <w:t>2.4%</w:t>
            </w:r>
          </w:p>
        </w:tc>
        <w:tc>
          <w:tcPr>
            <w:tcW w:w="1135" w:type="dxa"/>
          </w:tcPr>
          <w:p w14:paraId="42941ABA" w14:textId="77777777" w:rsidR="0087297E" w:rsidRPr="00C81B1C" w:rsidRDefault="0087297E" w:rsidP="0087297E">
            <w:pPr>
              <w:pStyle w:val="Compact"/>
              <w:jc w:val="center"/>
              <w:rPr>
                <w:rFonts w:cstheme="minorHAnsi"/>
                <w:sz w:val="20"/>
                <w:szCs w:val="20"/>
              </w:rPr>
            </w:pPr>
            <w:r w:rsidRPr="00C81B1C">
              <w:rPr>
                <w:rFonts w:cstheme="minorHAnsi"/>
                <w:sz w:val="20"/>
                <w:szCs w:val="20"/>
              </w:rPr>
              <w:t>1.7%</w:t>
            </w:r>
          </w:p>
        </w:tc>
        <w:tc>
          <w:tcPr>
            <w:tcW w:w="1135" w:type="dxa"/>
          </w:tcPr>
          <w:p w14:paraId="46D22723" w14:textId="77777777" w:rsidR="0087297E" w:rsidRPr="00C81B1C" w:rsidRDefault="0087297E" w:rsidP="0087297E">
            <w:pPr>
              <w:pStyle w:val="Compact"/>
              <w:jc w:val="center"/>
              <w:rPr>
                <w:rFonts w:cstheme="minorHAnsi"/>
                <w:sz w:val="20"/>
                <w:szCs w:val="20"/>
              </w:rPr>
            </w:pPr>
            <w:r w:rsidRPr="00C81B1C">
              <w:rPr>
                <w:rFonts w:cstheme="minorHAnsi"/>
                <w:sz w:val="20"/>
                <w:szCs w:val="20"/>
              </w:rPr>
              <w:t>0.9%</w:t>
            </w:r>
          </w:p>
        </w:tc>
        <w:tc>
          <w:tcPr>
            <w:tcW w:w="1133" w:type="dxa"/>
          </w:tcPr>
          <w:p w14:paraId="07345431" w14:textId="77777777" w:rsidR="0087297E" w:rsidRPr="00C81B1C" w:rsidRDefault="0087297E" w:rsidP="0087297E">
            <w:pPr>
              <w:pStyle w:val="Compact"/>
              <w:jc w:val="center"/>
              <w:rPr>
                <w:rFonts w:cstheme="minorHAnsi"/>
                <w:sz w:val="20"/>
                <w:szCs w:val="20"/>
              </w:rPr>
            </w:pPr>
            <w:r w:rsidRPr="00C81B1C">
              <w:rPr>
                <w:rFonts w:cstheme="minorHAnsi"/>
                <w:sz w:val="20"/>
                <w:szCs w:val="20"/>
              </w:rPr>
              <w:t>0.8%</w:t>
            </w:r>
          </w:p>
        </w:tc>
      </w:tr>
      <w:tr w:rsidR="0087297E" w:rsidRPr="00C81B1C" w14:paraId="76A5A1BA" w14:textId="77777777" w:rsidTr="00836E65">
        <w:tc>
          <w:tcPr>
            <w:tcW w:w="1557" w:type="dxa"/>
          </w:tcPr>
          <w:p w14:paraId="61BF4117" w14:textId="77777777" w:rsidR="0087297E" w:rsidRPr="00C81B1C" w:rsidRDefault="0087297E" w:rsidP="00576CC1">
            <w:pPr>
              <w:pStyle w:val="Compact"/>
              <w:rPr>
                <w:rFonts w:cstheme="minorHAnsi"/>
                <w:sz w:val="20"/>
                <w:szCs w:val="20"/>
              </w:rPr>
            </w:pPr>
          </w:p>
        </w:tc>
        <w:tc>
          <w:tcPr>
            <w:tcW w:w="992" w:type="dxa"/>
          </w:tcPr>
          <w:p w14:paraId="01310A78" w14:textId="77777777" w:rsidR="0087297E" w:rsidRPr="00C81B1C" w:rsidRDefault="0087297E" w:rsidP="00576CC1">
            <w:pPr>
              <w:pStyle w:val="Compact"/>
              <w:rPr>
                <w:rFonts w:cstheme="minorHAnsi"/>
                <w:sz w:val="20"/>
                <w:szCs w:val="20"/>
              </w:rPr>
            </w:pPr>
            <w:r w:rsidRPr="00C81B1C">
              <w:rPr>
                <w:rFonts w:cstheme="minorHAnsi"/>
                <w:sz w:val="20"/>
                <w:szCs w:val="20"/>
              </w:rPr>
              <w:t>Brazil</w:t>
            </w:r>
          </w:p>
        </w:tc>
        <w:tc>
          <w:tcPr>
            <w:tcW w:w="1135" w:type="dxa"/>
          </w:tcPr>
          <w:p w14:paraId="516B3B6A" w14:textId="77777777" w:rsidR="0087297E" w:rsidRPr="00C81B1C" w:rsidRDefault="0087297E" w:rsidP="0087297E">
            <w:pPr>
              <w:pStyle w:val="Compact"/>
              <w:jc w:val="center"/>
              <w:rPr>
                <w:rFonts w:cstheme="minorHAnsi"/>
                <w:sz w:val="20"/>
                <w:szCs w:val="20"/>
              </w:rPr>
            </w:pPr>
            <w:r w:rsidRPr="00C81B1C">
              <w:rPr>
                <w:rFonts w:cstheme="minorHAnsi"/>
                <w:sz w:val="20"/>
                <w:szCs w:val="20"/>
              </w:rPr>
              <w:t>1.7%</w:t>
            </w:r>
          </w:p>
        </w:tc>
        <w:tc>
          <w:tcPr>
            <w:tcW w:w="1135" w:type="dxa"/>
          </w:tcPr>
          <w:p w14:paraId="19D33697" w14:textId="77777777" w:rsidR="0087297E" w:rsidRPr="00C81B1C" w:rsidRDefault="0087297E" w:rsidP="0087297E">
            <w:pPr>
              <w:pStyle w:val="Compact"/>
              <w:jc w:val="center"/>
              <w:rPr>
                <w:rFonts w:cstheme="minorHAnsi"/>
                <w:sz w:val="20"/>
                <w:szCs w:val="20"/>
              </w:rPr>
            </w:pPr>
            <w:r w:rsidRPr="00C81B1C">
              <w:rPr>
                <w:rFonts w:cstheme="minorHAnsi"/>
                <w:sz w:val="20"/>
                <w:szCs w:val="20"/>
              </w:rPr>
              <w:t>1.1%</w:t>
            </w:r>
          </w:p>
        </w:tc>
        <w:tc>
          <w:tcPr>
            <w:tcW w:w="1135" w:type="dxa"/>
          </w:tcPr>
          <w:p w14:paraId="56E1FF11" w14:textId="77777777" w:rsidR="0087297E" w:rsidRPr="00C81B1C" w:rsidRDefault="0087297E" w:rsidP="0087297E">
            <w:pPr>
              <w:pStyle w:val="Compact"/>
              <w:jc w:val="center"/>
              <w:rPr>
                <w:rFonts w:cstheme="minorHAnsi"/>
                <w:sz w:val="20"/>
                <w:szCs w:val="20"/>
              </w:rPr>
            </w:pPr>
            <w:r w:rsidRPr="00C81B1C">
              <w:rPr>
                <w:rFonts w:cstheme="minorHAnsi"/>
                <w:sz w:val="20"/>
                <w:szCs w:val="20"/>
              </w:rPr>
              <w:t>2.6%</w:t>
            </w:r>
          </w:p>
        </w:tc>
        <w:tc>
          <w:tcPr>
            <w:tcW w:w="1135" w:type="dxa"/>
          </w:tcPr>
          <w:p w14:paraId="37032291" w14:textId="77777777" w:rsidR="0087297E" w:rsidRPr="00C81B1C" w:rsidRDefault="0087297E" w:rsidP="0087297E">
            <w:pPr>
              <w:pStyle w:val="Compact"/>
              <w:jc w:val="center"/>
              <w:rPr>
                <w:rFonts w:cstheme="minorHAnsi"/>
                <w:sz w:val="20"/>
                <w:szCs w:val="20"/>
              </w:rPr>
            </w:pPr>
            <w:r w:rsidRPr="00C81B1C">
              <w:rPr>
                <w:rFonts w:cstheme="minorHAnsi"/>
                <w:sz w:val="20"/>
                <w:szCs w:val="20"/>
              </w:rPr>
              <w:t>1.5%</w:t>
            </w:r>
          </w:p>
        </w:tc>
        <w:tc>
          <w:tcPr>
            <w:tcW w:w="1133" w:type="dxa"/>
          </w:tcPr>
          <w:p w14:paraId="0E51E407" w14:textId="77777777" w:rsidR="0087297E" w:rsidRPr="00C81B1C" w:rsidRDefault="0087297E" w:rsidP="0087297E">
            <w:pPr>
              <w:pStyle w:val="Compact"/>
              <w:jc w:val="center"/>
              <w:rPr>
                <w:rFonts w:cstheme="minorHAnsi"/>
                <w:sz w:val="20"/>
                <w:szCs w:val="20"/>
              </w:rPr>
            </w:pPr>
            <w:r w:rsidRPr="00C81B1C">
              <w:rPr>
                <w:rFonts w:cstheme="minorHAnsi"/>
                <w:sz w:val="20"/>
                <w:szCs w:val="20"/>
              </w:rPr>
              <w:t>1.2%</w:t>
            </w:r>
          </w:p>
        </w:tc>
      </w:tr>
      <w:tr w:rsidR="0087297E" w:rsidRPr="00C81B1C" w14:paraId="374DF899" w14:textId="77777777" w:rsidTr="00836E65">
        <w:tc>
          <w:tcPr>
            <w:tcW w:w="1557" w:type="dxa"/>
          </w:tcPr>
          <w:p w14:paraId="4B3A5DD2" w14:textId="77777777" w:rsidR="0087297E" w:rsidRPr="00C81B1C" w:rsidRDefault="0087297E" w:rsidP="00576CC1">
            <w:pPr>
              <w:pStyle w:val="Compact"/>
              <w:rPr>
                <w:rFonts w:cstheme="minorHAnsi"/>
                <w:sz w:val="20"/>
                <w:szCs w:val="20"/>
              </w:rPr>
            </w:pPr>
          </w:p>
        </w:tc>
        <w:tc>
          <w:tcPr>
            <w:tcW w:w="992" w:type="dxa"/>
          </w:tcPr>
          <w:p w14:paraId="192E27DE" w14:textId="77777777" w:rsidR="0087297E" w:rsidRPr="00C81B1C" w:rsidRDefault="0087297E" w:rsidP="00576CC1">
            <w:pPr>
              <w:pStyle w:val="Compact"/>
              <w:rPr>
                <w:rFonts w:cstheme="minorHAnsi"/>
                <w:sz w:val="20"/>
                <w:szCs w:val="20"/>
              </w:rPr>
            </w:pPr>
            <w:r w:rsidRPr="00C81B1C">
              <w:rPr>
                <w:rFonts w:cstheme="minorHAnsi"/>
                <w:sz w:val="20"/>
                <w:szCs w:val="20"/>
              </w:rPr>
              <w:t>Central</w:t>
            </w:r>
          </w:p>
        </w:tc>
        <w:tc>
          <w:tcPr>
            <w:tcW w:w="1135" w:type="dxa"/>
          </w:tcPr>
          <w:p w14:paraId="1ABC3CAD" w14:textId="77777777" w:rsidR="0087297E" w:rsidRPr="00C81B1C" w:rsidRDefault="0087297E" w:rsidP="0087297E">
            <w:pPr>
              <w:pStyle w:val="Compact"/>
              <w:jc w:val="center"/>
              <w:rPr>
                <w:rFonts w:cstheme="minorHAnsi"/>
                <w:sz w:val="20"/>
                <w:szCs w:val="20"/>
              </w:rPr>
            </w:pPr>
            <w:r w:rsidRPr="00C81B1C">
              <w:rPr>
                <w:rFonts w:cstheme="minorHAnsi"/>
                <w:sz w:val="20"/>
                <w:szCs w:val="20"/>
              </w:rPr>
              <w:t>3.3%</w:t>
            </w:r>
          </w:p>
        </w:tc>
        <w:tc>
          <w:tcPr>
            <w:tcW w:w="1135" w:type="dxa"/>
          </w:tcPr>
          <w:p w14:paraId="42708832" w14:textId="77777777" w:rsidR="0087297E" w:rsidRPr="00C81B1C" w:rsidRDefault="0087297E" w:rsidP="0087297E">
            <w:pPr>
              <w:pStyle w:val="Compact"/>
              <w:jc w:val="center"/>
              <w:rPr>
                <w:rFonts w:cstheme="minorHAnsi"/>
                <w:sz w:val="20"/>
                <w:szCs w:val="20"/>
              </w:rPr>
            </w:pPr>
            <w:r w:rsidRPr="00C81B1C">
              <w:rPr>
                <w:rFonts w:cstheme="minorHAnsi"/>
                <w:sz w:val="20"/>
                <w:szCs w:val="20"/>
              </w:rPr>
              <w:t>0.9%</w:t>
            </w:r>
          </w:p>
        </w:tc>
        <w:tc>
          <w:tcPr>
            <w:tcW w:w="1135" w:type="dxa"/>
          </w:tcPr>
          <w:p w14:paraId="7225CDB6" w14:textId="77777777" w:rsidR="0087297E" w:rsidRPr="00C81B1C" w:rsidRDefault="0087297E" w:rsidP="0087297E">
            <w:pPr>
              <w:pStyle w:val="Compact"/>
              <w:jc w:val="center"/>
              <w:rPr>
                <w:rFonts w:cstheme="minorHAnsi"/>
                <w:sz w:val="20"/>
                <w:szCs w:val="20"/>
              </w:rPr>
            </w:pPr>
            <w:r w:rsidRPr="00C81B1C">
              <w:rPr>
                <w:rFonts w:cstheme="minorHAnsi"/>
                <w:sz w:val="20"/>
                <w:szCs w:val="20"/>
              </w:rPr>
              <w:t>1.7%</w:t>
            </w:r>
          </w:p>
        </w:tc>
        <w:tc>
          <w:tcPr>
            <w:tcW w:w="1135" w:type="dxa"/>
          </w:tcPr>
          <w:p w14:paraId="2F51C05F" w14:textId="77777777" w:rsidR="0087297E" w:rsidRPr="00C81B1C" w:rsidRDefault="0087297E" w:rsidP="0087297E">
            <w:pPr>
              <w:pStyle w:val="Compact"/>
              <w:jc w:val="center"/>
              <w:rPr>
                <w:rFonts w:cstheme="minorHAnsi"/>
                <w:sz w:val="20"/>
                <w:szCs w:val="20"/>
              </w:rPr>
            </w:pPr>
            <w:r w:rsidRPr="00C81B1C">
              <w:rPr>
                <w:rFonts w:cstheme="minorHAnsi"/>
                <w:sz w:val="20"/>
                <w:szCs w:val="20"/>
              </w:rPr>
              <w:t>0.3%</w:t>
            </w:r>
          </w:p>
        </w:tc>
        <w:tc>
          <w:tcPr>
            <w:tcW w:w="1133" w:type="dxa"/>
          </w:tcPr>
          <w:p w14:paraId="6E4DBCB9" w14:textId="77777777" w:rsidR="0087297E" w:rsidRPr="00C81B1C" w:rsidRDefault="0087297E" w:rsidP="0087297E">
            <w:pPr>
              <w:pStyle w:val="Compact"/>
              <w:jc w:val="center"/>
              <w:rPr>
                <w:rFonts w:cstheme="minorHAnsi"/>
                <w:sz w:val="20"/>
                <w:szCs w:val="20"/>
              </w:rPr>
            </w:pPr>
            <w:r w:rsidRPr="00C81B1C">
              <w:rPr>
                <w:rFonts w:cstheme="minorHAnsi"/>
                <w:sz w:val="20"/>
                <w:szCs w:val="20"/>
              </w:rPr>
              <w:t>1.4%</w:t>
            </w:r>
          </w:p>
        </w:tc>
      </w:tr>
      <w:tr w:rsidR="0087297E" w:rsidRPr="00C81B1C" w14:paraId="4B66ADEC" w14:textId="77777777" w:rsidTr="00836E65">
        <w:tc>
          <w:tcPr>
            <w:tcW w:w="1557" w:type="dxa"/>
          </w:tcPr>
          <w:p w14:paraId="4546D4EE" w14:textId="77777777" w:rsidR="0087297E" w:rsidRPr="00C81B1C" w:rsidRDefault="0087297E" w:rsidP="00576CC1">
            <w:pPr>
              <w:pStyle w:val="Compact"/>
              <w:rPr>
                <w:rFonts w:cstheme="minorHAnsi"/>
                <w:sz w:val="20"/>
                <w:szCs w:val="20"/>
              </w:rPr>
            </w:pPr>
          </w:p>
        </w:tc>
        <w:tc>
          <w:tcPr>
            <w:tcW w:w="992" w:type="dxa"/>
          </w:tcPr>
          <w:p w14:paraId="49639603" w14:textId="77777777" w:rsidR="0087297E" w:rsidRPr="00C81B1C" w:rsidRDefault="0087297E" w:rsidP="00576CC1">
            <w:pPr>
              <w:pStyle w:val="Compact"/>
              <w:rPr>
                <w:rFonts w:cstheme="minorHAnsi"/>
                <w:sz w:val="20"/>
                <w:szCs w:val="20"/>
              </w:rPr>
            </w:pPr>
            <w:r w:rsidRPr="00C81B1C">
              <w:rPr>
                <w:rFonts w:cstheme="minorHAnsi"/>
                <w:sz w:val="20"/>
                <w:szCs w:val="20"/>
              </w:rPr>
              <w:t>Mexico</w:t>
            </w:r>
          </w:p>
        </w:tc>
        <w:tc>
          <w:tcPr>
            <w:tcW w:w="1135" w:type="dxa"/>
          </w:tcPr>
          <w:p w14:paraId="0C7ECBFB" w14:textId="77777777" w:rsidR="0087297E" w:rsidRPr="00C81B1C" w:rsidRDefault="0087297E" w:rsidP="0087297E">
            <w:pPr>
              <w:pStyle w:val="Compact"/>
              <w:jc w:val="center"/>
              <w:rPr>
                <w:rFonts w:cstheme="minorHAnsi"/>
                <w:sz w:val="20"/>
                <w:szCs w:val="20"/>
              </w:rPr>
            </w:pPr>
            <w:r w:rsidRPr="00C81B1C">
              <w:rPr>
                <w:rFonts w:cstheme="minorHAnsi"/>
                <w:sz w:val="20"/>
                <w:szCs w:val="20"/>
              </w:rPr>
              <w:t>0.1%</w:t>
            </w:r>
          </w:p>
        </w:tc>
        <w:tc>
          <w:tcPr>
            <w:tcW w:w="1135" w:type="dxa"/>
          </w:tcPr>
          <w:p w14:paraId="77641C52" w14:textId="77777777" w:rsidR="0087297E" w:rsidRPr="00C81B1C" w:rsidRDefault="0087297E" w:rsidP="0087297E">
            <w:pPr>
              <w:pStyle w:val="Compact"/>
              <w:jc w:val="center"/>
              <w:rPr>
                <w:rFonts w:cstheme="minorHAnsi"/>
                <w:sz w:val="20"/>
                <w:szCs w:val="20"/>
              </w:rPr>
            </w:pPr>
            <w:r w:rsidRPr="00C81B1C">
              <w:rPr>
                <w:rFonts w:cstheme="minorHAnsi"/>
                <w:sz w:val="20"/>
                <w:szCs w:val="20"/>
              </w:rPr>
              <w:t>5.9%</w:t>
            </w:r>
          </w:p>
        </w:tc>
        <w:tc>
          <w:tcPr>
            <w:tcW w:w="1135" w:type="dxa"/>
          </w:tcPr>
          <w:p w14:paraId="569F6236" w14:textId="77777777" w:rsidR="0087297E" w:rsidRPr="00C81B1C" w:rsidRDefault="0087297E" w:rsidP="0087297E">
            <w:pPr>
              <w:pStyle w:val="Compact"/>
              <w:jc w:val="center"/>
              <w:rPr>
                <w:rFonts w:cstheme="minorHAnsi"/>
                <w:sz w:val="20"/>
                <w:szCs w:val="20"/>
              </w:rPr>
            </w:pPr>
            <w:r w:rsidRPr="00C81B1C">
              <w:rPr>
                <w:rFonts w:cstheme="minorHAnsi"/>
                <w:sz w:val="20"/>
                <w:szCs w:val="20"/>
              </w:rPr>
              <w:t>2.3%</w:t>
            </w:r>
          </w:p>
        </w:tc>
        <w:tc>
          <w:tcPr>
            <w:tcW w:w="1135" w:type="dxa"/>
          </w:tcPr>
          <w:p w14:paraId="3B87852A" w14:textId="77777777" w:rsidR="0087297E" w:rsidRPr="00C81B1C" w:rsidRDefault="0087297E" w:rsidP="0087297E">
            <w:pPr>
              <w:pStyle w:val="Compact"/>
              <w:jc w:val="center"/>
              <w:rPr>
                <w:rFonts w:cstheme="minorHAnsi"/>
                <w:sz w:val="20"/>
                <w:szCs w:val="20"/>
              </w:rPr>
            </w:pPr>
            <w:r w:rsidRPr="00C81B1C">
              <w:rPr>
                <w:rFonts w:cstheme="minorHAnsi"/>
                <w:sz w:val="20"/>
                <w:szCs w:val="20"/>
              </w:rPr>
              <w:t>0.2%</w:t>
            </w:r>
          </w:p>
        </w:tc>
        <w:tc>
          <w:tcPr>
            <w:tcW w:w="1133" w:type="dxa"/>
          </w:tcPr>
          <w:p w14:paraId="590C640A" w14:textId="77777777" w:rsidR="0087297E" w:rsidRPr="00C81B1C" w:rsidRDefault="0087297E" w:rsidP="0087297E">
            <w:pPr>
              <w:pStyle w:val="Compact"/>
              <w:jc w:val="center"/>
              <w:rPr>
                <w:rFonts w:cstheme="minorHAnsi"/>
                <w:sz w:val="20"/>
                <w:szCs w:val="20"/>
              </w:rPr>
            </w:pPr>
            <w:r w:rsidRPr="00C81B1C">
              <w:rPr>
                <w:rFonts w:cstheme="minorHAnsi"/>
                <w:sz w:val="20"/>
                <w:szCs w:val="20"/>
              </w:rPr>
              <w:t>0.8%</w:t>
            </w:r>
          </w:p>
        </w:tc>
      </w:tr>
      <w:tr w:rsidR="0087297E" w:rsidRPr="00C81B1C" w14:paraId="043A5850" w14:textId="77777777" w:rsidTr="00836E65">
        <w:tc>
          <w:tcPr>
            <w:tcW w:w="1557" w:type="dxa"/>
            <w:tcBorders>
              <w:bottom w:val="single" w:sz="4" w:space="0" w:color="auto"/>
            </w:tcBorders>
          </w:tcPr>
          <w:p w14:paraId="3D2B0BDA" w14:textId="77777777" w:rsidR="0087297E" w:rsidRPr="00C81B1C" w:rsidRDefault="0087297E" w:rsidP="00576CC1">
            <w:pPr>
              <w:pStyle w:val="Compact"/>
              <w:rPr>
                <w:rFonts w:cstheme="minorHAnsi"/>
                <w:sz w:val="20"/>
                <w:szCs w:val="20"/>
              </w:rPr>
            </w:pPr>
          </w:p>
        </w:tc>
        <w:tc>
          <w:tcPr>
            <w:tcW w:w="992" w:type="dxa"/>
            <w:tcBorders>
              <w:bottom w:val="single" w:sz="4" w:space="0" w:color="auto"/>
            </w:tcBorders>
          </w:tcPr>
          <w:p w14:paraId="37729139" w14:textId="77777777" w:rsidR="0087297E" w:rsidRPr="00C81B1C" w:rsidRDefault="0087297E" w:rsidP="00576CC1">
            <w:pPr>
              <w:pStyle w:val="Compact"/>
              <w:rPr>
                <w:rFonts w:cstheme="minorHAnsi"/>
                <w:sz w:val="20"/>
                <w:szCs w:val="20"/>
              </w:rPr>
            </w:pPr>
            <w:r w:rsidRPr="00C81B1C">
              <w:rPr>
                <w:rFonts w:cstheme="minorHAnsi"/>
                <w:sz w:val="20"/>
                <w:szCs w:val="20"/>
              </w:rPr>
              <w:t>Southern</w:t>
            </w:r>
          </w:p>
        </w:tc>
        <w:tc>
          <w:tcPr>
            <w:tcW w:w="1135" w:type="dxa"/>
            <w:tcBorders>
              <w:bottom w:val="single" w:sz="4" w:space="0" w:color="auto"/>
            </w:tcBorders>
          </w:tcPr>
          <w:p w14:paraId="413A082E" w14:textId="77777777" w:rsidR="0087297E" w:rsidRPr="00C81B1C" w:rsidRDefault="0087297E" w:rsidP="0087297E">
            <w:pPr>
              <w:pStyle w:val="Compact"/>
              <w:jc w:val="center"/>
              <w:rPr>
                <w:rFonts w:cstheme="minorHAnsi"/>
                <w:sz w:val="20"/>
                <w:szCs w:val="20"/>
              </w:rPr>
            </w:pPr>
            <w:r w:rsidRPr="00C81B1C">
              <w:rPr>
                <w:rFonts w:cstheme="minorHAnsi"/>
                <w:sz w:val="20"/>
                <w:szCs w:val="20"/>
              </w:rPr>
              <w:t>1.4%</w:t>
            </w:r>
          </w:p>
        </w:tc>
        <w:tc>
          <w:tcPr>
            <w:tcW w:w="1135" w:type="dxa"/>
            <w:tcBorders>
              <w:bottom w:val="single" w:sz="4" w:space="0" w:color="auto"/>
            </w:tcBorders>
          </w:tcPr>
          <w:p w14:paraId="6A58A9B2" w14:textId="77777777" w:rsidR="0087297E" w:rsidRPr="00C81B1C" w:rsidRDefault="0087297E" w:rsidP="0087297E">
            <w:pPr>
              <w:pStyle w:val="Compact"/>
              <w:jc w:val="center"/>
              <w:rPr>
                <w:rFonts w:cstheme="minorHAnsi"/>
                <w:sz w:val="20"/>
                <w:szCs w:val="20"/>
              </w:rPr>
            </w:pPr>
            <w:r w:rsidRPr="00C81B1C">
              <w:rPr>
                <w:rFonts w:cstheme="minorHAnsi"/>
                <w:sz w:val="20"/>
                <w:szCs w:val="20"/>
              </w:rPr>
              <w:t>0.7%</w:t>
            </w:r>
          </w:p>
        </w:tc>
        <w:tc>
          <w:tcPr>
            <w:tcW w:w="1135" w:type="dxa"/>
            <w:tcBorders>
              <w:bottom w:val="single" w:sz="4" w:space="0" w:color="auto"/>
            </w:tcBorders>
          </w:tcPr>
          <w:p w14:paraId="6672FB76" w14:textId="77777777" w:rsidR="0087297E" w:rsidRPr="00C81B1C" w:rsidRDefault="0087297E" w:rsidP="0087297E">
            <w:pPr>
              <w:pStyle w:val="Compact"/>
              <w:jc w:val="center"/>
              <w:rPr>
                <w:rFonts w:cstheme="minorHAnsi"/>
                <w:sz w:val="20"/>
                <w:szCs w:val="20"/>
              </w:rPr>
            </w:pPr>
            <w:r w:rsidRPr="00C81B1C">
              <w:rPr>
                <w:rFonts w:cstheme="minorHAnsi"/>
                <w:sz w:val="20"/>
                <w:szCs w:val="20"/>
              </w:rPr>
              <w:t>0.6%</w:t>
            </w:r>
          </w:p>
        </w:tc>
        <w:tc>
          <w:tcPr>
            <w:tcW w:w="1135" w:type="dxa"/>
            <w:tcBorders>
              <w:bottom w:val="single" w:sz="4" w:space="0" w:color="auto"/>
            </w:tcBorders>
          </w:tcPr>
          <w:p w14:paraId="6425C9FD" w14:textId="77777777" w:rsidR="0087297E" w:rsidRPr="00C81B1C" w:rsidRDefault="0087297E" w:rsidP="0087297E">
            <w:pPr>
              <w:pStyle w:val="Compact"/>
              <w:jc w:val="center"/>
              <w:rPr>
                <w:rFonts w:cstheme="minorHAnsi"/>
                <w:sz w:val="20"/>
                <w:szCs w:val="20"/>
              </w:rPr>
            </w:pPr>
            <w:r w:rsidRPr="00C81B1C">
              <w:rPr>
                <w:rFonts w:cstheme="minorHAnsi"/>
                <w:sz w:val="20"/>
                <w:szCs w:val="20"/>
              </w:rPr>
              <w:t>-0.2%</w:t>
            </w:r>
          </w:p>
        </w:tc>
        <w:tc>
          <w:tcPr>
            <w:tcW w:w="1133" w:type="dxa"/>
            <w:tcBorders>
              <w:bottom w:val="single" w:sz="4" w:space="0" w:color="auto"/>
            </w:tcBorders>
          </w:tcPr>
          <w:p w14:paraId="18C2CCDF" w14:textId="77777777" w:rsidR="0087297E" w:rsidRPr="00C81B1C" w:rsidRDefault="0087297E" w:rsidP="0087297E">
            <w:pPr>
              <w:pStyle w:val="Compact"/>
              <w:jc w:val="center"/>
              <w:rPr>
                <w:rFonts w:cstheme="minorHAnsi"/>
                <w:sz w:val="20"/>
                <w:szCs w:val="20"/>
              </w:rPr>
            </w:pPr>
            <w:r w:rsidRPr="00C81B1C">
              <w:rPr>
                <w:rFonts w:cstheme="minorHAnsi"/>
                <w:sz w:val="20"/>
                <w:szCs w:val="20"/>
              </w:rPr>
              <w:t>0.5%</w:t>
            </w:r>
          </w:p>
        </w:tc>
      </w:tr>
      <w:tr w:rsidR="0087297E" w:rsidRPr="00C81B1C" w14:paraId="10E54894" w14:textId="77777777" w:rsidTr="00836E65">
        <w:tc>
          <w:tcPr>
            <w:tcW w:w="1557" w:type="dxa"/>
            <w:tcBorders>
              <w:top w:val="single" w:sz="4" w:space="0" w:color="auto"/>
            </w:tcBorders>
          </w:tcPr>
          <w:p w14:paraId="4D5AAB9C" w14:textId="77777777" w:rsidR="0087297E" w:rsidRPr="00C81B1C" w:rsidRDefault="0087297E" w:rsidP="00576CC1">
            <w:pPr>
              <w:pStyle w:val="Compact"/>
              <w:rPr>
                <w:rFonts w:cstheme="minorHAnsi"/>
                <w:sz w:val="20"/>
                <w:szCs w:val="20"/>
              </w:rPr>
            </w:pPr>
            <w:r w:rsidRPr="00C81B1C">
              <w:rPr>
                <w:rFonts w:cstheme="minorHAnsi"/>
                <w:sz w:val="20"/>
                <w:szCs w:val="20"/>
              </w:rPr>
              <w:t>Production (GJ)</w:t>
            </w:r>
          </w:p>
        </w:tc>
        <w:tc>
          <w:tcPr>
            <w:tcW w:w="992" w:type="dxa"/>
            <w:tcBorders>
              <w:top w:val="single" w:sz="4" w:space="0" w:color="auto"/>
            </w:tcBorders>
          </w:tcPr>
          <w:p w14:paraId="2A766281" w14:textId="5191C0F8" w:rsidR="0087297E" w:rsidRPr="00C81B1C" w:rsidRDefault="009D7A87" w:rsidP="00576CC1">
            <w:pPr>
              <w:pStyle w:val="Compact"/>
              <w:rPr>
                <w:rFonts w:cstheme="minorHAnsi"/>
                <w:b/>
                <w:bCs/>
                <w:sz w:val="20"/>
                <w:szCs w:val="20"/>
              </w:rPr>
            </w:pPr>
            <w:r w:rsidRPr="00C81B1C">
              <w:rPr>
                <w:rFonts w:cstheme="minorHAnsi"/>
                <w:b/>
                <w:bCs/>
                <w:sz w:val="20"/>
                <w:szCs w:val="20"/>
              </w:rPr>
              <w:t>LACA</w:t>
            </w:r>
          </w:p>
        </w:tc>
        <w:tc>
          <w:tcPr>
            <w:tcW w:w="1135" w:type="dxa"/>
            <w:tcBorders>
              <w:top w:val="single" w:sz="4" w:space="0" w:color="auto"/>
            </w:tcBorders>
          </w:tcPr>
          <w:p w14:paraId="1AADB8BF" w14:textId="77777777" w:rsidR="0087297E" w:rsidRPr="00C81B1C" w:rsidRDefault="0087297E" w:rsidP="0087297E">
            <w:pPr>
              <w:pStyle w:val="Compact"/>
              <w:jc w:val="center"/>
              <w:rPr>
                <w:rFonts w:cstheme="minorHAnsi"/>
                <w:b/>
                <w:bCs/>
                <w:sz w:val="20"/>
                <w:szCs w:val="20"/>
              </w:rPr>
            </w:pPr>
            <w:r w:rsidRPr="00C81B1C">
              <w:rPr>
                <w:rFonts w:cstheme="minorHAnsi"/>
                <w:b/>
                <w:bCs/>
                <w:sz w:val="20"/>
                <w:szCs w:val="20"/>
              </w:rPr>
              <w:t>1.6%</w:t>
            </w:r>
          </w:p>
        </w:tc>
        <w:tc>
          <w:tcPr>
            <w:tcW w:w="1135" w:type="dxa"/>
            <w:tcBorders>
              <w:top w:val="single" w:sz="4" w:space="0" w:color="auto"/>
            </w:tcBorders>
          </w:tcPr>
          <w:p w14:paraId="15952E9D" w14:textId="77777777" w:rsidR="0087297E" w:rsidRPr="00C81B1C" w:rsidRDefault="0087297E" w:rsidP="0087297E">
            <w:pPr>
              <w:pStyle w:val="Compact"/>
              <w:jc w:val="center"/>
              <w:rPr>
                <w:rFonts w:cstheme="minorHAnsi"/>
                <w:b/>
                <w:bCs/>
                <w:sz w:val="20"/>
                <w:szCs w:val="20"/>
              </w:rPr>
            </w:pPr>
            <w:r w:rsidRPr="00C81B1C">
              <w:rPr>
                <w:rFonts w:cstheme="minorHAnsi"/>
                <w:b/>
                <w:bCs/>
                <w:sz w:val="20"/>
                <w:szCs w:val="20"/>
              </w:rPr>
              <w:t>1.5%</w:t>
            </w:r>
          </w:p>
        </w:tc>
        <w:tc>
          <w:tcPr>
            <w:tcW w:w="1135" w:type="dxa"/>
            <w:tcBorders>
              <w:top w:val="single" w:sz="4" w:space="0" w:color="auto"/>
            </w:tcBorders>
          </w:tcPr>
          <w:p w14:paraId="1729EB7E" w14:textId="77777777" w:rsidR="0087297E" w:rsidRPr="00C81B1C" w:rsidRDefault="0087297E" w:rsidP="0087297E">
            <w:pPr>
              <w:pStyle w:val="Compact"/>
              <w:jc w:val="center"/>
              <w:rPr>
                <w:rFonts w:cstheme="minorHAnsi"/>
                <w:b/>
                <w:bCs/>
                <w:sz w:val="20"/>
                <w:szCs w:val="20"/>
              </w:rPr>
            </w:pPr>
            <w:r w:rsidRPr="00C81B1C">
              <w:rPr>
                <w:rFonts w:cstheme="minorHAnsi"/>
                <w:b/>
                <w:bCs/>
                <w:sz w:val="20"/>
                <w:szCs w:val="20"/>
              </w:rPr>
              <w:t>2.2%</w:t>
            </w:r>
          </w:p>
        </w:tc>
        <w:tc>
          <w:tcPr>
            <w:tcW w:w="1135" w:type="dxa"/>
            <w:tcBorders>
              <w:top w:val="single" w:sz="4" w:space="0" w:color="auto"/>
            </w:tcBorders>
          </w:tcPr>
          <w:p w14:paraId="3E3C0BED" w14:textId="77777777" w:rsidR="0087297E" w:rsidRPr="00C81B1C" w:rsidRDefault="0087297E" w:rsidP="0087297E">
            <w:pPr>
              <w:pStyle w:val="Compact"/>
              <w:jc w:val="center"/>
              <w:rPr>
                <w:rFonts w:cstheme="minorHAnsi"/>
                <w:b/>
                <w:bCs/>
                <w:sz w:val="20"/>
                <w:szCs w:val="20"/>
              </w:rPr>
            </w:pPr>
            <w:r w:rsidRPr="00C81B1C">
              <w:rPr>
                <w:rFonts w:cstheme="minorHAnsi"/>
                <w:b/>
                <w:bCs/>
                <w:sz w:val="20"/>
                <w:szCs w:val="20"/>
              </w:rPr>
              <w:t>2.4%</w:t>
            </w:r>
          </w:p>
        </w:tc>
        <w:tc>
          <w:tcPr>
            <w:tcW w:w="1133" w:type="dxa"/>
            <w:tcBorders>
              <w:top w:val="single" w:sz="4" w:space="0" w:color="auto"/>
            </w:tcBorders>
          </w:tcPr>
          <w:p w14:paraId="20A2640F" w14:textId="77777777" w:rsidR="0087297E" w:rsidRPr="00C81B1C" w:rsidRDefault="0087297E" w:rsidP="0087297E">
            <w:pPr>
              <w:pStyle w:val="Compact"/>
              <w:jc w:val="center"/>
              <w:rPr>
                <w:rFonts w:cstheme="minorHAnsi"/>
                <w:b/>
                <w:bCs/>
                <w:sz w:val="20"/>
                <w:szCs w:val="20"/>
              </w:rPr>
            </w:pPr>
            <w:r w:rsidRPr="00C81B1C">
              <w:rPr>
                <w:rFonts w:cstheme="minorHAnsi"/>
                <w:b/>
                <w:bCs/>
                <w:sz w:val="20"/>
                <w:szCs w:val="20"/>
              </w:rPr>
              <w:t>2.0%</w:t>
            </w:r>
          </w:p>
        </w:tc>
      </w:tr>
      <w:tr w:rsidR="0087297E" w:rsidRPr="00C81B1C" w14:paraId="7577F6E5" w14:textId="77777777" w:rsidTr="00836E65">
        <w:tc>
          <w:tcPr>
            <w:tcW w:w="1557" w:type="dxa"/>
          </w:tcPr>
          <w:p w14:paraId="471E00ED" w14:textId="77777777" w:rsidR="0087297E" w:rsidRPr="00C81B1C" w:rsidRDefault="0087297E" w:rsidP="00576CC1">
            <w:pPr>
              <w:pStyle w:val="Compact"/>
              <w:rPr>
                <w:rFonts w:cstheme="minorHAnsi"/>
                <w:sz w:val="20"/>
                <w:szCs w:val="20"/>
              </w:rPr>
            </w:pPr>
          </w:p>
        </w:tc>
        <w:tc>
          <w:tcPr>
            <w:tcW w:w="992" w:type="dxa"/>
          </w:tcPr>
          <w:p w14:paraId="65164F8C" w14:textId="77777777" w:rsidR="0087297E" w:rsidRPr="00C81B1C" w:rsidRDefault="0087297E" w:rsidP="00576CC1">
            <w:pPr>
              <w:pStyle w:val="Compact"/>
              <w:rPr>
                <w:rFonts w:cstheme="minorHAnsi"/>
                <w:sz w:val="20"/>
                <w:szCs w:val="20"/>
              </w:rPr>
            </w:pPr>
            <w:r w:rsidRPr="00C81B1C">
              <w:rPr>
                <w:rFonts w:cstheme="minorHAnsi"/>
                <w:sz w:val="20"/>
                <w:szCs w:val="20"/>
              </w:rPr>
              <w:t>Andean</w:t>
            </w:r>
          </w:p>
        </w:tc>
        <w:tc>
          <w:tcPr>
            <w:tcW w:w="1135" w:type="dxa"/>
          </w:tcPr>
          <w:p w14:paraId="23F6AAB1" w14:textId="77777777" w:rsidR="0087297E" w:rsidRPr="00C81B1C" w:rsidRDefault="0087297E" w:rsidP="0087297E">
            <w:pPr>
              <w:pStyle w:val="Compact"/>
              <w:jc w:val="center"/>
              <w:rPr>
                <w:rFonts w:cstheme="minorHAnsi"/>
                <w:sz w:val="20"/>
                <w:szCs w:val="20"/>
              </w:rPr>
            </w:pPr>
            <w:r w:rsidRPr="00C81B1C">
              <w:rPr>
                <w:rFonts w:cstheme="minorHAnsi"/>
                <w:sz w:val="20"/>
                <w:szCs w:val="20"/>
              </w:rPr>
              <w:t>1.9%</w:t>
            </w:r>
          </w:p>
        </w:tc>
        <w:tc>
          <w:tcPr>
            <w:tcW w:w="1135" w:type="dxa"/>
          </w:tcPr>
          <w:p w14:paraId="48FF134E" w14:textId="77777777" w:rsidR="0087297E" w:rsidRPr="00C81B1C" w:rsidRDefault="0087297E" w:rsidP="0087297E">
            <w:pPr>
              <w:pStyle w:val="Compact"/>
              <w:jc w:val="center"/>
              <w:rPr>
                <w:rFonts w:cstheme="minorHAnsi"/>
                <w:sz w:val="20"/>
                <w:szCs w:val="20"/>
              </w:rPr>
            </w:pPr>
            <w:r w:rsidRPr="00C81B1C">
              <w:rPr>
                <w:rFonts w:cstheme="minorHAnsi"/>
                <w:sz w:val="20"/>
                <w:szCs w:val="20"/>
              </w:rPr>
              <w:t>2.7%</w:t>
            </w:r>
          </w:p>
        </w:tc>
        <w:tc>
          <w:tcPr>
            <w:tcW w:w="1135" w:type="dxa"/>
          </w:tcPr>
          <w:p w14:paraId="7C946A5A" w14:textId="77777777" w:rsidR="0087297E" w:rsidRPr="00C81B1C" w:rsidRDefault="0087297E" w:rsidP="0087297E">
            <w:pPr>
              <w:pStyle w:val="Compact"/>
              <w:jc w:val="center"/>
              <w:rPr>
                <w:rFonts w:cstheme="minorHAnsi"/>
                <w:sz w:val="20"/>
                <w:szCs w:val="20"/>
              </w:rPr>
            </w:pPr>
            <w:r w:rsidRPr="00C81B1C">
              <w:rPr>
                <w:rFonts w:cstheme="minorHAnsi"/>
                <w:sz w:val="20"/>
                <w:szCs w:val="20"/>
              </w:rPr>
              <w:t>2.3%</w:t>
            </w:r>
          </w:p>
        </w:tc>
        <w:tc>
          <w:tcPr>
            <w:tcW w:w="1135" w:type="dxa"/>
          </w:tcPr>
          <w:p w14:paraId="64C108C9" w14:textId="77777777" w:rsidR="0087297E" w:rsidRPr="00C81B1C" w:rsidRDefault="0087297E" w:rsidP="0087297E">
            <w:pPr>
              <w:pStyle w:val="Compact"/>
              <w:jc w:val="center"/>
              <w:rPr>
                <w:rFonts w:cstheme="minorHAnsi"/>
                <w:sz w:val="20"/>
                <w:szCs w:val="20"/>
              </w:rPr>
            </w:pPr>
            <w:r w:rsidRPr="00C81B1C">
              <w:rPr>
                <w:rFonts w:cstheme="minorHAnsi"/>
                <w:sz w:val="20"/>
                <w:szCs w:val="20"/>
              </w:rPr>
              <w:t>1.5%</w:t>
            </w:r>
          </w:p>
        </w:tc>
        <w:tc>
          <w:tcPr>
            <w:tcW w:w="1133" w:type="dxa"/>
          </w:tcPr>
          <w:p w14:paraId="5C7AFE3B" w14:textId="77777777" w:rsidR="0087297E" w:rsidRPr="00C81B1C" w:rsidRDefault="0087297E" w:rsidP="0087297E">
            <w:pPr>
              <w:pStyle w:val="Compact"/>
              <w:jc w:val="center"/>
              <w:rPr>
                <w:rFonts w:cstheme="minorHAnsi"/>
                <w:sz w:val="20"/>
                <w:szCs w:val="20"/>
              </w:rPr>
            </w:pPr>
            <w:r w:rsidRPr="00C81B1C">
              <w:rPr>
                <w:rFonts w:cstheme="minorHAnsi"/>
                <w:sz w:val="20"/>
                <w:szCs w:val="20"/>
              </w:rPr>
              <w:t>1.6%</w:t>
            </w:r>
          </w:p>
        </w:tc>
      </w:tr>
      <w:tr w:rsidR="0087297E" w:rsidRPr="00C81B1C" w14:paraId="79BA9A9C" w14:textId="77777777" w:rsidTr="00836E65">
        <w:tc>
          <w:tcPr>
            <w:tcW w:w="1557" w:type="dxa"/>
          </w:tcPr>
          <w:p w14:paraId="1647AAC0" w14:textId="77777777" w:rsidR="0087297E" w:rsidRPr="00C81B1C" w:rsidRDefault="0087297E" w:rsidP="00576CC1">
            <w:pPr>
              <w:pStyle w:val="Compact"/>
              <w:rPr>
                <w:rFonts w:cstheme="minorHAnsi"/>
                <w:sz w:val="20"/>
                <w:szCs w:val="20"/>
              </w:rPr>
            </w:pPr>
          </w:p>
        </w:tc>
        <w:tc>
          <w:tcPr>
            <w:tcW w:w="992" w:type="dxa"/>
          </w:tcPr>
          <w:p w14:paraId="566E4F75" w14:textId="77777777" w:rsidR="0087297E" w:rsidRPr="00C81B1C" w:rsidRDefault="0087297E" w:rsidP="00576CC1">
            <w:pPr>
              <w:pStyle w:val="Compact"/>
              <w:rPr>
                <w:rFonts w:cstheme="minorHAnsi"/>
                <w:sz w:val="20"/>
                <w:szCs w:val="20"/>
              </w:rPr>
            </w:pPr>
            <w:r w:rsidRPr="00C81B1C">
              <w:rPr>
                <w:rFonts w:cstheme="minorHAnsi"/>
                <w:sz w:val="20"/>
                <w:szCs w:val="20"/>
              </w:rPr>
              <w:t>Brazil</w:t>
            </w:r>
          </w:p>
        </w:tc>
        <w:tc>
          <w:tcPr>
            <w:tcW w:w="1135" w:type="dxa"/>
          </w:tcPr>
          <w:p w14:paraId="60EB0ED3" w14:textId="77777777" w:rsidR="0087297E" w:rsidRPr="00C81B1C" w:rsidRDefault="0087297E" w:rsidP="0087297E">
            <w:pPr>
              <w:pStyle w:val="Compact"/>
              <w:jc w:val="center"/>
              <w:rPr>
                <w:rFonts w:cstheme="minorHAnsi"/>
                <w:sz w:val="20"/>
                <w:szCs w:val="20"/>
              </w:rPr>
            </w:pPr>
            <w:r w:rsidRPr="00C81B1C">
              <w:rPr>
                <w:rFonts w:cstheme="minorHAnsi"/>
                <w:sz w:val="20"/>
                <w:szCs w:val="20"/>
              </w:rPr>
              <w:t>1.6%</w:t>
            </w:r>
          </w:p>
        </w:tc>
        <w:tc>
          <w:tcPr>
            <w:tcW w:w="1135" w:type="dxa"/>
          </w:tcPr>
          <w:p w14:paraId="34A48DE5" w14:textId="77777777" w:rsidR="0087297E" w:rsidRPr="00C81B1C" w:rsidRDefault="0087297E" w:rsidP="0087297E">
            <w:pPr>
              <w:pStyle w:val="Compact"/>
              <w:jc w:val="center"/>
              <w:rPr>
                <w:rFonts w:cstheme="minorHAnsi"/>
                <w:sz w:val="20"/>
                <w:szCs w:val="20"/>
              </w:rPr>
            </w:pPr>
            <w:r w:rsidRPr="00C81B1C">
              <w:rPr>
                <w:rFonts w:cstheme="minorHAnsi"/>
                <w:sz w:val="20"/>
                <w:szCs w:val="20"/>
              </w:rPr>
              <w:t>1.3%</w:t>
            </w:r>
          </w:p>
        </w:tc>
        <w:tc>
          <w:tcPr>
            <w:tcW w:w="1135" w:type="dxa"/>
          </w:tcPr>
          <w:p w14:paraId="27E44A7B" w14:textId="77777777" w:rsidR="0087297E" w:rsidRPr="00C81B1C" w:rsidRDefault="0087297E" w:rsidP="0087297E">
            <w:pPr>
              <w:pStyle w:val="Compact"/>
              <w:jc w:val="center"/>
              <w:rPr>
                <w:rFonts w:cstheme="minorHAnsi"/>
                <w:sz w:val="20"/>
                <w:szCs w:val="20"/>
              </w:rPr>
            </w:pPr>
            <w:r w:rsidRPr="00C81B1C">
              <w:rPr>
                <w:rFonts w:cstheme="minorHAnsi"/>
                <w:sz w:val="20"/>
                <w:szCs w:val="20"/>
              </w:rPr>
              <w:t>2.6%</w:t>
            </w:r>
          </w:p>
        </w:tc>
        <w:tc>
          <w:tcPr>
            <w:tcW w:w="1135" w:type="dxa"/>
          </w:tcPr>
          <w:p w14:paraId="7C0A24AD" w14:textId="77777777" w:rsidR="0087297E" w:rsidRPr="00C81B1C" w:rsidRDefault="0087297E" w:rsidP="0087297E">
            <w:pPr>
              <w:pStyle w:val="Compact"/>
              <w:jc w:val="center"/>
              <w:rPr>
                <w:rFonts w:cstheme="minorHAnsi"/>
                <w:sz w:val="20"/>
                <w:szCs w:val="20"/>
              </w:rPr>
            </w:pPr>
            <w:r w:rsidRPr="00C81B1C">
              <w:rPr>
                <w:rFonts w:cstheme="minorHAnsi"/>
                <w:sz w:val="20"/>
                <w:szCs w:val="20"/>
              </w:rPr>
              <w:t>4.0%</w:t>
            </w:r>
          </w:p>
        </w:tc>
        <w:tc>
          <w:tcPr>
            <w:tcW w:w="1133" w:type="dxa"/>
          </w:tcPr>
          <w:p w14:paraId="2C2DF271" w14:textId="77777777" w:rsidR="0087297E" w:rsidRPr="00C81B1C" w:rsidRDefault="0087297E" w:rsidP="0087297E">
            <w:pPr>
              <w:pStyle w:val="Compact"/>
              <w:jc w:val="center"/>
              <w:rPr>
                <w:rFonts w:cstheme="minorHAnsi"/>
                <w:sz w:val="20"/>
                <w:szCs w:val="20"/>
              </w:rPr>
            </w:pPr>
            <w:r w:rsidRPr="00C81B1C">
              <w:rPr>
                <w:rFonts w:cstheme="minorHAnsi"/>
                <w:sz w:val="20"/>
                <w:szCs w:val="20"/>
              </w:rPr>
              <w:t>2.6%</w:t>
            </w:r>
          </w:p>
        </w:tc>
      </w:tr>
      <w:tr w:rsidR="0087297E" w:rsidRPr="00C81B1C" w14:paraId="71404FA0" w14:textId="77777777" w:rsidTr="00836E65">
        <w:tc>
          <w:tcPr>
            <w:tcW w:w="1557" w:type="dxa"/>
          </w:tcPr>
          <w:p w14:paraId="06CA5068" w14:textId="77777777" w:rsidR="0087297E" w:rsidRPr="00C81B1C" w:rsidRDefault="0087297E" w:rsidP="00576CC1">
            <w:pPr>
              <w:pStyle w:val="Compact"/>
              <w:rPr>
                <w:rFonts w:cstheme="minorHAnsi"/>
                <w:sz w:val="20"/>
                <w:szCs w:val="20"/>
              </w:rPr>
            </w:pPr>
          </w:p>
        </w:tc>
        <w:tc>
          <w:tcPr>
            <w:tcW w:w="992" w:type="dxa"/>
          </w:tcPr>
          <w:p w14:paraId="1A7B5178" w14:textId="77777777" w:rsidR="0087297E" w:rsidRPr="00C81B1C" w:rsidRDefault="0087297E" w:rsidP="00576CC1">
            <w:pPr>
              <w:pStyle w:val="Compact"/>
              <w:rPr>
                <w:rFonts w:cstheme="minorHAnsi"/>
                <w:sz w:val="20"/>
                <w:szCs w:val="20"/>
              </w:rPr>
            </w:pPr>
            <w:r w:rsidRPr="00C81B1C">
              <w:rPr>
                <w:rFonts w:cstheme="minorHAnsi"/>
                <w:sz w:val="20"/>
                <w:szCs w:val="20"/>
              </w:rPr>
              <w:t>Central</w:t>
            </w:r>
          </w:p>
        </w:tc>
        <w:tc>
          <w:tcPr>
            <w:tcW w:w="1135" w:type="dxa"/>
          </w:tcPr>
          <w:p w14:paraId="07F1181A" w14:textId="77777777" w:rsidR="0087297E" w:rsidRPr="00C81B1C" w:rsidRDefault="0087297E" w:rsidP="0087297E">
            <w:pPr>
              <w:pStyle w:val="Compact"/>
              <w:jc w:val="center"/>
              <w:rPr>
                <w:rFonts w:cstheme="minorHAnsi"/>
                <w:sz w:val="20"/>
                <w:szCs w:val="20"/>
              </w:rPr>
            </w:pPr>
            <w:r w:rsidRPr="00C81B1C">
              <w:rPr>
                <w:rFonts w:cstheme="minorHAnsi"/>
                <w:sz w:val="20"/>
                <w:szCs w:val="20"/>
              </w:rPr>
              <w:t>2.9%</w:t>
            </w:r>
          </w:p>
        </w:tc>
        <w:tc>
          <w:tcPr>
            <w:tcW w:w="1135" w:type="dxa"/>
          </w:tcPr>
          <w:p w14:paraId="47365711" w14:textId="77777777" w:rsidR="0087297E" w:rsidRPr="00C81B1C" w:rsidRDefault="0087297E" w:rsidP="0087297E">
            <w:pPr>
              <w:pStyle w:val="Compact"/>
              <w:jc w:val="center"/>
              <w:rPr>
                <w:rFonts w:cstheme="minorHAnsi"/>
                <w:sz w:val="20"/>
                <w:szCs w:val="20"/>
              </w:rPr>
            </w:pPr>
            <w:r w:rsidRPr="00C81B1C">
              <w:rPr>
                <w:rFonts w:cstheme="minorHAnsi"/>
                <w:sz w:val="20"/>
                <w:szCs w:val="20"/>
              </w:rPr>
              <w:t>1.0%</w:t>
            </w:r>
          </w:p>
        </w:tc>
        <w:tc>
          <w:tcPr>
            <w:tcW w:w="1135" w:type="dxa"/>
          </w:tcPr>
          <w:p w14:paraId="0AB6F4CE" w14:textId="77777777" w:rsidR="0087297E" w:rsidRPr="00C81B1C" w:rsidRDefault="0087297E" w:rsidP="0087297E">
            <w:pPr>
              <w:pStyle w:val="Compact"/>
              <w:jc w:val="center"/>
              <w:rPr>
                <w:rFonts w:cstheme="minorHAnsi"/>
                <w:sz w:val="20"/>
                <w:szCs w:val="20"/>
              </w:rPr>
            </w:pPr>
            <w:r w:rsidRPr="00C81B1C">
              <w:rPr>
                <w:rFonts w:cstheme="minorHAnsi"/>
                <w:sz w:val="20"/>
                <w:szCs w:val="20"/>
              </w:rPr>
              <w:t>2.7%</w:t>
            </w:r>
          </w:p>
        </w:tc>
        <w:tc>
          <w:tcPr>
            <w:tcW w:w="1135" w:type="dxa"/>
          </w:tcPr>
          <w:p w14:paraId="27DA3D35" w14:textId="77777777" w:rsidR="0087297E" w:rsidRPr="00C81B1C" w:rsidRDefault="0087297E" w:rsidP="0087297E">
            <w:pPr>
              <w:pStyle w:val="Compact"/>
              <w:jc w:val="center"/>
              <w:rPr>
                <w:rFonts w:cstheme="minorHAnsi"/>
                <w:sz w:val="20"/>
                <w:szCs w:val="20"/>
              </w:rPr>
            </w:pPr>
            <w:r w:rsidRPr="00C81B1C">
              <w:rPr>
                <w:rFonts w:cstheme="minorHAnsi"/>
                <w:sz w:val="20"/>
                <w:szCs w:val="20"/>
              </w:rPr>
              <w:t>1.3%</w:t>
            </w:r>
          </w:p>
        </w:tc>
        <w:tc>
          <w:tcPr>
            <w:tcW w:w="1133" w:type="dxa"/>
          </w:tcPr>
          <w:p w14:paraId="7A6AE0D5" w14:textId="77777777" w:rsidR="0087297E" w:rsidRPr="00C81B1C" w:rsidRDefault="0087297E" w:rsidP="0087297E">
            <w:pPr>
              <w:pStyle w:val="Compact"/>
              <w:jc w:val="center"/>
              <w:rPr>
                <w:rFonts w:cstheme="minorHAnsi"/>
                <w:sz w:val="20"/>
                <w:szCs w:val="20"/>
              </w:rPr>
            </w:pPr>
            <w:r w:rsidRPr="00C81B1C">
              <w:rPr>
                <w:rFonts w:cstheme="minorHAnsi"/>
                <w:sz w:val="20"/>
                <w:szCs w:val="20"/>
              </w:rPr>
              <w:t>2.1%</w:t>
            </w:r>
          </w:p>
        </w:tc>
      </w:tr>
      <w:tr w:rsidR="0087297E" w:rsidRPr="00C81B1C" w14:paraId="24877740" w14:textId="77777777" w:rsidTr="00836E65">
        <w:tc>
          <w:tcPr>
            <w:tcW w:w="1557" w:type="dxa"/>
          </w:tcPr>
          <w:p w14:paraId="4B3B9DE4" w14:textId="77777777" w:rsidR="0087297E" w:rsidRPr="00C81B1C" w:rsidRDefault="0087297E" w:rsidP="00576CC1">
            <w:pPr>
              <w:pStyle w:val="Compact"/>
              <w:rPr>
                <w:rFonts w:cstheme="minorHAnsi"/>
                <w:sz w:val="20"/>
                <w:szCs w:val="20"/>
              </w:rPr>
            </w:pPr>
          </w:p>
        </w:tc>
        <w:tc>
          <w:tcPr>
            <w:tcW w:w="992" w:type="dxa"/>
          </w:tcPr>
          <w:p w14:paraId="49251BE7" w14:textId="77777777" w:rsidR="0087297E" w:rsidRPr="00C81B1C" w:rsidRDefault="0087297E" w:rsidP="00576CC1">
            <w:pPr>
              <w:pStyle w:val="Compact"/>
              <w:rPr>
                <w:rFonts w:cstheme="minorHAnsi"/>
                <w:sz w:val="20"/>
                <w:szCs w:val="20"/>
              </w:rPr>
            </w:pPr>
            <w:r w:rsidRPr="00C81B1C">
              <w:rPr>
                <w:rFonts w:cstheme="minorHAnsi"/>
                <w:sz w:val="20"/>
                <w:szCs w:val="20"/>
              </w:rPr>
              <w:t>Mexico</w:t>
            </w:r>
          </w:p>
        </w:tc>
        <w:tc>
          <w:tcPr>
            <w:tcW w:w="1135" w:type="dxa"/>
          </w:tcPr>
          <w:p w14:paraId="2FAC5239" w14:textId="77777777" w:rsidR="0087297E" w:rsidRPr="00C81B1C" w:rsidRDefault="0087297E" w:rsidP="0087297E">
            <w:pPr>
              <w:pStyle w:val="Compact"/>
              <w:jc w:val="center"/>
              <w:rPr>
                <w:rFonts w:cstheme="minorHAnsi"/>
                <w:sz w:val="20"/>
                <w:szCs w:val="20"/>
              </w:rPr>
            </w:pPr>
            <w:r w:rsidRPr="00C81B1C">
              <w:rPr>
                <w:rFonts w:cstheme="minorHAnsi"/>
                <w:sz w:val="20"/>
                <w:szCs w:val="20"/>
              </w:rPr>
              <w:t>0.1%</w:t>
            </w:r>
          </w:p>
        </w:tc>
        <w:tc>
          <w:tcPr>
            <w:tcW w:w="1135" w:type="dxa"/>
          </w:tcPr>
          <w:p w14:paraId="00DB1E5E" w14:textId="77777777" w:rsidR="0087297E" w:rsidRPr="00C81B1C" w:rsidRDefault="0087297E" w:rsidP="0087297E">
            <w:pPr>
              <w:pStyle w:val="Compact"/>
              <w:jc w:val="center"/>
              <w:rPr>
                <w:rFonts w:cstheme="minorHAnsi"/>
                <w:sz w:val="20"/>
                <w:szCs w:val="20"/>
              </w:rPr>
            </w:pPr>
            <w:r w:rsidRPr="00C81B1C">
              <w:rPr>
                <w:rFonts w:cstheme="minorHAnsi"/>
                <w:sz w:val="20"/>
                <w:szCs w:val="20"/>
              </w:rPr>
              <w:t>5.7%</w:t>
            </w:r>
          </w:p>
        </w:tc>
        <w:tc>
          <w:tcPr>
            <w:tcW w:w="1135" w:type="dxa"/>
          </w:tcPr>
          <w:p w14:paraId="71289E77" w14:textId="77777777" w:rsidR="0087297E" w:rsidRPr="00C81B1C" w:rsidRDefault="0087297E" w:rsidP="0087297E">
            <w:pPr>
              <w:pStyle w:val="Compact"/>
              <w:jc w:val="center"/>
              <w:rPr>
                <w:rFonts w:cstheme="minorHAnsi"/>
                <w:sz w:val="20"/>
                <w:szCs w:val="20"/>
              </w:rPr>
            </w:pPr>
            <w:r w:rsidRPr="00C81B1C">
              <w:rPr>
                <w:rFonts w:cstheme="minorHAnsi"/>
                <w:sz w:val="20"/>
                <w:szCs w:val="20"/>
              </w:rPr>
              <w:t>3.6%</w:t>
            </w:r>
          </w:p>
        </w:tc>
        <w:tc>
          <w:tcPr>
            <w:tcW w:w="1135" w:type="dxa"/>
          </w:tcPr>
          <w:p w14:paraId="3E541C6A" w14:textId="77777777" w:rsidR="0087297E" w:rsidRPr="00C81B1C" w:rsidRDefault="0087297E" w:rsidP="0087297E">
            <w:pPr>
              <w:pStyle w:val="Compact"/>
              <w:jc w:val="center"/>
              <w:rPr>
                <w:rFonts w:cstheme="minorHAnsi"/>
                <w:sz w:val="20"/>
                <w:szCs w:val="20"/>
              </w:rPr>
            </w:pPr>
            <w:r w:rsidRPr="00C81B1C">
              <w:rPr>
                <w:rFonts w:cstheme="minorHAnsi"/>
                <w:sz w:val="20"/>
                <w:szCs w:val="20"/>
              </w:rPr>
              <w:t>0.6%</w:t>
            </w:r>
          </w:p>
        </w:tc>
        <w:tc>
          <w:tcPr>
            <w:tcW w:w="1133" w:type="dxa"/>
          </w:tcPr>
          <w:p w14:paraId="3BD2E427" w14:textId="77777777" w:rsidR="0087297E" w:rsidRPr="00C81B1C" w:rsidRDefault="0087297E" w:rsidP="0087297E">
            <w:pPr>
              <w:pStyle w:val="Compact"/>
              <w:jc w:val="center"/>
              <w:rPr>
                <w:rFonts w:cstheme="minorHAnsi"/>
                <w:sz w:val="20"/>
                <w:szCs w:val="20"/>
              </w:rPr>
            </w:pPr>
            <w:r w:rsidRPr="00C81B1C">
              <w:rPr>
                <w:rFonts w:cstheme="minorHAnsi"/>
                <w:sz w:val="20"/>
                <w:szCs w:val="20"/>
              </w:rPr>
              <w:t>1.9%</w:t>
            </w:r>
          </w:p>
        </w:tc>
      </w:tr>
      <w:tr w:rsidR="0087297E" w:rsidRPr="00C81B1C" w14:paraId="5C2585EA" w14:textId="77777777" w:rsidTr="00836E65">
        <w:tc>
          <w:tcPr>
            <w:tcW w:w="1557" w:type="dxa"/>
            <w:tcBorders>
              <w:bottom w:val="single" w:sz="4" w:space="0" w:color="auto"/>
            </w:tcBorders>
          </w:tcPr>
          <w:p w14:paraId="7BF685DF" w14:textId="77777777" w:rsidR="0087297E" w:rsidRPr="00C81B1C" w:rsidRDefault="0087297E" w:rsidP="00576CC1">
            <w:pPr>
              <w:pStyle w:val="Compact"/>
              <w:rPr>
                <w:rFonts w:cstheme="minorHAnsi"/>
                <w:sz w:val="20"/>
                <w:szCs w:val="20"/>
              </w:rPr>
            </w:pPr>
          </w:p>
        </w:tc>
        <w:tc>
          <w:tcPr>
            <w:tcW w:w="992" w:type="dxa"/>
            <w:tcBorders>
              <w:bottom w:val="single" w:sz="4" w:space="0" w:color="auto"/>
            </w:tcBorders>
          </w:tcPr>
          <w:p w14:paraId="3B7AC1FC" w14:textId="77777777" w:rsidR="0087297E" w:rsidRPr="00C81B1C" w:rsidRDefault="0087297E" w:rsidP="00576CC1">
            <w:pPr>
              <w:pStyle w:val="Compact"/>
              <w:rPr>
                <w:rFonts w:cstheme="minorHAnsi"/>
                <w:sz w:val="20"/>
                <w:szCs w:val="20"/>
              </w:rPr>
            </w:pPr>
            <w:r w:rsidRPr="00C81B1C">
              <w:rPr>
                <w:rFonts w:cstheme="minorHAnsi"/>
                <w:sz w:val="20"/>
                <w:szCs w:val="20"/>
              </w:rPr>
              <w:t>Southern</w:t>
            </w:r>
          </w:p>
        </w:tc>
        <w:tc>
          <w:tcPr>
            <w:tcW w:w="1135" w:type="dxa"/>
            <w:tcBorders>
              <w:bottom w:val="single" w:sz="4" w:space="0" w:color="auto"/>
            </w:tcBorders>
          </w:tcPr>
          <w:p w14:paraId="6F70B1B1" w14:textId="77777777" w:rsidR="0087297E" w:rsidRPr="00C81B1C" w:rsidRDefault="0087297E" w:rsidP="0087297E">
            <w:pPr>
              <w:pStyle w:val="Compact"/>
              <w:jc w:val="center"/>
              <w:rPr>
                <w:rFonts w:cstheme="minorHAnsi"/>
                <w:sz w:val="20"/>
                <w:szCs w:val="20"/>
              </w:rPr>
            </w:pPr>
            <w:r w:rsidRPr="00C81B1C">
              <w:rPr>
                <w:rFonts w:cstheme="minorHAnsi"/>
                <w:sz w:val="20"/>
                <w:szCs w:val="20"/>
              </w:rPr>
              <w:t>1.6%</w:t>
            </w:r>
          </w:p>
        </w:tc>
        <w:tc>
          <w:tcPr>
            <w:tcW w:w="1135" w:type="dxa"/>
            <w:tcBorders>
              <w:bottom w:val="single" w:sz="4" w:space="0" w:color="auto"/>
            </w:tcBorders>
          </w:tcPr>
          <w:p w14:paraId="515DC8A3" w14:textId="77777777" w:rsidR="0087297E" w:rsidRPr="00C81B1C" w:rsidRDefault="0087297E" w:rsidP="0087297E">
            <w:pPr>
              <w:pStyle w:val="Compact"/>
              <w:jc w:val="center"/>
              <w:rPr>
                <w:rFonts w:cstheme="minorHAnsi"/>
                <w:sz w:val="20"/>
                <w:szCs w:val="20"/>
              </w:rPr>
            </w:pPr>
            <w:r w:rsidRPr="00C81B1C">
              <w:rPr>
                <w:rFonts w:cstheme="minorHAnsi"/>
                <w:sz w:val="20"/>
                <w:szCs w:val="20"/>
              </w:rPr>
              <w:t>0.8%</w:t>
            </w:r>
          </w:p>
        </w:tc>
        <w:tc>
          <w:tcPr>
            <w:tcW w:w="1135" w:type="dxa"/>
            <w:tcBorders>
              <w:bottom w:val="single" w:sz="4" w:space="0" w:color="auto"/>
            </w:tcBorders>
          </w:tcPr>
          <w:p w14:paraId="15E70071" w14:textId="77777777" w:rsidR="0087297E" w:rsidRPr="00C81B1C" w:rsidRDefault="0087297E" w:rsidP="0087297E">
            <w:pPr>
              <w:pStyle w:val="Compact"/>
              <w:jc w:val="center"/>
              <w:rPr>
                <w:rFonts w:cstheme="minorHAnsi"/>
                <w:sz w:val="20"/>
                <w:szCs w:val="20"/>
              </w:rPr>
            </w:pPr>
            <w:r w:rsidRPr="00C81B1C">
              <w:rPr>
                <w:rFonts w:cstheme="minorHAnsi"/>
                <w:sz w:val="20"/>
                <w:szCs w:val="20"/>
              </w:rPr>
              <w:t>1.1%</w:t>
            </w:r>
          </w:p>
        </w:tc>
        <w:tc>
          <w:tcPr>
            <w:tcW w:w="1135" w:type="dxa"/>
            <w:tcBorders>
              <w:bottom w:val="single" w:sz="4" w:space="0" w:color="auto"/>
            </w:tcBorders>
          </w:tcPr>
          <w:p w14:paraId="5A089FC1" w14:textId="77777777" w:rsidR="0087297E" w:rsidRPr="00C81B1C" w:rsidRDefault="0087297E" w:rsidP="0087297E">
            <w:pPr>
              <w:pStyle w:val="Compact"/>
              <w:jc w:val="center"/>
              <w:rPr>
                <w:rFonts w:cstheme="minorHAnsi"/>
                <w:sz w:val="20"/>
                <w:szCs w:val="20"/>
              </w:rPr>
            </w:pPr>
            <w:r w:rsidRPr="00C81B1C">
              <w:rPr>
                <w:rFonts w:cstheme="minorHAnsi"/>
                <w:sz w:val="20"/>
                <w:szCs w:val="20"/>
              </w:rPr>
              <w:t>1.8%</w:t>
            </w:r>
          </w:p>
        </w:tc>
        <w:tc>
          <w:tcPr>
            <w:tcW w:w="1133" w:type="dxa"/>
            <w:tcBorders>
              <w:bottom w:val="single" w:sz="4" w:space="0" w:color="auto"/>
            </w:tcBorders>
          </w:tcPr>
          <w:p w14:paraId="17E58B81" w14:textId="77777777" w:rsidR="0087297E" w:rsidRPr="00C81B1C" w:rsidRDefault="0087297E" w:rsidP="0087297E">
            <w:pPr>
              <w:pStyle w:val="Compact"/>
              <w:jc w:val="center"/>
              <w:rPr>
                <w:rFonts w:cstheme="minorHAnsi"/>
                <w:sz w:val="20"/>
                <w:szCs w:val="20"/>
              </w:rPr>
            </w:pPr>
            <w:r w:rsidRPr="00C81B1C">
              <w:rPr>
                <w:rFonts w:cstheme="minorHAnsi"/>
                <w:sz w:val="20"/>
                <w:szCs w:val="20"/>
              </w:rPr>
              <w:t>1.3%</w:t>
            </w:r>
          </w:p>
        </w:tc>
      </w:tr>
    </w:tbl>
    <w:p w14:paraId="59065537" w14:textId="60CFD6BC" w:rsidR="00432D86" w:rsidRPr="00C81B1C" w:rsidRDefault="00432D86" w:rsidP="00432D86">
      <w:pPr>
        <w:pStyle w:val="NormalWeb"/>
        <w:rPr>
          <w:rFonts w:asciiTheme="minorHAnsi" w:hAnsiTheme="minorHAnsi" w:cstheme="minorHAnsi"/>
          <w:sz w:val="20"/>
          <w:szCs w:val="20"/>
          <w:lang w:val="en-GB"/>
        </w:rPr>
      </w:pPr>
      <w:r w:rsidRPr="00C81B1C">
        <w:rPr>
          <w:rFonts w:asciiTheme="minorHAnsi" w:hAnsiTheme="minorHAnsi" w:cstheme="minorHAnsi"/>
          <w:b/>
          <w:bCs/>
          <w:sz w:val="20"/>
          <w:szCs w:val="20"/>
          <w:lang w:val="en-GB"/>
        </w:rPr>
        <w:t xml:space="preserve">Source: </w:t>
      </w:r>
      <w:r w:rsidRPr="00C81B1C">
        <w:rPr>
          <w:rFonts w:asciiTheme="minorHAnsi" w:hAnsiTheme="minorHAnsi" w:cstheme="minorHAnsi"/>
          <w:sz w:val="20"/>
          <w:szCs w:val="20"/>
          <w:lang w:val="en-GB"/>
        </w:rPr>
        <w:t>our own data</w:t>
      </w:r>
      <w:r w:rsidR="001E4C57" w:rsidRPr="00C81B1C">
        <w:rPr>
          <w:rFonts w:asciiTheme="minorHAnsi" w:hAnsiTheme="minorHAnsi" w:cstheme="minorHAnsi"/>
          <w:sz w:val="20"/>
          <w:szCs w:val="20"/>
          <w:lang w:val="en-GB"/>
        </w:rPr>
        <w:t>;</w:t>
      </w:r>
      <w:r w:rsidRPr="00C81B1C">
        <w:rPr>
          <w:rFonts w:asciiTheme="minorHAnsi" w:hAnsiTheme="minorHAnsi" w:cstheme="minorHAnsi"/>
          <w:sz w:val="20"/>
          <w:szCs w:val="20"/>
          <w:lang w:val="en-GB"/>
        </w:rPr>
        <w:t xml:space="preserve"> see </w:t>
      </w:r>
      <w:r w:rsidR="001E4C57" w:rsidRPr="00C81B1C">
        <w:rPr>
          <w:rFonts w:asciiTheme="minorHAnsi" w:hAnsiTheme="minorHAnsi" w:cstheme="minorHAnsi"/>
          <w:sz w:val="20"/>
          <w:szCs w:val="20"/>
          <w:lang w:val="en-GB"/>
        </w:rPr>
        <w:t>S</w:t>
      </w:r>
      <w:r w:rsidRPr="00C81B1C">
        <w:rPr>
          <w:rFonts w:asciiTheme="minorHAnsi" w:hAnsiTheme="minorHAnsi" w:cstheme="minorHAnsi"/>
          <w:sz w:val="20"/>
          <w:szCs w:val="20"/>
          <w:lang w:val="en-GB"/>
        </w:rPr>
        <w:t xml:space="preserve">ection 2 for details. </w:t>
      </w:r>
    </w:p>
    <w:p w14:paraId="464FE3AE" w14:textId="0B976345" w:rsidR="005A3D5C" w:rsidRPr="00C81B1C" w:rsidRDefault="005A3D5C" w:rsidP="005A3D5C">
      <w:pPr>
        <w:pStyle w:val="NormalWeb"/>
        <w:rPr>
          <w:rFonts w:asciiTheme="minorHAnsi" w:hAnsiTheme="minorHAnsi" w:cstheme="minorHAnsi"/>
          <w:sz w:val="22"/>
          <w:szCs w:val="22"/>
          <w:lang w:val="en-GB"/>
        </w:rPr>
      </w:pPr>
      <w:r w:rsidRPr="00C81B1C">
        <w:rPr>
          <w:rFonts w:asciiTheme="minorHAnsi" w:hAnsiTheme="minorHAnsi" w:cstheme="minorHAnsi"/>
          <w:sz w:val="22"/>
          <w:szCs w:val="22"/>
          <w:lang w:val="en-GB"/>
        </w:rPr>
        <w:t>From the 1960s onward, medium- and large-sized economies adopted mixed models that combined import substitution with incentives for agricultural exports (</w:t>
      </w:r>
      <w:proofErr w:type="spellStart"/>
      <w:r w:rsidRPr="00C81B1C">
        <w:rPr>
          <w:rFonts w:asciiTheme="minorHAnsi" w:hAnsiTheme="minorHAnsi" w:cstheme="minorHAnsi"/>
          <w:sz w:val="22"/>
          <w:szCs w:val="22"/>
          <w:lang w:val="en-GB"/>
        </w:rPr>
        <w:t>Bértola</w:t>
      </w:r>
      <w:proofErr w:type="spellEnd"/>
      <w:r w:rsidRPr="00C81B1C">
        <w:rPr>
          <w:rFonts w:asciiTheme="minorHAnsi" w:hAnsiTheme="minorHAnsi" w:cstheme="minorHAnsi"/>
          <w:sz w:val="22"/>
          <w:szCs w:val="22"/>
          <w:lang w:val="en-GB"/>
        </w:rPr>
        <w:t xml:space="preserve"> &amp; Ocampo, 2012). In cases such as Colombia, agriculture assumed a triple role: feeding a growing population, supplying raw materials to industry, and generating foreign exchange to import capital goods </w:t>
      </w:r>
      <w:r w:rsidR="00C63EA7" w:rsidRPr="00C81B1C">
        <w:rPr>
          <w:rFonts w:asciiTheme="minorHAnsi" w:hAnsiTheme="minorHAnsi" w:cstheme="minorHAnsi"/>
          <w:sz w:val="22"/>
          <w:szCs w:val="22"/>
          <w:lang w:val="en-GB"/>
        </w:rPr>
        <w:t>(</w:t>
      </w:r>
      <w:r w:rsidR="00C63EA7" w:rsidRPr="00C81B1C">
        <w:rPr>
          <w:rFonts w:asciiTheme="minorHAnsi" w:hAnsiTheme="minorHAnsi" w:cstheme="minorHAnsi"/>
          <w:sz w:val="22"/>
          <w:szCs w:val="22"/>
          <w:lang w:val="en-GB"/>
        </w:rPr>
        <w:fldChar w:fldCharType="begin"/>
      </w:r>
      <w:r w:rsidR="00C63EA7" w:rsidRPr="00C81B1C">
        <w:rPr>
          <w:rFonts w:asciiTheme="minorHAnsi" w:hAnsiTheme="minorHAnsi" w:cstheme="minorHAnsi"/>
          <w:sz w:val="22"/>
          <w:szCs w:val="22"/>
          <w:lang w:val="en-GB"/>
        </w:rPr>
        <w:instrText xml:space="preserve"> REF BIB_cardenas2000 \h \* MERGEFORMAT </w:instrText>
      </w:r>
      <w:r w:rsidR="00C63EA7" w:rsidRPr="00C81B1C">
        <w:rPr>
          <w:rFonts w:asciiTheme="minorHAnsi" w:hAnsiTheme="minorHAnsi" w:cstheme="minorHAnsi"/>
          <w:sz w:val="22"/>
          <w:szCs w:val="22"/>
          <w:lang w:val="en-GB"/>
        </w:rPr>
      </w:r>
      <w:r w:rsidR="00C63EA7" w:rsidRPr="00C81B1C">
        <w:rPr>
          <w:rFonts w:asciiTheme="minorHAnsi" w:hAnsiTheme="minorHAnsi" w:cstheme="minorHAnsi"/>
          <w:sz w:val="22"/>
          <w:szCs w:val="22"/>
          <w:lang w:val="en-GB"/>
        </w:rPr>
        <w:fldChar w:fldCharType="separate"/>
      </w:r>
      <w:r w:rsidR="007D2B6B" w:rsidRPr="00C81B1C">
        <w:rPr>
          <w:rFonts w:asciiTheme="minorHAnsi" w:hAnsiTheme="minorHAnsi" w:cstheme="minorHAnsi"/>
          <w:iCs/>
          <w:sz w:val="22"/>
          <w:szCs w:val="22"/>
          <w:lang w:val="en-GB" w:eastAsia="es-ES"/>
        </w:rPr>
        <w:t>Cárdenas et al</w:t>
      </w:r>
      <w:r w:rsidR="007D2B6B" w:rsidRPr="00C81B1C">
        <w:rPr>
          <w:rFonts w:asciiTheme="minorHAnsi" w:hAnsiTheme="minorHAnsi" w:cstheme="minorHAnsi"/>
          <w:iCs/>
          <w:vanish/>
          <w:sz w:val="22"/>
          <w:szCs w:val="22"/>
          <w:lang w:val="en-GB" w:eastAsia="es-ES"/>
        </w:rPr>
        <w:t>., 2000</w:t>
      </w:r>
      <w:r w:rsidR="00C63EA7" w:rsidRPr="00C81B1C">
        <w:rPr>
          <w:rFonts w:asciiTheme="minorHAnsi" w:hAnsiTheme="minorHAnsi" w:cstheme="minorHAnsi"/>
          <w:sz w:val="22"/>
          <w:szCs w:val="22"/>
          <w:lang w:val="en-GB"/>
        </w:rPr>
        <w:fldChar w:fldCharType="end"/>
      </w:r>
      <w:r w:rsidR="00700003">
        <w:rPr>
          <w:rFonts w:asciiTheme="minorHAnsi" w:hAnsiTheme="minorHAnsi" w:cstheme="minorHAnsi"/>
          <w:sz w:val="22"/>
          <w:szCs w:val="22"/>
          <w:lang w:val="en-GB"/>
        </w:rPr>
        <w:t>., 2000</w:t>
      </w:r>
      <w:r w:rsidR="00C63EA7" w:rsidRPr="00C81B1C">
        <w:rPr>
          <w:rFonts w:asciiTheme="minorHAnsi" w:hAnsiTheme="minorHAnsi" w:cstheme="minorHAnsi"/>
          <w:sz w:val="22"/>
          <w:szCs w:val="22"/>
          <w:lang w:val="en-GB"/>
        </w:rPr>
        <w:t>)</w:t>
      </w:r>
      <w:r w:rsidRPr="00C81B1C">
        <w:rPr>
          <w:rFonts w:asciiTheme="minorHAnsi" w:hAnsiTheme="minorHAnsi" w:cstheme="minorHAnsi"/>
          <w:sz w:val="22"/>
          <w:szCs w:val="22"/>
          <w:lang w:val="en-GB"/>
        </w:rPr>
        <w:t>. State policies promoted both modernization</w:t>
      </w:r>
      <w:r w:rsidR="00700003">
        <w:rPr>
          <w:rFonts w:asciiTheme="minorHAnsi" w:hAnsiTheme="minorHAnsi" w:cstheme="minorHAnsi"/>
          <w:sz w:val="22"/>
          <w:szCs w:val="22"/>
          <w:lang w:val="en-GB"/>
        </w:rPr>
        <w:t xml:space="preserve"> –</w:t>
      </w:r>
      <w:r w:rsidRPr="00C81B1C">
        <w:rPr>
          <w:rFonts w:asciiTheme="minorHAnsi" w:hAnsiTheme="minorHAnsi" w:cstheme="minorHAnsi"/>
          <w:sz w:val="22"/>
          <w:szCs w:val="22"/>
          <w:lang w:val="en-GB"/>
        </w:rPr>
        <w:t xml:space="preserve">import facilitation for machinery and fertilizers, experimental stations, infrastructure, and credit </w:t>
      </w:r>
      <w:r w:rsidR="00C63EA7" w:rsidRPr="00C81B1C">
        <w:rPr>
          <w:rFonts w:asciiTheme="minorHAnsi" w:hAnsiTheme="minorHAnsi" w:cstheme="minorHAnsi"/>
          <w:sz w:val="22"/>
          <w:szCs w:val="22"/>
          <w:lang w:val="en-GB"/>
        </w:rPr>
        <w:t>(</w:t>
      </w:r>
      <w:proofErr w:type="spellStart"/>
      <w:r w:rsidR="00C63EA7" w:rsidRPr="00C81B1C">
        <w:rPr>
          <w:rFonts w:asciiTheme="minorHAnsi" w:hAnsiTheme="minorHAnsi" w:cstheme="minorHAnsi"/>
          <w:sz w:val="22"/>
          <w:szCs w:val="22"/>
          <w:lang w:val="en-GB"/>
        </w:rPr>
        <w:fldChar w:fldCharType="begin"/>
      </w:r>
      <w:r w:rsidR="00C63EA7" w:rsidRPr="00C81B1C">
        <w:rPr>
          <w:rFonts w:asciiTheme="minorHAnsi" w:hAnsiTheme="minorHAnsi" w:cstheme="minorHAnsi"/>
          <w:sz w:val="22"/>
          <w:szCs w:val="22"/>
          <w:lang w:val="en-GB"/>
        </w:rPr>
        <w:instrText xml:space="preserve"> REF BIB_bertola2012 \h \* MERGEFORMAT </w:instrText>
      </w:r>
      <w:r w:rsidR="00C63EA7" w:rsidRPr="00C81B1C">
        <w:rPr>
          <w:rFonts w:asciiTheme="minorHAnsi" w:hAnsiTheme="minorHAnsi" w:cstheme="minorHAnsi"/>
          <w:sz w:val="22"/>
          <w:szCs w:val="22"/>
          <w:lang w:val="en-GB"/>
        </w:rPr>
      </w:r>
      <w:r w:rsidR="00C63EA7" w:rsidRPr="00C81B1C">
        <w:rPr>
          <w:rFonts w:asciiTheme="minorHAnsi" w:hAnsiTheme="minorHAnsi" w:cstheme="minorHAnsi"/>
          <w:sz w:val="22"/>
          <w:szCs w:val="22"/>
          <w:lang w:val="en-GB"/>
        </w:rPr>
        <w:fldChar w:fldCharType="separate"/>
      </w:r>
      <w:r w:rsidR="007D2B6B" w:rsidRPr="00C81B1C">
        <w:rPr>
          <w:rFonts w:asciiTheme="minorHAnsi" w:hAnsiTheme="minorHAnsi" w:cstheme="minorHAnsi"/>
          <w:iCs/>
          <w:sz w:val="22"/>
          <w:szCs w:val="22"/>
          <w:lang w:val="en-GB" w:eastAsia="es-ES"/>
        </w:rPr>
        <w:t>Bértola</w:t>
      </w:r>
      <w:proofErr w:type="spellEnd"/>
      <w:r w:rsidR="007D2B6B" w:rsidRPr="00C81B1C">
        <w:rPr>
          <w:rFonts w:asciiTheme="minorHAnsi" w:hAnsiTheme="minorHAnsi" w:cstheme="minorHAnsi"/>
          <w:iCs/>
          <w:sz w:val="22"/>
          <w:szCs w:val="22"/>
          <w:lang w:val="en-GB" w:eastAsia="es-ES"/>
        </w:rPr>
        <w:t xml:space="preserve"> &amp;</w:t>
      </w:r>
      <w:r w:rsidR="007D2B6B" w:rsidRPr="00C81B1C">
        <w:rPr>
          <w:rFonts w:asciiTheme="minorHAnsi" w:hAnsiTheme="minorHAnsi" w:cstheme="minorHAnsi"/>
          <w:iCs/>
          <w:vanish/>
          <w:sz w:val="22"/>
          <w:szCs w:val="22"/>
          <w:lang w:val="en-GB" w:eastAsia="es-ES"/>
        </w:rPr>
        <w:t xml:space="preserve"> Ocampo, 2012</w:t>
      </w:r>
      <w:r w:rsidR="00C63EA7" w:rsidRPr="00C81B1C">
        <w:rPr>
          <w:rFonts w:asciiTheme="minorHAnsi" w:hAnsiTheme="minorHAnsi" w:cstheme="minorHAnsi"/>
          <w:sz w:val="22"/>
          <w:szCs w:val="22"/>
          <w:lang w:val="en-GB"/>
        </w:rPr>
        <w:fldChar w:fldCharType="end"/>
      </w:r>
      <w:r w:rsidR="00700003">
        <w:rPr>
          <w:rFonts w:asciiTheme="minorHAnsi" w:hAnsiTheme="minorHAnsi" w:cstheme="minorHAnsi"/>
          <w:sz w:val="22"/>
          <w:szCs w:val="22"/>
          <w:lang w:val="en-GB"/>
        </w:rPr>
        <w:t xml:space="preserve"> Ocampo, 2012</w:t>
      </w:r>
      <w:r w:rsidR="00C63EA7" w:rsidRPr="00C81B1C">
        <w:rPr>
          <w:rFonts w:asciiTheme="minorHAnsi" w:hAnsiTheme="minorHAnsi" w:cstheme="minorHAnsi"/>
          <w:sz w:val="22"/>
          <w:szCs w:val="22"/>
          <w:lang w:val="en-GB"/>
        </w:rPr>
        <w:t>)</w:t>
      </w:r>
      <w:r w:rsidR="00700003">
        <w:rPr>
          <w:rFonts w:asciiTheme="minorHAnsi" w:hAnsiTheme="minorHAnsi" w:cstheme="minorHAnsi"/>
          <w:sz w:val="22"/>
          <w:szCs w:val="22"/>
          <w:lang w:val="en-GB"/>
        </w:rPr>
        <w:t xml:space="preserve">– </w:t>
      </w:r>
      <w:r w:rsidRPr="00C81B1C">
        <w:rPr>
          <w:rFonts w:asciiTheme="minorHAnsi" w:hAnsiTheme="minorHAnsi" w:cstheme="minorHAnsi"/>
          <w:sz w:val="22"/>
          <w:szCs w:val="22"/>
          <w:lang w:val="en-GB"/>
        </w:rPr>
        <w:t>while also boosting colonization of public lands in frontier areas.</w:t>
      </w:r>
    </w:p>
    <w:p w14:paraId="4B9459B0" w14:textId="1BCD013E" w:rsidR="008614DD" w:rsidRPr="00C81B1C" w:rsidRDefault="005A3D5C" w:rsidP="008614DD">
      <w:pPr>
        <w:pStyle w:val="NormalWeb"/>
        <w:rPr>
          <w:rFonts w:asciiTheme="minorHAnsi" w:hAnsiTheme="minorHAnsi" w:cstheme="minorHAnsi"/>
          <w:sz w:val="22"/>
          <w:szCs w:val="22"/>
          <w:lang w:val="en-GB"/>
        </w:rPr>
      </w:pPr>
      <w:r w:rsidRPr="00C81B1C">
        <w:rPr>
          <w:rFonts w:asciiTheme="minorHAnsi" w:hAnsiTheme="minorHAnsi" w:cstheme="minorHAnsi"/>
          <w:sz w:val="22"/>
          <w:szCs w:val="22"/>
          <w:lang w:val="en-GB"/>
        </w:rPr>
        <w:t xml:space="preserve">The ISI period, therefore, marked a dual process of continuing territorial expansion alongside a first wave of technological intensification, which helps us to understand the growing share of basic grains together with export crops such as wheat and coffee in Central America, the </w:t>
      </w:r>
      <w:r w:rsidRPr="00C81B1C">
        <w:rPr>
          <w:rFonts w:asciiTheme="minorHAnsi" w:hAnsiTheme="minorHAnsi" w:cstheme="minorHAnsi"/>
          <w:sz w:val="22"/>
          <w:szCs w:val="22"/>
          <w:lang w:val="en-GB"/>
        </w:rPr>
        <w:lastRenderedPageBreak/>
        <w:t>Andes, and Mexico, or wheat and sugarcane in Brazil.</w:t>
      </w:r>
      <w:r w:rsidR="00AC0789" w:rsidRPr="00C81B1C">
        <w:rPr>
          <w:rFonts w:asciiTheme="minorHAnsi" w:hAnsiTheme="minorHAnsi" w:cstheme="minorHAnsi"/>
          <w:sz w:val="22"/>
          <w:szCs w:val="22"/>
          <w:lang w:val="en-GB"/>
        </w:rPr>
        <w:t xml:space="preserve"> </w:t>
      </w:r>
      <w:r w:rsidRPr="00C81B1C">
        <w:rPr>
          <w:rFonts w:asciiTheme="minorHAnsi" w:hAnsiTheme="minorHAnsi" w:cstheme="minorHAnsi"/>
          <w:sz w:val="22"/>
          <w:szCs w:val="22"/>
          <w:lang w:val="en-GB"/>
        </w:rPr>
        <w:t>By the late 1970s, things began to change.</w:t>
      </w:r>
    </w:p>
    <w:p w14:paraId="1541912E" w14:textId="2C883630" w:rsidR="005A3D5C" w:rsidRPr="00C81B1C" w:rsidRDefault="00054067" w:rsidP="005A3D5C">
      <w:pPr>
        <w:pStyle w:val="NormalWeb"/>
        <w:rPr>
          <w:rFonts w:asciiTheme="minorHAnsi" w:hAnsiTheme="minorHAnsi" w:cstheme="minorHAnsi"/>
          <w:sz w:val="22"/>
          <w:szCs w:val="22"/>
          <w:lang w:val="en-GB"/>
        </w:rPr>
      </w:pPr>
      <w:r w:rsidRPr="00C81B1C">
        <w:rPr>
          <w:rFonts w:asciiTheme="minorHAnsi" w:hAnsiTheme="minorHAnsi" w:cstheme="minorHAnsi"/>
          <w:sz w:val="22"/>
          <w:szCs w:val="22"/>
          <w:lang w:val="en-GB"/>
        </w:rPr>
        <w:t xml:space="preserve">During 1982–1999, production grew at around 2% per year, slower than in the previous period, while cultivated land expanded by only 0.4% annually, a pattern that also characterized the livestock sector </w:t>
      </w:r>
      <w:r w:rsidR="005A3D5C" w:rsidRPr="00C81B1C">
        <w:rPr>
          <w:rFonts w:asciiTheme="minorHAnsi" w:hAnsiTheme="minorHAnsi" w:cstheme="minorHAnsi"/>
          <w:sz w:val="22"/>
          <w:szCs w:val="22"/>
          <w:lang w:val="en-GB"/>
        </w:rPr>
        <w:t>(</w:t>
      </w:r>
      <w:r w:rsidR="0086160A" w:rsidRPr="00C81B1C">
        <w:rPr>
          <w:rFonts w:asciiTheme="minorHAnsi" w:hAnsiTheme="minorHAnsi" w:cstheme="minorHAnsi"/>
          <w:sz w:val="22"/>
          <w:szCs w:val="22"/>
          <w:lang w:val="en-GB"/>
        </w:rPr>
        <w:t xml:space="preserve">see </w:t>
      </w:r>
      <w:r w:rsidR="005A3D5C" w:rsidRPr="00C81B1C">
        <w:rPr>
          <w:rFonts w:asciiTheme="minorHAnsi" w:hAnsiTheme="minorHAnsi" w:cstheme="minorHAnsi"/>
          <w:sz w:val="22"/>
          <w:szCs w:val="22"/>
          <w:lang w:val="en-GB"/>
        </w:rPr>
        <w:t>Table</w:t>
      </w:r>
      <w:r w:rsidR="0086160A" w:rsidRPr="00C81B1C">
        <w:rPr>
          <w:rFonts w:asciiTheme="minorHAnsi" w:hAnsiTheme="minorHAnsi" w:cstheme="minorHAnsi"/>
          <w:sz w:val="22"/>
          <w:szCs w:val="22"/>
          <w:lang w:val="en-GB"/>
        </w:rPr>
        <w:t>s</w:t>
      </w:r>
      <w:r w:rsidR="005A3D5C" w:rsidRPr="00C81B1C">
        <w:rPr>
          <w:rFonts w:asciiTheme="minorHAnsi" w:hAnsiTheme="minorHAnsi" w:cstheme="minorHAnsi"/>
          <w:sz w:val="22"/>
          <w:szCs w:val="22"/>
          <w:lang w:val="en-GB"/>
        </w:rPr>
        <w:t xml:space="preserve"> </w:t>
      </w:r>
      <w:r w:rsidR="004E4679" w:rsidRPr="00C81B1C">
        <w:rPr>
          <w:rFonts w:asciiTheme="minorHAnsi" w:hAnsiTheme="minorHAnsi" w:cstheme="minorHAnsi"/>
          <w:sz w:val="22"/>
          <w:szCs w:val="22"/>
          <w:lang w:val="en-GB"/>
        </w:rPr>
        <w:t>5.</w:t>
      </w:r>
      <w:r w:rsidR="005A3D5C" w:rsidRPr="00C81B1C">
        <w:rPr>
          <w:rFonts w:asciiTheme="minorHAnsi" w:hAnsiTheme="minorHAnsi" w:cstheme="minorHAnsi"/>
          <w:sz w:val="22"/>
          <w:szCs w:val="22"/>
          <w:lang w:val="en-GB"/>
        </w:rPr>
        <w:t>1</w:t>
      </w:r>
      <w:r w:rsidR="0086160A" w:rsidRPr="00C81B1C">
        <w:rPr>
          <w:rFonts w:asciiTheme="minorHAnsi" w:hAnsiTheme="minorHAnsi" w:cstheme="minorHAnsi"/>
          <w:sz w:val="22"/>
          <w:szCs w:val="22"/>
          <w:lang w:val="en-GB"/>
        </w:rPr>
        <w:t xml:space="preserve"> and </w:t>
      </w:r>
      <w:r w:rsidR="001A09CF" w:rsidRPr="00C81B1C">
        <w:rPr>
          <w:rFonts w:asciiTheme="minorHAnsi" w:hAnsiTheme="minorHAnsi" w:cstheme="minorHAnsi"/>
          <w:sz w:val="22"/>
          <w:szCs w:val="22"/>
          <w:lang w:val="en-GB"/>
        </w:rPr>
        <w:t>5</w:t>
      </w:r>
      <w:r w:rsidR="0086160A" w:rsidRPr="00C81B1C">
        <w:rPr>
          <w:rFonts w:asciiTheme="minorHAnsi" w:hAnsiTheme="minorHAnsi" w:cstheme="minorHAnsi"/>
          <w:sz w:val="22"/>
          <w:szCs w:val="22"/>
          <w:lang w:val="en-GB"/>
        </w:rPr>
        <w:t>.2</w:t>
      </w:r>
      <w:r w:rsidR="005A3D5C" w:rsidRPr="00C81B1C">
        <w:rPr>
          <w:rFonts w:asciiTheme="minorHAnsi" w:hAnsiTheme="minorHAnsi" w:cstheme="minorHAnsi"/>
          <w:sz w:val="22"/>
          <w:szCs w:val="22"/>
          <w:lang w:val="en-GB"/>
        </w:rPr>
        <w:t xml:space="preserve">). </w:t>
      </w:r>
      <w:r w:rsidR="00FC75F3" w:rsidRPr="00C81B1C">
        <w:rPr>
          <w:rFonts w:asciiTheme="minorHAnsi" w:hAnsiTheme="minorHAnsi" w:cstheme="minorHAnsi"/>
          <w:sz w:val="22"/>
          <w:szCs w:val="22"/>
          <w:lang w:val="en-GB"/>
        </w:rPr>
        <w:t>T</w:t>
      </w:r>
      <w:r w:rsidR="005A3D5C" w:rsidRPr="00C81B1C">
        <w:rPr>
          <w:rFonts w:asciiTheme="minorHAnsi" w:hAnsiTheme="minorHAnsi" w:cstheme="minorHAnsi"/>
          <w:sz w:val="22"/>
          <w:szCs w:val="22"/>
          <w:lang w:val="en-GB"/>
        </w:rPr>
        <w:t xml:space="preserve">his pattern reveals that intensification, rather than expansion, became the main engine of output. Crop yields increased by 68% and livestock yields by 33% over the period. Livestock productivity improved particularly through the rapid growth of poultry, which had already begun to take off, albeit timidly, during the previous period </w:t>
      </w:r>
      <w:r w:rsidR="00C63EA7" w:rsidRPr="00C81B1C">
        <w:rPr>
          <w:rFonts w:asciiTheme="minorHAnsi" w:hAnsiTheme="minorHAnsi" w:cstheme="minorHAnsi"/>
          <w:sz w:val="22"/>
          <w:szCs w:val="22"/>
          <w:lang w:val="en-GB"/>
        </w:rPr>
        <w:t>(</w:t>
      </w:r>
      <w:proofErr w:type="spellStart"/>
      <w:r w:rsidR="00C63EA7" w:rsidRPr="00C81B1C">
        <w:rPr>
          <w:rFonts w:asciiTheme="minorHAnsi" w:hAnsiTheme="minorHAnsi" w:cstheme="minorHAnsi"/>
          <w:sz w:val="22"/>
          <w:szCs w:val="22"/>
          <w:lang w:val="en-GB"/>
        </w:rPr>
        <w:fldChar w:fldCharType="begin"/>
      </w:r>
      <w:r w:rsidR="00C63EA7" w:rsidRPr="00C81B1C">
        <w:rPr>
          <w:rFonts w:asciiTheme="minorHAnsi" w:hAnsiTheme="minorHAnsi" w:cstheme="minorHAnsi"/>
          <w:sz w:val="22"/>
          <w:szCs w:val="22"/>
          <w:lang w:val="en-GB"/>
        </w:rPr>
        <w:instrText xml:space="preserve"> REF BIB_bertola2012 \h \* MERGEFORMAT </w:instrText>
      </w:r>
      <w:r w:rsidR="00C63EA7" w:rsidRPr="00C81B1C">
        <w:rPr>
          <w:rFonts w:asciiTheme="minorHAnsi" w:hAnsiTheme="minorHAnsi" w:cstheme="minorHAnsi"/>
          <w:sz w:val="22"/>
          <w:szCs w:val="22"/>
          <w:lang w:val="en-GB"/>
        </w:rPr>
      </w:r>
      <w:r w:rsidR="00C63EA7" w:rsidRPr="00C81B1C">
        <w:rPr>
          <w:rFonts w:asciiTheme="minorHAnsi" w:hAnsiTheme="minorHAnsi" w:cstheme="minorHAnsi"/>
          <w:sz w:val="22"/>
          <w:szCs w:val="22"/>
          <w:lang w:val="en-GB"/>
        </w:rPr>
        <w:fldChar w:fldCharType="separate"/>
      </w:r>
      <w:r w:rsidR="007D2B6B" w:rsidRPr="00C81B1C">
        <w:rPr>
          <w:rFonts w:asciiTheme="minorHAnsi" w:hAnsiTheme="minorHAnsi" w:cstheme="minorHAnsi"/>
          <w:iCs/>
          <w:sz w:val="22"/>
          <w:szCs w:val="22"/>
          <w:lang w:val="en-GB" w:eastAsia="es-ES"/>
        </w:rPr>
        <w:t>Bértola</w:t>
      </w:r>
      <w:proofErr w:type="spellEnd"/>
      <w:r w:rsidR="007D2B6B" w:rsidRPr="00C81B1C">
        <w:rPr>
          <w:rFonts w:asciiTheme="minorHAnsi" w:hAnsiTheme="minorHAnsi" w:cstheme="minorHAnsi"/>
          <w:iCs/>
          <w:sz w:val="22"/>
          <w:szCs w:val="22"/>
          <w:lang w:val="en-GB" w:eastAsia="es-ES"/>
        </w:rPr>
        <w:t xml:space="preserve"> &amp;</w:t>
      </w:r>
      <w:r w:rsidR="007D2B6B" w:rsidRPr="00C81B1C">
        <w:rPr>
          <w:rFonts w:asciiTheme="minorHAnsi" w:hAnsiTheme="minorHAnsi" w:cstheme="minorHAnsi"/>
          <w:iCs/>
          <w:vanish/>
          <w:sz w:val="22"/>
          <w:szCs w:val="22"/>
          <w:lang w:val="en-GB" w:eastAsia="es-ES"/>
        </w:rPr>
        <w:t xml:space="preserve"> Ocampo, 2012</w:t>
      </w:r>
      <w:r w:rsidR="00C63EA7" w:rsidRPr="00C81B1C">
        <w:rPr>
          <w:rFonts w:asciiTheme="minorHAnsi" w:hAnsiTheme="minorHAnsi" w:cstheme="minorHAnsi"/>
          <w:sz w:val="22"/>
          <w:szCs w:val="22"/>
          <w:lang w:val="en-GB"/>
        </w:rPr>
        <w:fldChar w:fldCharType="end"/>
      </w:r>
      <w:r w:rsidR="00912376">
        <w:rPr>
          <w:rFonts w:asciiTheme="minorHAnsi" w:hAnsiTheme="minorHAnsi" w:cstheme="minorHAnsi"/>
          <w:sz w:val="22"/>
          <w:szCs w:val="22"/>
          <w:lang w:val="en-GB"/>
        </w:rPr>
        <w:t xml:space="preserve"> Ocampo, 2012</w:t>
      </w:r>
      <w:r w:rsidR="00C63EA7" w:rsidRPr="00C81B1C">
        <w:rPr>
          <w:rFonts w:asciiTheme="minorHAnsi" w:hAnsiTheme="minorHAnsi" w:cstheme="minorHAnsi"/>
          <w:sz w:val="22"/>
          <w:szCs w:val="22"/>
          <w:lang w:val="en-GB"/>
        </w:rPr>
        <w:t>)</w:t>
      </w:r>
      <w:r w:rsidR="005A3D5C" w:rsidRPr="00C81B1C">
        <w:rPr>
          <w:rFonts w:asciiTheme="minorHAnsi" w:hAnsiTheme="minorHAnsi" w:cstheme="minorHAnsi"/>
          <w:sz w:val="22"/>
          <w:szCs w:val="22"/>
          <w:lang w:val="en-GB"/>
        </w:rPr>
        <w:t>, and through the increasing use of imported feed.</w:t>
      </w:r>
    </w:p>
    <w:p w14:paraId="0F6B4CD5" w14:textId="11B13742" w:rsidR="005A3D5C" w:rsidRPr="00C81B1C" w:rsidRDefault="005A3D5C" w:rsidP="005A3D5C">
      <w:pPr>
        <w:pStyle w:val="NormalWeb"/>
        <w:rPr>
          <w:rFonts w:asciiTheme="minorHAnsi" w:hAnsiTheme="minorHAnsi" w:cstheme="minorHAnsi"/>
          <w:sz w:val="22"/>
          <w:szCs w:val="22"/>
          <w:lang w:val="en-GB"/>
        </w:rPr>
      </w:pPr>
      <w:r w:rsidRPr="00C81B1C">
        <w:rPr>
          <w:rFonts w:asciiTheme="minorHAnsi" w:hAnsiTheme="minorHAnsi" w:cstheme="minorHAnsi"/>
          <w:sz w:val="22"/>
          <w:szCs w:val="22"/>
          <w:lang w:val="en-GB"/>
        </w:rPr>
        <w:t>The predominance of intensification after the mid-1980s shows that the diffusion of Green Revolution technologies</w:t>
      </w:r>
      <w:r w:rsidR="00912376">
        <w:rPr>
          <w:rFonts w:asciiTheme="minorHAnsi" w:hAnsiTheme="minorHAnsi" w:cstheme="minorHAnsi"/>
          <w:sz w:val="22"/>
          <w:szCs w:val="22"/>
          <w:lang w:val="en-GB"/>
        </w:rPr>
        <w:t xml:space="preserve"> </w:t>
      </w:r>
      <w:r w:rsidR="004E4679" w:rsidRPr="00C81B1C">
        <w:rPr>
          <w:rFonts w:asciiTheme="minorHAnsi" w:hAnsiTheme="minorHAnsi" w:cstheme="minorHAnsi"/>
          <w:sz w:val="22"/>
          <w:szCs w:val="22"/>
          <w:lang w:val="en-GB"/>
        </w:rPr>
        <w:t>–</w:t>
      </w:r>
      <w:r w:rsidRPr="00C81B1C">
        <w:rPr>
          <w:rFonts w:asciiTheme="minorHAnsi" w:hAnsiTheme="minorHAnsi" w:cstheme="minorHAnsi"/>
          <w:sz w:val="22"/>
          <w:szCs w:val="22"/>
          <w:lang w:val="en-GB"/>
        </w:rPr>
        <w:t>fertilizers, pesticides, improved seeds, and feed</w:t>
      </w:r>
      <w:r w:rsidR="004E4679" w:rsidRPr="00C81B1C">
        <w:rPr>
          <w:rFonts w:asciiTheme="minorHAnsi" w:hAnsiTheme="minorHAnsi" w:cstheme="minorHAnsi"/>
          <w:sz w:val="22"/>
          <w:szCs w:val="22"/>
          <w:lang w:val="en-GB"/>
        </w:rPr>
        <w:t>–</w:t>
      </w:r>
      <w:r w:rsidR="00912376">
        <w:rPr>
          <w:rFonts w:asciiTheme="minorHAnsi" w:hAnsiTheme="minorHAnsi" w:cstheme="minorHAnsi"/>
          <w:sz w:val="22"/>
          <w:szCs w:val="22"/>
          <w:lang w:val="en-GB"/>
        </w:rPr>
        <w:t xml:space="preserve"> </w:t>
      </w:r>
      <w:r w:rsidRPr="00C81B1C">
        <w:rPr>
          <w:rFonts w:asciiTheme="minorHAnsi" w:hAnsiTheme="minorHAnsi" w:cstheme="minorHAnsi"/>
          <w:sz w:val="22"/>
          <w:szCs w:val="22"/>
          <w:lang w:val="en-GB"/>
        </w:rPr>
        <w:t xml:space="preserve">occurred later and more gradually than often assumed. Instead of being a hallmark of the ISI phase, these innovations consolidated after liberalization, when external constraints favoured export-oriented, input-dependent production. </w:t>
      </w:r>
      <w:r w:rsidR="001A1FBF" w:rsidRPr="00C81B1C">
        <w:rPr>
          <w:rFonts w:asciiTheme="minorHAnsi" w:hAnsiTheme="minorHAnsi" w:cstheme="minorHAnsi"/>
          <w:sz w:val="22"/>
          <w:szCs w:val="22"/>
          <w:lang w:val="en-GB"/>
        </w:rPr>
        <w:t>Thus, t</w:t>
      </w:r>
      <w:r w:rsidR="00884AB3" w:rsidRPr="00C81B1C">
        <w:rPr>
          <w:rFonts w:asciiTheme="minorHAnsi" w:hAnsiTheme="minorHAnsi" w:cstheme="minorHAnsi"/>
          <w:sz w:val="22"/>
          <w:szCs w:val="22"/>
          <w:lang w:val="en-GB"/>
        </w:rPr>
        <w:t>wo waves of intensification can be distinguished: the first associated with state-led modernization (1947</w:t>
      </w:r>
      <w:r w:rsidR="008614DD" w:rsidRPr="00C81B1C">
        <w:rPr>
          <w:rFonts w:asciiTheme="minorHAnsi" w:hAnsiTheme="minorHAnsi" w:cstheme="minorHAnsi"/>
          <w:sz w:val="22"/>
          <w:szCs w:val="22"/>
          <w:lang w:val="en-GB"/>
        </w:rPr>
        <w:t>-</w:t>
      </w:r>
      <w:r w:rsidR="00884AB3" w:rsidRPr="00C81B1C">
        <w:rPr>
          <w:rFonts w:asciiTheme="minorHAnsi" w:hAnsiTheme="minorHAnsi" w:cstheme="minorHAnsi"/>
          <w:sz w:val="22"/>
          <w:szCs w:val="22"/>
          <w:lang w:val="en-GB"/>
        </w:rPr>
        <w:t>81), and the second driven by market forces (from the mid-1980s onward).</w:t>
      </w:r>
    </w:p>
    <w:p w14:paraId="22008069" w14:textId="6844F8C3" w:rsidR="005A3D5C" w:rsidRPr="00C81B1C" w:rsidRDefault="005A3D5C" w:rsidP="005A3D5C">
      <w:pPr>
        <w:pStyle w:val="NormalWeb"/>
        <w:rPr>
          <w:rFonts w:asciiTheme="minorHAnsi" w:hAnsiTheme="minorHAnsi" w:cstheme="minorHAnsi"/>
          <w:sz w:val="22"/>
          <w:szCs w:val="22"/>
          <w:lang w:val="en-GB"/>
        </w:rPr>
      </w:pPr>
      <w:r w:rsidRPr="00C81B1C">
        <w:rPr>
          <w:rFonts w:asciiTheme="minorHAnsi" w:hAnsiTheme="minorHAnsi" w:cstheme="minorHAnsi"/>
          <w:sz w:val="22"/>
          <w:szCs w:val="22"/>
          <w:lang w:val="en-GB"/>
        </w:rPr>
        <w:t>Commodity prices and foreign investment restrictions came to an end after more than two decades, stimulating both intensification and a partial return to land expansion. The early</w:t>
      </w:r>
      <w:r w:rsidR="004E4679" w:rsidRPr="00C81B1C">
        <w:rPr>
          <w:rFonts w:asciiTheme="minorHAnsi" w:hAnsiTheme="minorHAnsi" w:cstheme="minorHAnsi"/>
          <w:sz w:val="22"/>
          <w:szCs w:val="22"/>
          <w:lang w:val="en-GB"/>
        </w:rPr>
        <w:t xml:space="preserve"> 21</w:t>
      </w:r>
      <w:r w:rsidR="004E4679" w:rsidRPr="00C81B1C">
        <w:rPr>
          <w:rFonts w:asciiTheme="minorHAnsi" w:hAnsiTheme="minorHAnsi" w:cstheme="minorHAnsi"/>
          <w:sz w:val="22"/>
          <w:szCs w:val="22"/>
          <w:vertAlign w:val="superscript"/>
          <w:lang w:val="en-GB"/>
        </w:rPr>
        <w:t>st</w:t>
      </w:r>
      <w:r w:rsidR="004E4679" w:rsidRPr="00C81B1C">
        <w:rPr>
          <w:rFonts w:asciiTheme="minorHAnsi" w:hAnsiTheme="minorHAnsi" w:cstheme="minorHAnsi"/>
          <w:sz w:val="22"/>
          <w:szCs w:val="22"/>
          <w:lang w:val="en-GB"/>
        </w:rPr>
        <w:t xml:space="preserve"> </w:t>
      </w:r>
      <w:r w:rsidRPr="00C81B1C">
        <w:rPr>
          <w:rFonts w:asciiTheme="minorHAnsi" w:hAnsiTheme="minorHAnsi" w:cstheme="minorHAnsi"/>
          <w:sz w:val="22"/>
          <w:szCs w:val="22"/>
          <w:lang w:val="en-GB"/>
        </w:rPr>
        <w:t>century commodity boom</w:t>
      </w:r>
      <w:r w:rsidR="000E5464" w:rsidRPr="00C81B1C">
        <w:rPr>
          <w:rFonts w:asciiTheme="minorHAnsi" w:hAnsiTheme="minorHAnsi" w:cstheme="minorHAnsi"/>
          <w:sz w:val="22"/>
          <w:szCs w:val="22"/>
          <w:lang w:val="en-GB"/>
        </w:rPr>
        <w:t>,</w:t>
      </w:r>
      <w:r w:rsidRPr="00C81B1C">
        <w:rPr>
          <w:rFonts w:asciiTheme="minorHAnsi" w:hAnsiTheme="minorHAnsi" w:cstheme="minorHAnsi"/>
          <w:sz w:val="22"/>
          <w:szCs w:val="22"/>
          <w:lang w:val="en-GB"/>
        </w:rPr>
        <w:t xml:space="preserve"> thus</w:t>
      </w:r>
      <w:r w:rsidR="000E5464" w:rsidRPr="00C81B1C">
        <w:rPr>
          <w:rFonts w:asciiTheme="minorHAnsi" w:hAnsiTheme="minorHAnsi" w:cstheme="minorHAnsi"/>
          <w:sz w:val="22"/>
          <w:szCs w:val="22"/>
          <w:lang w:val="en-GB"/>
        </w:rPr>
        <w:t>,</w:t>
      </w:r>
      <w:r w:rsidRPr="00C81B1C">
        <w:rPr>
          <w:rFonts w:asciiTheme="minorHAnsi" w:hAnsiTheme="minorHAnsi" w:cstheme="minorHAnsi"/>
          <w:sz w:val="22"/>
          <w:szCs w:val="22"/>
          <w:lang w:val="en-GB"/>
        </w:rPr>
        <w:t xml:space="preserve"> represented not a break but an acceleration of earlier trends.</w:t>
      </w:r>
      <w:r w:rsidR="000B17C8" w:rsidRPr="00C81B1C">
        <w:rPr>
          <w:rFonts w:asciiTheme="minorHAnsi" w:hAnsiTheme="minorHAnsi" w:cstheme="minorHAnsi"/>
          <w:sz w:val="22"/>
          <w:szCs w:val="22"/>
          <w:lang w:val="en-GB"/>
        </w:rPr>
        <w:t xml:space="preserve"> </w:t>
      </w:r>
      <w:r w:rsidRPr="00C81B1C">
        <w:rPr>
          <w:rFonts w:asciiTheme="minorHAnsi" w:hAnsiTheme="minorHAnsi" w:cstheme="minorHAnsi"/>
          <w:sz w:val="22"/>
          <w:szCs w:val="22"/>
          <w:lang w:val="en-GB"/>
        </w:rPr>
        <w:t xml:space="preserve">In Brazil and the Southern Cone, expansion and capital-intensive production advanced together, while the Andes, Central America, and Mexico relied more on intensification. The region’s traditional land abundance now persisted only in Argentina and Brazil; elsewhere, cropland growth had largely exhausted available frontiers (Table </w:t>
      </w:r>
      <w:r w:rsidR="004E4679" w:rsidRPr="00C81B1C">
        <w:rPr>
          <w:rFonts w:asciiTheme="minorHAnsi" w:hAnsiTheme="minorHAnsi" w:cstheme="minorHAnsi"/>
          <w:sz w:val="22"/>
          <w:szCs w:val="22"/>
          <w:lang w:val="en-GB"/>
        </w:rPr>
        <w:t>5.</w:t>
      </w:r>
      <w:r w:rsidRPr="00C81B1C">
        <w:rPr>
          <w:rFonts w:asciiTheme="minorHAnsi" w:hAnsiTheme="minorHAnsi" w:cstheme="minorHAnsi"/>
          <w:sz w:val="22"/>
          <w:szCs w:val="22"/>
          <w:lang w:val="en-GB"/>
        </w:rPr>
        <w:t>1). In land-constrained countries, openness promoted high-input, high-yield strategies. This divergence reflects not only environmental constraints but also the differential capacity of states and agribusinesses to respond to global market signals, attract capital, and implement new technologies.</w:t>
      </w:r>
    </w:p>
    <w:p w14:paraId="41D3EA86" w14:textId="77978DE7" w:rsidR="005A3D5C" w:rsidRPr="00C81B1C" w:rsidRDefault="005A3D5C" w:rsidP="005A3D5C">
      <w:pPr>
        <w:pStyle w:val="NormalWeb"/>
        <w:rPr>
          <w:rFonts w:asciiTheme="minorHAnsi" w:hAnsiTheme="minorHAnsi" w:cstheme="minorHAnsi"/>
          <w:sz w:val="22"/>
          <w:szCs w:val="22"/>
          <w:lang w:val="en-GB"/>
        </w:rPr>
      </w:pPr>
      <w:r w:rsidRPr="00C81B1C">
        <w:rPr>
          <w:rFonts w:asciiTheme="minorHAnsi" w:hAnsiTheme="minorHAnsi" w:cstheme="minorHAnsi"/>
          <w:sz w:val="22"/>
          <w:szCs w:val="22"/>
          <w:lang w:val="en-GB"/>
        </w:rPr>
        <w:t>In sum, between 1901 and 2020 Latin American agriculture evolved from a land-expansive to a capital- and input-intensive system. Expansion, modernization, liberalization, and globalization were successive responses to changing constraints and opportunities, yet each phase deepened specialization and reinforced different ecological pressures. This long trajectory sets the stage for analysing, in the next section, how different physical factors</w:t>
      </w:r>
      <w:r w:rsidR="00D47861">
        <w:rPr>
          <w:rFonts w:asciiTheme="minorHAnsi" w:hAnsiTheme="minorHAnsi" w:cstheme="minorHAnsi"/>
          <w:sz w:val="22"/>
          <w:szCs w:val="22"/>
          <w:lang w:val="en-GB"/>
        </w:rPr>
        <w:t xml:space="preserve"> </w:t>
      </w:r>
      <w:r w:rsidR="004E4679" w:rsidRPr="00C81B1C">
        <w:rPr>
          <w:rFonts w:asciiTheme="minorHAnsi" w:hAnsiTheme="minorHAnsi" w:cstheme="minorHAnsi"/>
          <w:sz w:val="22"/>
          <w:szCs w:val="22"/>
          <w:lang w:val="en-GB"/>
        </w:rPr>
        <w:t>–</w:t>
      </w:r>
      <w:r w:rsidRPr="00C81B1C">
        <w:rPr>
          <w:rFonts w:asciiTheme="minorHAnsi" w:hAnsiTheme="minorHAnsi" w:cstheme="minorHAnsi"/>
          <w:sz w:val="22"/>
          <w:szCs w:val="22"/>
          <w:lang w:val="en-GB"/>
        </w:rPr>
        <w:t>area, yields, and specialization</w:t>
      </w:r>
      <w:r w:rsidR="004E4679" w:rsidRPr="00C81B1C">
        <w:rPr>
          <w:rFonts w:asciiTheme="minorHAnsi" w:hAnsiTheme="minorHAnsi" w:cstheme="minorHAnsi"/>
          <w:sz w:val="22"/>
          <w:szCs w:val="22"/>
          <w:lang w:val="en-GB"/>
        </w:rPr>
        <w:t>–</w:t>
      </w:r>
      <w:r w:rsidR="00D47861">
        <w:rPr>
          <w:rFonts w:asciiTheme="minorHAnsi" w:hAnsiTheme="minorHAnsi" w:cstheme="minorHAnsi"/>
          <w:sz w:val="22"/>
          <w:szCs w:val="22"/>
          <w:lang w:val="en-GB"/>
        </w:rPr>
        <w:t xml:space="preserve"> </w:t>
      </w:r>
      <w:r w:rsidRPr="00C81B1C">
        <w:rPr>
          <w:rFonts w:asciiTheme="minorHAnsi" w:hAnsiTheme="minorHAnsi" w:cstheme="minorHAnsi"/>
          <w:sz w:val="22"/>
          <w:szCs w:val="22"/>
          <w:lang w:val="en-GB"/>
        </w:rPr>
        <w:t>contributed quantitatively to the growth of agricultural output.</w:t>
      </w:r>
    </w:p>
    <w:p w14:paraId="79D8EAE5" w14:textId="39D08687" w:rsidR="005A3D5C" w:rsidRPr="00C81B1C" w:rsidRDefault="00FA7989" w:rsidP="00EF4723">
      <w:pPr>
        <w:ind w:left="426"/>
        <w:rPr>
          <w:rFonts w:cstheme="minorHAnsi"/>
          <w:b/>
          <w:bCs/>
          <w:lang w:val="en-GB"/>
        </w:rPr>
      </w:pPr>
      <w:r w:rsidRPr="00C81B1C">
        <w:rPr>
          <w:rFonts w:cstheme="minorHAnsi"/>
          <w:b/>
          <w:bCs/>
          <w:lang w:val="en-GB"/>
        </w:rPr>
        <w:t xml:space="preserve">3.3 </w:t>
      </w:r>
      <w:r w:rsidR="005A3D5C" w:rsidRPr="00C81B1C">
        <w:rPr>
          <w:rFonts w:cstheme="minorHAnsi"/>
          <w:b/>
          <w:bCs/>
          <w:lang w:val="en-GB"/>
        </w:rPr>
        <w:t>Physical Factors of Growth</w:t>
      </w:r>
    </w:p>
    <w:p w14:paraId="2EAD9218" w14:textId="14F4A9C4" w:rsidR="00E660FD" w:rsidRPr="00C81B1C" w:rsidRDefault="005A3D5C" w:rsidP="00FB135B">
      <w:pPr>
        <w:rPr>
          <w:rFonts w:cstheme="minorHAnsi"/>
          <w:lang w:val="en-US"/>
        </w:rPr>
      </w:pPr>
      <w:r w:rsidRPr="00C81B1C">
        <w:rPr>
          <w:rFonts w:cstheme="minorHAnsi"/>
          <w:lang w:val="en-GB"/>
        </w:rPr>
        <w:t xml:space="preserve">Figure </w:t>
      </w:r>
      <w:r w:rsidR="00F874EB" w:rsidRPr="00C81B1C">
        <w:rPr>
          <w:rFonts w:cstheme="minorHAnsi"/>
          <w:lang w:val="en-GB"/>
        </w:rPr>
        <w:t>5</w:t>
      </w:r>
      <w:r w:rsidR="00DC41FC" w:rsidRPr="00C81B1C">
        <w:rPr>
          <w:rFonts w:cstheme="minorHAnsi"/>
          <w:lang w:val="en-GB"/>
        </w:rPr>
        <w:t>.</w:t>
      </w:r>
      <w:r w:rsidR="007D2601" w:rsidRPr="00C81B1C">
        <w:rPr>
          <w:rFonts w:cstheme="minorHAnsi"/>
          <w:lang w:val="en-GB"/>
        </w:rPr>
        <w:t>3</w:t>
      </w:r>
      <w:r w:rsidRPr="00C81B1C">
        <w:rPr>
          <w:rFonts w:cstheme="minorHAnsi"/>
          <w:lang w:val="en-GB"/>
        </w:rPr>
        <w:t xml:space="preserve"> presents the variation in agrarian output across historical periods, showing extensive and intensive strategies in absolute terms (left panels) and as a share of total variation (right panels). It also allows comparison between the entire agricultural system, including livestock (top), and crop production alone (bottom). The left-hand plots (Figures </w:t>
      </w:r>
      <w:r w:rsidR="00C37A18" w:rsidRPr="00C81B1C">
        <w:rPr>
          <w:rFonts w:cstheme="minorHAnsi"/>
          <w:lang w:val="en-GB"/>
        </w:rPr>
        <w:t>5</w:t>
      </w:r>
      <w:r w:rsidR="00DC41FC" w:rsidRPr="00C81B1C">
        <w:rPr>
          <w:rFonts w:cstheme="minorHAnsi"/>
          <w:lang w:val="en-GB"/>
        </w:rPr>
        <w:t>.</w:t>
      </w:r>
      <w:r w:rsidR="007D2601" w:rsidRPr="00C81B1C">
        <w:rPr>
          <w:rFonts w:cstheme="minorHAnsi"/>
          <w:lang w:val="en-GB"/>
        </w:rPr>
        <w:t>3</w:t>
      </w:r>
      <w:r w:rsidR="00DC41FC" w:rsidRPr="00C81B1C">
        <w:rPr>
          <w:rFonts w:cstheme="minorHAnsi"/>
          <w:lang w:val="en-GB"/>
        </w:rPr>
        <w:t xml:space="preserve"> Panel </w:t>
      </w:r>
      <w:r w:rsidRPr="00C81B1C">
        <w:rPr>
          <w:rFonts w:cstheme="minorHAnsi"/>
          <w:lang w:val="en-GB"/>
        </w:rPr>
        <w:t xml:space="preserve">A and C) show total variation in output for each period (black diamonds), while the coloured bars represent the contributions of different physical drivers. </w:t>
      </w:r>
      <w:r w:rsidR="00E660FD" w:rsidRPr="00C81B1C">
        <w:rPr>
          <w:rFonts w:cstheme="minorHAnsi"/>
          <w:lang w:val="en-US"/>
        </w:rPr>
        <w:t>I</w:t>
      </w:r>
      <w:r w:rsidR="001A24C0" w:rsidRPr="00C81B1C">
        <w:rPr>
          <w:rFonts w:cstheme="minorHAnsi"/>
          <w:lang w:val="en-US"/>
        </w:rPr>
        <w:t xml:space="preserve">n addition to land expansion, production growth may also arise from three mechanisms associated with intensification: increases in yields, changes in the spatial distribution of cropland across countries, and changes in the composition of crops cultivated. </w:t>
      </w:r>
    </w:p>
    <w:p w14:paraId="11B859B1" w14:textId="36920294" w:rsidR="005A3D5C" w:rsidRPr="00C81B1C" w:rsidRDefault="001A24C0" w:rsidP="00FB135B">
      <w:pPr>
        <w:rPr>
          <w:rFonts w:cstheme="minorHAnsi"/>
          <w:lang w:val="en-GB"/>
        </w:rPr>
      </w:pPr>
      <w:r w:rsidRPr="00C81B1C">
        <w:rPr>
          <w:rFonts w:cstheme="minorHAnsi"/>
          <w:lang w:val="en-US"/>
        </w:rPr>
        <w:lastRenderedPageBreak/>
        <w:t>Yield improvements, captured by increases in output per hectare, are used as a proxy for technological change. Regional specialization is measured as the share of each country’s cropland in total Latin American cropland and reflects shifts in the spatial distribution of cultivated area across countries. Product specialization refers to changes in the composition of cropland across different crops. While the latter two components do not measure productivity directly, they capture structural shifts in the allocation of land across regions and crops, which may affect aggregate production when cropland expands toward crops and places with higher or lower average yields</w:t>
      </w:r>
      <w:r w:rsidR="00412205" w:rsidRPr="00C81B1C">
        <w:rPr>
          <w:rFonts w:cstheme="minorHAnsi"/>
          <w:lang w:val="en-US"/>
        </w:rPr>
        <w:t xml:space="preserve"> (see Section 2.4 for details)</w:t>
      </w:r>
      <w:commentRangeStart w:id="19"/>
      <w:commentRangeStart w:id="20"/>
      <w:r w:rsidR="005A3D5C" w:rsidRPr="00C81B1C">
        <w:rPr>
          <w:rFonts w:cstheme="minorHAnsi"/>
          <w:lang w:val="en-GB"/>
        </w:rPr>
        <w:t>.</w:t>
      </w:r>
      <w:commentRangeEnd w:id="19"/>
      <w:r w:rsidR="00DC41FC" w:rsidRPr="00C81B1C">
        <w:rPr>
          <w:rStyle w:val="Refdecomentario"/>
          <w:rFonts w:cstheme="minorHAnsi"/>
          <w:sz w:val="22"/>
          <w:szCs w:val="22"/>
          <w:lang w:val="en-GB"/>
        </w:rPr>
        <w:commentReference w:id="19"/>
      </w:r>
      <w:commentRangeEnd w:id="20"/>
      <w:r w:rsidR="00E660FD" w:rsidRPr="00C81B1C">
        <w:rPr>
          <w:rStyle w:val="Refdecomentario"/>
          <w:rFonts w:cstheme="minorHAnsi"/>
          <w:sz w:val="22"/>
          <w:szCs w:val="22"/>
          <w:lang w:val="en-GB"/>
        </w:rPr>
        <w:commentReference w:id="20"/>
      </w:r>
    </w:p>
    <w:p w14:paraId="68559093" w14:textId="3B0612EE" w:rsidR="005A3D5C" w:rsidRPr="00C81B1C" w:rsidRDefault="005A3D5C" w:rsidP="005A3D5C">
      <w:pPr>
        <w:rPr>
          <w:rFonts w:cstheme="minorHAnsi"/>
          <w:lang w:val="en-GB"/>
        </w:rPr>
      </w:pPr>
      <w:r w:rsidRPr="00C81B1C">
        <w:rPr>
          <w:rFonts w:cstheme="minorHAnsi"/>
          <w:lang w:val="en-GB"/>
        </w:rPr>
        <w:t>In absolute terms, agrarian output increased sharply during both the ISI phase and the commodity boom, surpassing all previous levels. The only interruption in this long-term growth trajectory occurred during the debt crisis and economic liberalization of the 1980s and 1990s. Growth during both the ISI and commodity boom periods was driven by a combination of area expansion and intensification. For crops, yield improvements were central, while in the livestock sector intensification was largely due to product specialization</w:t>
      </w:r>
      <w:r w:rsidR="00412205" w:rsidRPr="00C81B1C">
        <w:rPr>
          <w:rFonts w:cstheme="minorHAnsi"/>
          <w:lang w:val="en-GB"/>
        </w:rPr>
        <w:t xml:space="preserve">, </w:t>
      </w:r>
      <w:r w:rsidRPr="00C81B1C">
        <w:rPr>
          <w:rFonts w:cstheme="minorHAnsi"/>
          <w:lang w:val="en-GB"/>
        </w:rPr>
        <w:t>particularly the expansion of semi-industrial poultry systems during the ISI.</w:t>
      </w:r>
    </w:p>
    <w:p w14:paraId="0EA20806" w14:textId="69A81930" w:rsidR="00BD0EED" w:rsidRDefault="00BD0EED" w:rsidP="00BD0EED">
      <w:pPr>
        <w:pStyle w:val="NormalWeb"/>
        <w:rPr>
          <w:rFonts w:asciiTheme="minorHAnsi" w:hAnsiTheme="minorHAnsi" w:cstheme="minorHAnsi"/>
          <w:sz w:val="22"/>
          <w:szCs w:val="22"/>
          <w:lang w:val="es-ES"/>
        </w:rPr>
      </w:pPr>
      <w:r w:rsidRPr="00C81B1C">
        <w:rPr>
          <w:rFonts w:asciiTheme="minorHAnsi" w:hAnsiTheme="minorHAnsi" w:cstheme="minorHAnsi"/>
          <w:noProof/>
          <w:sz w:val="22"/>
          <w:szCs w:val="22"/>
        </w:rPr>
        <w:drawing>
          <wp:inline distT="0" distB="0" distL="0" distR="0" wp14:anchorId="28F65EDD" wp14:editId="70DB3B40">
            <wp:extent cx="5400040" cy="4153535"/>
            <wp:effectExtent l="0" t="0" r="0" b="0"/>
            <wp:docPr id="252040959" name="Imagen 3"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40959" name="Imagen 3" descr="Gráfico, Gráfico de barras&#10;&#10;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4153535"/>
                    </a:xfrm>
                    <a:prstGeom prst="rect">
                      <a:avLst/>
                    </a:prstGeom>
                    <a:noFill/>
                    <a:ln>
                      <a:noFill/>
                    </a:ln>
                  </pic:spPr>
                </pic:pic>
              </a:graphicData>
            </a:graphic>
          </wp:inline>
        </w:drawing>
      </w:r>
    </w:p>
    <w:p w14:paraId="0FCA768F" w14:textId="77777777" w:rsidR="00071B14" w:rsidRPr="00C81B1C" w:rsidRDefault="00071B14" w:rsidP="00071B14">
      <w:pPr>
        <w:pStyle w:val="Descripcin"/>
        <w:keepNext/>
        <w:jc w:val="center"/>
        <w:rPr>
          <w:rFonts w:cstheme="minorHAnsi"/>
          <w:sz w:val="22"/>
          <w:szCs w:val="22"/>
          <w:lang w:val="en-GB"/>
        </w:rPr>
      </w:pPr>
      <w:r w:rsidRPr="00C81B1C">
        <w:rPr>
          <w:rFonts w:cstheme="minorHAnsi"/>
          <w:sz w:val="22"/>
          <w:szCs w:val="22"/>
          <w:lang w:val="en-GB"/>
        </w:rPr>
        <w:t>Figure 5.</w:t>
      </w:r>
      <w:r w:rsidRPr="00C81B1C">
        <w:rPr>
          <w:rFonts w:cstheme="minorHAnsi"/>
          <w:sz w:val="22"/>
          <w:szCs w:val="22"/>
        </w:rPr>
        <w:fldChar w:fldCharType="begin"/>
      </w:r>
      <w:r w:rsidRPr="00C81B1C">
        <w:rPr>
          <w:rFonts w:cstheme="minorHAnsi"/>
          <w:sz w:val="22"/>
          <w:szCs w:val="22"/>
          <w:lang w:val="en-GB"/>
        </w:rPr>
        <w:instrText xml:space="preserve"> SEQ Figure \* ARABIC </w:instrText>
      </w:r>
      <w:r w:rsidRPr="00C81B1C">
        <w:rPr>
          <w:rFonts w:cstheme="minorHAnsi"/>
          <w:sz w:val="22"/>
          <w:szCs w:val="22"/>
        </w:rPr>
        <w:fldChar w:fldCharType="separate"/>
      </w:r>
      <w:r w:rsidRPr="00C81B1C">
        <w:rPr>
          <w:rFonts w:cstheme="minorHAnsi"/>
          <w:noProof/>
          <w:sz w:val="22"/>
          <w:szCs w:val="22"/>
          <w:lang w:val="en-GB"/>
        </w:rPr>
        <w:t>3</w:t>
      </w:r>
      <w:r w:rsidRPr="00C81B1C">
        <w:rPr>
          <w:rFonts w:cstheme="minorHAnsi"/>
          <w:sz w:val="22"/>
          <w:szCs w:val="22"/>
        </w:rPr>
        <w:fldChar w:fldCharType="end"/>
      </w:r>
      <w:r w:rsidRPr="00C81B1C">
        <w:rPr>
          <w:rFonts w:cstheme="minorHAnsi"/>
          <w:sz w:val="22"/>
          <w:szCs w:val="22"/>
          <w:lang w:val="en-GB"/>
        </w:rPr>
        <w:t>: From Extensification to Intensification: The Physical Factors Behind the Growth of Latin American Agriculture</w:t>
      </w:r>
    </w:p>
    <w:p w14:paraId="7BEBC767" w14:textId="4489757F" w:rsidR="00C40012" w:rsidRPr="00C81B1C" w:rsidRDefault="009D4EF6" w:rsidP="00C40012">
      <w:pPr>
        <w:pStyle w:val="NormalWeb"/>
        <w:rPr>
          <w:rFonts w:asciiTheme="minorHAnsi" w:hAnsiTheme="minorHAnsi" w:cstheme="minorHAnsi"/>
          <w:sz w:val="20"/>
          <w:szCs w:val="20"/>
          <w:lang w:val="en-GB"/>
        </w:rPr>
      </w:pPr>
      <w:r w:rsidRPr="00C81B1C">
        <w:rPr>
          <w:rFonts w:asciiTheme="minorHAnsi" w:hAnsiTheme="minorHAnsi" w:cstheme="minorHAnsi"/>
          <w:b/>
          <w:bCs/>
          <w:sz w:val="20"/>
          <w:szCs w:val="20"/>
          <w:lang w:val="en-GB"/>
        </w:rPr>
        <w:t>Note</w:t>
      </w:r>
      <w:r w:rsidRPr="00C81B1C">
        <w:rPr>
          <w:rFonts w:asciiTheme="minorHAnsi" w:hAnsiTheme="minorHAnsi" w:cstheme="minorHAnsi"/>
          <w:sz w:val="20"/>
          <w:szCs w:val="20"/>
          <w:lang w:val="en-GB"/>
        </w:rPr>
        <w:t xml:space="preserve">: </w:t>
      </w:r>
      <w:r w:rsidR="00826080" w:rsidRPr="00C81B1C">
        <w:rPr>
          <w:rFonts w:asciiTheme="minorHAnsi" w:hAnsiTheme="minorHAnsi" w:cstheme="minorHAnsi"/>
          <w:sz w:val="20"/>
          <w:szCs w:val="20"/>
          <w:lang w:val="en-GB"/>
        </w:rPr>
        <w:t>Bars show absolute (left) and proportional (right) contributions of physical factors to the increase in agricultural output during each period. The intensive strategy includes yields, as well as regional and product specialization, while expansive refers to area increases. Panels A and B include the livestock sector, while C and D correspond only to crops.</w:t>
      </w:r>
      <w:r w:rsidR="00C40012" w:rsidRPr="00C81B1C">
        <w:rPr>
          <w:rFonts w:asciiTheme="minorHAnsi" w:hAnsiTheme="minorHAnsi" w:cstheme="minorHAnsi"/>
          <w:sz w:val="20"/>
          <w:szCs w:val="20"/>
          <w:lang w:val="en-GB"/>
        </w:rPr>
        <w:t xml:space="preserve"> </w:t>
      </w:r>
      <w:r w:rsidR="00C40012" w:rsidRPr="00C81B1C">
        <w:rPr>
          <w:rFonts w:asciiTheme="minorHAnsi" w:hAnsiTheme="minorHAnsi" w:cstheme="minorHAnsi"/>
          <w:b/>
          <w:bCs/>
          <w:sz w:val="20"/>
          <w:szCs w:val="20"/>
          <w:lang w:val="en-GB"/>
        </w:rPr>
        <w:t xml:space="preserve">Source: </w:t>
      </w:r>
      <w:r w:rsidR="00C40012" w:rsidRPr="00C81B1C">
        <w:rPr>
          <w:rFonts w:asciiTheme="minorHAnsi" w:hAnsiTheme="minorHAnsi" w:cstheme="minorHAnsi"/>
          <w:sz w:val="20"/>
          <w:szCs w:val="20"/>
          <w:lang w:val="en-GB"/>
        </w:rPr>
        <w:t>our own data</w:t>
      </w:r>
      <w:r w:rsidR="001E4C57" w:rsidRPr="00C81B1C">
        <w:rPr>
          <w:rFonts w:asciiTheme="minorHAnsi" w:hAnsiTheme="minorHAnsi" w:cstheme="minorHAnsi"/>
          <w:sz w:val="20"/>
          <w:szCs w:val="20"/>
          <w:lang w:val="en-GB"/>
        </w:rPr>
        <w:t>;</w:t>
      </w:r>
      <w:r w:rsidR="00C40012" w:rsidRPr="00C81B1C">
        <w:rPr>
          <w:rFonts w:asciiTheme="minorHAnsi" w:hAnsiTheme="minorHAnsi" w:cstheme="minorHAnsi"/>
          <w:sz w:val="20"/>
          <w:szCs w:val="20"/>
          <w:lang w:val="en-GB"/>
        </w:rPr>
        <w:t xml:space="preserve"> see </w:t>
      </w:r>
      <w:r w:rsidR="001E4C57" w:rsidRPr="00C81B1C">
        <w:rPr>
          <w:rFonts w:asciiTheme="minorHAnsi" w:hAnsiTheme="minorHAnsi" w:cstheme="minorHAnsi"/>
          <w:sz w:val="20"/>
          <w:szCs w:val="20"/>
          <w:lang w:val="en-GB"/>
        </w:rPr>
        <w:t>S</w:t>
      </w:r>
      <w:r w:rsidR="00C40012" w:rsidRPr="00C81B1C">
        <w:rPr>
          <w:rFonts w:asciiTheme="minorHAnsi" w:hAnsiTheme="minorHAnsi" w:cstheme="minorHAnsi"/>
          <w:sz w:val="20"/>
          <w:szCs w:val="20"/>
          <w:lang w:val="en-GB"/>
        </w:rPr>
        <w:t>ection 2</w:t>
      </w:r>
      <w:r w:rsidR="005F080B" w:rsidRPr="00C81B1C">
        <w:rPr>
          <w:rFonts w:asciiTheme="minorHAnsi" w:hAnsiTheme="minorHAnsi" w:cstheme="minorHAnsi"/>
          <w:sz w:val="20"/>
          <w:szCs w:val="20"/>
          <w:lang w:val="en-GB"/>
        </w:rPr>
        <w:t>.4</w:t>
      </w:r>
      <w:r w:rsidR="00C40012" w:rsidRPr="00C81B1C">
        <w:rPr>
          <w:rFonts w:asciiTheme="minorHAnsi" w:hAnsiTheme="minorHAnsi" w:cstheme="minorHAnsi"/>
          <w:sz w:val="20"/>
          <w:szCs w:val="20"/>
          <w:lang w:val="en-GB"/>
        </w:rPr>
        <w:t xml:space="preserve"> for details.</w:t>
      </w:r>
    </w:p>
    <w:p w14:paraId="2B7D7F7F" w14:textId="60E6F9CE" w:rsidR="005A3D5C" w:rsidRPr="00C81B1C" w:rsidRDefault="005A3D5C" w:rsidP="005A3D5C">
      <w:pPr>
        <w:rPr>
          <w:rFonts w:cstheme="minorHAnsi"/>
          <w:lang w:val="en-GB"/>
        </w:rPr>
      </w:pPr>
      <w:r w:rsidRPr="00C81B1C">
        <w:rPr>
          <w:rFonts w:cstheme="minorHAnsi"/>
          <w:lang w:val="en-GB"/>
        </w:rPr>
        <w:lastRenderedPageBreak/>
        <w:t xml:space="preserve">Figures </w:t>
      </w:r>
      <w:r w:rsidR="00A87E83" w:rsidRPr="00C81B1C">
        <w:rPr>
          <w:rFonts w:cstheme="minorHAnsi"/>
          <w:lang w:val="en-GB"/>
        </w:rPr>
        <w:t>5.</w:t>
      </w:r>
      <w:r w:rsidR="007D2601" w:rsidRPr="00C81B1C">
        <w:rPr>
          <w:rFonts w:cstheme="minorHAnsi"/>
          <w:lang w:val="en-GB"/>
        </w:rPr>
        <w:t>3</w:t>
      </w:r>
      <w:r w:rsidR="005F080B" w:rsidRPr="00C81B1C">
        <w:rPr>
          <w:rFonts w:cstheme="minorHAnsi"/>
          <w:lang w:val="en-GB"/>
        </w:rPr>
        <w:t xml:space="preserve">Panel </w:t>
      </w:r>
      <w:r w:rsidRPr="00C81B1C">
        <w:rPr>
          <w:rFonts w:cstheme="minorHAnsi"/>
          <w:lang w:val="en-GB"/>
        </w:rPr>
        <w:t>B and D show that the relative contribution of intensification increased over time, rising from less than one-third during the early export-oriented expansion to more than 85% in the most recent period</w:t>
      </w:r>
      <w:r w:rsidR="00726D52">
        <w:rPr>
          <w:rFonts w:cstheme="minorHAnsi"/>
          <w:lang w:val="en-GB"/>
        </w:rPr>
        <w:t xml:space="preserve"> </w:t>
      </w:r>
      <w:r w:rsidR="00A87E83" w:rsidRPr="00C81B1C">
        <w:rPr>
          <w:rFonts w:cstheme="minorHAnsi"/>
          <w:lang w:val="en-GB"/>
        </w:rPr>
        <w:t>–</w:t>
      </w:r>
      <w:r w:rsidRPr="00C81B1C">
        <w:rPr>
          <w:rFonts w:cstheme="minorHAnsi"/>
          <w:lang w:val="en-GB"/>
        </w:rPr>
        <w:t>except for the Great Depression, which was marked by purely extensive growth. However, the strategies of intensification differed between the first and second waves of globalization. During the first, intensification was primarily driven by regional and product specialization in crops, especially high-yield export products such as sugarcane and bananas in Central America and Cuba. In contrast, the second wave was more strongly associated with rising yields and increased specialization in livestock, reflecting a more technology-intensive growth pattern.</w:t>
      </w:r>
    </w:p>
    <w:p w14:paraId="0891025B" w14:textId="27EEA8C0" w:rsidR="005A3D5C" w:rsidRPr="00C81B1C" w:rsidRDefault="005A3D5C" w:rsidP="005A3D5C">
      <w:pPr>
        <w:rPr>
          <w:rFonts w:cstheme="minorHAnsi"/>
          <w:lang w:val="en-GB"/>
        </w:rPr>
      </w:pPr>
      <w:r w:rsidRPr="00C81B1C">
        <w:rPr>
          <w:rFonts w:cstheme="minorHAnsi"/>
          <w:lang w:val="en-GB"/>
        </w:rPr>
        <w:t>During the ISI, technological upgrading played a major role. Yield improvements</w:t>
      </w:r>
      <w:r w:rsidR="00CD629E" w:rsidRPr="00C81B1C">
        <w:rPr>
          <w:rFonts w:cstheme="minorHAnsi"/>
          <w:lang w:val="en-GB"/>
        </w:rPr>
        <w:t>–</w:t>
      </w:r>
      <w:r w:rsidRPr="00C81B1C">
        <w:rPr>
          <w:rFonts w:cstheme="minorHAnsi"/>
          <w:lang w:val="en-GB"/>
        </w:rPr>
        <w:t>especially in Mexico, the Andean countries, and Central America</w:t>
      </w:r>
      <w:r w:rsidR="00CD629E" w:rsidRPr="00C81B1C">
        <w:rPr>
          <w:rFonts w:cstheme="minorHAnsi"/>
          <w:lang w:val="en-GB"/>
        </w:rPr>
        <w:t>–</w:t>
      </w:r>
      <w:r w:rsidRPr="00C81B1C">
        <w:rPr>
          <w:rFonts w:cstheme="minorHAnsi"/>
          <w:lang w:val="en-GB"/>
        </w:rPr>
        <w:t>accounted for more than half of total output growth. When comparing the entire agricultural system with crop production alone, it becomes clear that intensification was more pronounced in the livestock sector, while crops remained more reliant on land expansion. This divergence is particularly evident during the ISI and the commodity boom.</w:t>
      </w:r>
    </w:p>
    <w:p w14:paraId="3E142105" w14:textId="2927EE70" w:rsidR="005A3D5C" w:rsidRPr="00C81B1C" w:rsidRDefault="005A3D5C" w:rsidP="005A3D5C">
      <w:pPr>
        <w:rPr>
          <w:rFonts w:cstheme="minorHAnsi"/>
          <w:lang w:val="en-GB"/>
        </w:rPr>
      </w:pPr>
      <w:r w:rsidRPr="00C81B1C">
        <w:rPr>
          <w:rFonts w:cstheme="minorHAnsi"/>
          <w:lang w:val="en-GB"/>
        </w:rPr>
        <w:t xml:space="preserve">The weight of intensification continued to grow after the debt crisis, particularly in crop production, where product specialization and yield improvements became the dominant growth strategies. This shift reflects both the diffusion of Green Revolution technologies and a renewed orientation toward </w:t>
      </w:r>
      <w:proofErr w:type="spellStart"/>
      <w:r w:rsidRPr="00C81B1C">
        <w:rPr>
          <w:rFonts w:cstheme="minorHAnsi"/>
          <w:lang w:val="en-GB"/>
        </w:rPr>
        <w:t>agro</w:t>
      </w:r>
      <w:proofErr w:type="spellEnd"/>
      <w:r w:rsidRPr="00C81B1C">
        <w:rPr>
          <w:rFonts w:cstheme="minorHAnsi"/>
          <w:lang w:val="en-GB"/>
        </w:rPr>
        <w:t>-export specialization. While this trend was seen across most of the region, it was less marked in Central America. In the most recent period, a partial return to land expansion is observed, resulting in a mixed strategy of extensive and intensive growth in crop production in the Southern Cone and Brazil. At the same time, livestock intensification continued</w:t>
      </w:r>
      <w:r w:rsidR="00CD629E" w:rsidRPr="00C81B1C">
        <w:rPr>
          <w:rFonts w:cstheme="minorHAnsi"/>
          <w:lang w:val="en-GB"/>
        </w:rPr>
        <w:t xml:space="preserve">; </w:t>
      </w:r>
      <w:r w:rsidRPr="00C81B1C">
        <w:rPr>
          <w:rFonts w:cstheme="minorHAnsi"/>
          <w:lang w:val="en-GB"/>
        </w:rPr>
        <w:t>this time fuelled by increasing specialization and the growing use of imported feed, reinforcing the region’s structural transformation and its embedded environmental impacts.</w:t>
      </w:r>
    </w:p>
    <w:p w14:paraId="2B84AD63" w14:textId="7E9E6F58" w:rsidR="005A3D5C" w:rsidRPr="00C81B1C" w:rsidRDefault="005A3D5C" w:rsidP="005A3D5C">
      <w:pPr>
        <w:pStyle w:val="Prrafodelista"/>
        <w:numPr>
          <w:ilvl w:val="0"/>
          <w:numId w:val="10"/>
        </w:numPr>
        <w:rPr>
          <w:rFonts w:cstheme="minorHAnsi"/>
          <w:b/>
          <w:bCs/>
          <w:lang w:val="en-GB"/>
        </w:rPr>
      </w:pPr>
      <w:r w:rsidRPr="00C81B1C">
        <w:rPr>
          <w:rFonts w:cstheme="minorHAnsi"/>
          <w:b/>
          <w:bCs/>
          <w:lang w:val="en-GB"/>
        </w:rPr>
        <w:t>THE ENVIRONMENTAL COSTS OF AGRARIAN SUCCESS</w:t>
      </w:r>
    </w:p>
    <w:p w14:paraId="1BFC82E3" w14:textId="308F839C" w:rsidR="005A3D5C" w:rsidRPr="00C81B1C" w:rsidRDefault="00895E11" w:rsidP="005A3D5C">
      <w:pPr>
        <w:rPr>
          <w:rFonts w:cstheme="minorHAnsi"/>
          <w:lang w:val="en-GB"/>
        </w:rPr>
      </w:pPr>
      <w:r w:rsidRPr="00C81B1C">
        <w:rPr>
          <w:rFonts w:cstheme="minorHAnsi"/>
          <w:lang w:val="en-GB"/>
        </w:rPr>
        <w:t>The productive success described above carrie</w:t>
      </w:r>
      <w:r w:rsidR="00037D2E" w:rsidRPr="00C81B1C">
        <w:rPr>
          <w:rFonts w:cstheme="minorHAnsi"/>
          <w:lang w:val="en-GB"/>
        </w:rPr>
        <w:t>d</w:t>
      </w:r>
      <w:r w:rsidRPr="00C81B1C">
        <w:rPr>
          <w:rFonts w:cstheme="minorHAnsi"/>
          <w:lang w:val="en-GB"/>
        </w:rPr>
        <w:t xml:space="preserve"> environmental costs that threaten the sustainability of the growth model</w:t>
      </w:r>
      <w:r w:rsidR="00037D2E" w:rsidRPr="00C81B1C">
        <w:rPr>
          <w:rFonts w:cstheme="minorHAnsi"/>
          <w:lang w:val="en-GB"/>
        </w:rPr>
        <w:t>s</w:t>
      </w:r>
      <w:r w:rsidRPr="00C81B1C">
        <w:rPr>
          <w:rFonts w:cstheme="minorHAnsi"/>
          <w:lang w:val="en-GB"/>
        </w:rPr>
        <w:t xml:space="preserve">. </w:t>
      </w:r>
      <w:r w:rsidR="003820E2" w:rsidRPr="00C81B1C">
        <w:rPr>
          <w:rFonts w:cstheme="minorHAnsi"/>
          <w:lang w:val="en-GB"/>
        </w:rPr>
        <w:t>Here, w</w:t>
      </w:r>
      <w:r w:rsidRPr="00C81B1C">
        <w:rPr>
          <w:rFonts w:cstheme="minorHAnsi"/>
          <w:lang w:val="en-GB"/>
        </w:rPr>
        <w:t xml:space="preserve">e focus on four impacts linked to extensification and intensification. </w:t>
      </w:r>
    </w:p>
    <w:p w14:paraId="413602BA" w14:textId="7936544C" w:rsidR="005A3D5C" w:rsidRPr="00C81B1C" w:rsidRDefault="00862930" w:rsidP="00DA2E63">
      <w:pPr>
        <w:pStyle w:val="Prrafodelista"/>
        <w:rPr>
          <w:rFonts w:cstheme="minorHAnsi"/>
          <w:b/>
          <w:bCs/>
          <w:lang w:val="en-GB"/>
        </w:rPr>
      </w:pPr>
      <w:r w:rsidRPr="00C81B1C">
        <w:rPr>
          <w:rFonts w:cstheme="minorHAnsi"/>
          <w:b/>
          <w:bCs/>
          <w:lang w:val="en-GB"/>
        </w:rPr>
        <w:t xml:space="preserve">4.1 </w:t>
      </w:r>
      <w:r w:rsidR="005A3D5C" w:rsidRPr="00C81B1C">
        <w:rPr>
          <w:rFonts w:cstheme="minorHAnsi"/>
          <w:b/>
          <w:bCs/>
          <w:lang w:val="en-GB"/>
        </w:rPr>
        <w:t>Drivers of Agrarian Emissions: From Deforestation to Intensification</w:t>
      </w:r>
    </w:p>
    <w:p w14:paraId="50135F41" w14:textId="332FBC62" w:rsidR="005A3D5C" w:rsidRPr="00C81B1C" w:rsidRDefault="005A3D5C" w:rsidP="005A3D5C">
      <w:pPr>
        <w:rPr>
          <w:rFonts w:cstheme="minorHAnsi"/>
          <w:lang w:val="en-GB"/>
        </w:rPr>
      </w:pPr>
      <w:r w:rsidRPr="00C81B1C">
        <w:rPr>
          <w:rFonts w:cstheme="minorHAnsi"/>
          <w:lang w:val="en-GB"/>
        </w:rPr>
        <w:t xml:space="preserve">Figure </w:t>
      </w:r>
      <w:r w:rsidR="00862930" w:rsidRPr="00C81B1C">
        <w:rPr>
          <w:rFonts w:cstheme="minorHAnsi"/>
          <w:lang w:val="en-GB"/>
        </w:rPr>
        <w:t>5.</w:t>
      </w:r>
      <w:r w:rsidR="00913A61" w:rsidRPr="00C81B1C">
        <w:rPr>
          <w:rFonts w:cstheme="minorHAnsi"/>
          <w:lang w:val="en-GB"/>
        </w:rPr>
        <w:t>4</w:t>
      </w:r>
      <w:r w:rsidR="00862930" w:rsidRPr="00C81B1C">
        <w:rPr>
          <w:rFonts w:cstheme="minorHAnsi"/>
          <w:lang w:val="en-GB"/>
        </w:rPr>
        <w:t xml:space="preserve"> Panel </w:t>
      </w:r>
      <w:r w:rsidRPr="00C81B1C">
        <w:rPr>
          <w:rFonts w:cstheme="minorHAnsi"/>
          <w:lang w:val="en-GB"/>
        </w:rPr>
        <w:t>A shows the historical trends of the four indicators analysed (indexed to 19</w:t>
      </w:r>
      <w:r w:rsidR="00397088" w:rsidRPr="00C81B1C">
        <w:rPr>
          <w:rFonts w:cstheme="minorHAnsi"/>
          <w:lang w:val="en-GB"/>
        </w:rPr>
        <w:t>46</w:t>
      </w:r>
      <w:r w:rsidRPr="00C81B1C">
        <w:rPr>
          <w:rFonts w:cstheme="minorHAnsi"/>
          <w:lang w:val="en-GB"/>
        </w:rPr>
        <w:t xml:space="preserve"> = 1)</w:t>
      </w:r>
      <w:r w:rsidR="00082A32" w:rsidRPr="00C81B1C">
        <w:rPr>
          <w:rFonts w:cstheme="minorHAnsi"/>
          <w:lang w:val="en-GB"/>
        </w:rPr>
        <w:t xml:space="preserve">: </w:t>
      </w:r>
      <w:r w:rsidRPr="00C81B1C">
        <w:rPr>
          <w:rFonts w:cstheme="minorHAnsi"/>
          <w:lang w:val="en-GB"/>
        </w:rPr>
        <w:t>agricultural emissions, deforestation, and nitrogen</w:t>
      </w:r>
      <w:r w:rsidR="00215AAD" w:rsidRPr="00C81B1C">
        <w:rPr>
          <w:rFonts w:cstheme="minorHAnsi"/>
          <w:lang w:val="en-GB"/>
        </w:rPr>
        <w:t xml:space="preserve"> (N)</w:t>
      </w:r>
      <w:r w:rsidRPr="00C81B1C">
        <w:rPr>
          <w:rFonts w:cstheme="minorHAnsi"/>
          <w:lang w:val="en-GB"/>
        </w:rPr>
        <w:t xml:space="preserve"> and phosphorus</w:t>
      </w:r>
      <w:r w:rsidR="00215AAD" w:rsidRPr="00C81B1C">
        <w:rPr>
          <w:rFonts w:cstheme="minorHAnsi"/>
          <w:lang w:val="en-GB"/>
        </w:rPr>
        <w:t xml:space="preserve"> (P)</w:t>
      </w:r>
      <w:r w:rsidRPr="00C81B1C">
        <w:rPr>
          <w:rFonts w:cstheme="minorHAnsi"/>
          <w:lang w:val="en-GB"/>
        </w:rPr>
        <w:t xml:space="preserve"> fertilizer use</w:t>
      </w:r>
      <w:r w:rsidR="00082A32" w:rsidRPr="00C81B1C">
        <w:rPr>
          <w:rFonts w:cstheme="minorHAnsi"/>
          <w:lang w:val="en-GB"/>
        </w:rPr>
        <w:t xml:space="preserve">, </w:t>
      </w:r>
      <w:r w:rsidRPr="00C81B1C">
        <w:rPr>
          <w:rFonts w:cstheme="minorHAnsi"/>
          <w:lang w:val="en-GB"/>
        </w:rPr>
        <w:t>providing a basis to assess their relative contribution to agrarian environmental change. All four indicators increased substantially over time, although those associated with expansion grew less than those linked to intensification.</w:t>
      </w:r>
    </w:p>
    <w:p w14:paraId="08D73EE3" w14:textId="08ACCD90" w:rsidR="00913A61" w:rsidRPr="00C81B1C" w:rsidRDefault="00430836" w:rsidP="005A3D5C">
      <w:pPr>
        <w:rPr>
          <w:rFonts w:cstheme="minorHAnsi"/>
          <w:lang w:val="en-GB"/>
        </w:rPr>
      </w:pPr>
      <w:r w:rsidRPr="00C81B1C">
        <w:rPr>
          <w:rFonts w:cstheme="minorHAnsi"/>
          <w:lang w:val="en-GB"/>
        </w:rPr>
        <w:t xml:space="preserve">Since 1946 </w:t>
      </w:r>
      <w:r w:rsidR="00362327" w:rsidRPr="00C81B1C">
        <w:rPr>
          <w:rFonts w:cstheme="minorHAnsi"/>
          <w:lang w:val="en-GB"/>
        </w:rPr>
        <w:t>N</w:t>
      </w:r>
      <w:r w:rsidR="005A3D5C" w:rsidRPr="00C81B1C">
        <w:rPr>
          <w:rFonts w:cstheme="minorHAnsi"/>
          <w:lang w:val="en-GB"/>
        </w:rPr>
        <w:t xml:space="preserve"> and </w:t>
      </w:r>
      <w:r w:rsidR="00362327" w:rsidRPr="00C81B1C">
        <w:rPr>
          <w:rFonts w:cstheme="minorHAnsi"/>
          <w:lang w:val="en-GB"/>
        </w:rPr>
        <w:t>P</w:t>
      </w:r>
      <w:r w:rsidR="0067099B" w:rsidRPr="00C81B1C">
        <w:rPr>
          <w:rFonts w:cstheme="minorHAnsi"/>
          <w:lang w:val="en-GB"/>
        </w:rPr>
        <w:t xml:space="preserve"> </w:t>
      </w:r>
      <w:r w:rsidR="005A3D5C" w:rsidRPr="00C81B1C">
        <w:rPr>
          <w:rFonts w:cstheme="minorHAnsi"/>
          <w:lang w:val="en-GB"/>
        </w:rPr>
        <w:t xml:space="preserve">use rose </w:t>
      </w:r>
      <w:r w:rsidR="00AF2BD9" w:rsidRPr="00C81B1C">
        <w:rPr>
          <w:rFonts w:cstheme="minorHAnsi"/>
          <w:lang w:val="en-GB"/>
        </w:rPr>
        <w:t>by 72- and 78-</w:t>
      </w:r>
      <w:r w:rsidR="005A3D5C" w:rsidRPr="00C81B1C">
        <w:rPr>
          <w:rFonts w:cstheme="minorHAnsi"/>
          <w:lang w:val="en-GB"/>
        </w:rPr>
        <w:t>fold, respectively,</w:t>
      </w:r>
      <w:r w:rsidRPr="00C81B1C">
        <w:rPr>
          <w:rFonts w:cstheme="minorHAnsi"/>
          <w:lang w:val="en-GB"/>
        </w:rPr>
        <w:t xml:space="preserve"> </w:t>
      </w:r>
      <w:r w:rsidR="005A3D5C" w:rsidRPr="00C81B1C">
        <w:rPr>
          <w:rFonts w:cstheme="minorHAnsi"/>
          <w:lang w:val="en-GB"/>
        </w:rPr>
        <w:t>while deforestation and land-based emissions increased by factors of three and four</w:t>
      </w:r>
      <w:r w:rsidRPr="00C81B1C">
        <w:rPr>
          <w:rFonts w:cstheme="minorHAnsi"/>
          <w:lang w:val="en-GB"/>
        </w:rPr>
        <w:t xml:space="preserve"> </w:t>
      </w:r>
      <w:r w:rsidR="006F5FE4" w:rsidRPr="00C81B1C">
        <w:rPr>
          <w:rFonts w:cstheme="minorHAnsi"/>
          <w:lang w:val="en-GB"/>
        </w:rPr>
        <w:t>along the whole century</w:t>
      </w:r>
      <w:r w:rsidR="005A3D5C" w:rsidRPr="00C81B1C">
        <w:rPr>
          <w:rFonts w:cstheme="minorHAnsi"/>
          <w:lang w:val="en-GB"/>
        </w:rPr>
        <w:t>. This striking contrast reflects the different nature of these drivers. Fertilizer application can expand relatively freely, whereas deforestation and most land-based emissions are physically constrained by the availability of arable land.</w:t>
      </w:r>
      <w:r w:rsidR="009C5F3D" w:rsidRPr="00C81B1C">
        <w:rPr>
          <w:rFonts w:cstheme="minorHAnsi"/>
          <w:lang w:val="en-GB"/>
        </w:rPr>
        <w:t xml:space="preserve"> </w:t>
      </w:r>
      <w:r w:rsidR="005A3D5C" w:rsidRPr="00C81B1C">
        <w:rPr>
          <w:rFonts w:cstheme="minorHAnsi"/>
          <w:lang w:val="en-GB"/>
        </w:rPr>
        <w:t>A clear slowdown of expansive processes is evident in recent decades. This does not mean that deforestation or land-use change have ceased, but their annual growth rates have declined, while fertilizer use and other intensification-related indicators continue to rise. Since 2000, deforestation has fallen faster than total agricultural emissions (</w:t>
      </w:r>
      <w:r w:rsidR="00862930" w:rsidRPr="00C81B1C">
        <w:rPr>
          <w:rFonts w:cstheme="minorHAnsi"/>
          <w:lang w:val="en-GB"/>
        </w:rPr>
        <w:t>-</w:t>
      </w:r>
      <w:r w:rsidR="005A3D5C" w:rsidRPr="00C81B1C">
        <w:rPr>
          <w:rFonts w:cstheme="minorHAnsi"/>
          <w:lang w:val="en-GB"/>
        </w:rPr>
        <w:t xml:space="preserve">3.3% vs. </w:t>
      </w:r>
      <w:r w:rsidR="00862930" w:rsidRPr="00C81B1C">
        <w:rPr>
          <w:rFonts w:cstheme="minorHAnsi"/>
          <w:lang w:val="en-GB"/>
        </w:rPr>
        <w:t>-</w:t>
      </w:r>
      <w:r w:rsidR="005A3D5C" w:rsidRPr="00C81B1C">
        <w:rPr>
          <w:rFonts w:cstheme="minorHAnsi"/>
          <w:lang w:val="en-GB"/>
        </w:rPr>
        <w:t xml:space="preserve">1.2% annually), indicating an environmental profile increasingly dominated by intensive practices (Figure </w:t>
      </w:r>
      <w:r w:rsidR="00862930" w:rsidRPr="00C81B1C">
        <w:rPr>
          <w:rFonts w:cstheme="minorHAnsi"/>
          <w:lang w:val="en-GB"/>
        </w:rPr>
        <w:t>5.</w:t>
      </w:r>
      <w:r w:rsidR="009C5F3D" w:rsidRPr="00C81B1C">
        <w:rPr>
          <w:rFonts w:cstheme="minorHAnsi"/>
          <w:lang w:val="en-GB"/>
        </w:rPr>
        <w:t>4</w:t>
      </w:r>
      <w:r w:rsidR="00862930" w:rsidRPr="00C81B1C">
        <w:rPr>
          <w:rFonts w:cstheme="minorHAnsi"/>
          <w:lang w:val="en-GB"/>
        </w:rPr>
        <w:t xml:space="preserve"> Panel </w:t>
      </w:r>
      <w:r w:rsidR="005A3D5C" w:rsidRPr="00C81B1C">
        <w:rPr>
          <w:rFonts w:cstheme="minorHAnsi"/>
          <w:lang w:val="en-GB"/>
        </w:rPr>
        <w:t>A).</w:t>
      </w:r>
    </w:p>
    <w:p w14:paraId="79CE1087" w14:textId="77777777" w:rsidR="000E4AAE" w:rsidRPr="00C81B1C" w:rsidRDefault="000E4AAE" w:rsidP="007C0664">
      <w:pPr>
        <w:pStyle w:val="NormalWeb"/>
        <w:rPr>
          <w:rFonts w:asciiTheme="minorHAnsi" w:hAnsiTheme="minorHAnsi" w:cstheme="minorHAnsi"/>
          <w:noProof/>
          <w:sz w:val="22"/>
          <w:szCs w:val="22"/>
        </w:rPr>
      </w:pPr>
    </w:p>
    <w:p w14:paraId="409D005B" w14:textId="56596ABE" w:rsidR="00397088" w:rsidRDefault="00397088" w:rsidP="00397088">
      <w:pPr>
        <w:pStyle w:val="NormalWeb"/>
        <w:rPr>
          <w:rFonts w:asciiTheme="minorHAnsi" w:hAnsiTheme="minorHAnsi" w:cstheme="minorHAnsi"/>
          <w:sz w:val="22"/>
          <w:szCs w:val="22"/>
          <w:lang w:val="es-ES"/>
        </w:rPr>
      </w:pPr>
      <w:r w:rsidRPr="00C81B1C">
        <w:rPr>
          <w:rFonts w:asciiTheme="minorHAnsi" w:hAnsiTheme="minorHAnsi" w:cstheme="minorHAnsi"/>
          <w:noProof/>
          <w:sz w:val="22"/>
          <w:szCs w:val="22"/>
        </w:rPr>
        <w:drawing>
          <wp:inline distT="0" distB="0" distL="0" distR="0" wp14:anchorId="3429BF4F" wp14:editId="0708095C">
            <wp:extent cx="5400040" cy="2929890"/>
            <wp:effectExtent l="0" t="0" r="0" b="3810"/>
            <wp:docPr id="1775330395" name="Imagen 6"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30395" name="Imagen 6" descr="Gráfico&#10;&#10;El contenido generado por IA puede ser incorrecto."/>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3553"/>
                    <a:stretch>
                      <a:fillRect/>
                    </a:stretch>
                  </pic:blipFill>
                  <pic:spPr bwMode="auto">
                    <a:xfrm>
                      <a:off x="0" y="0"/>
                      <a:ext cx="5400040" cy="2929890"/>
                    </a:xfrm>
                    <a:prstGeom prst="rect">
                      <a:avLst/>
                    </a:prstGeom>
                    <a:noFill/>
                    <a:ln>
                      <a:noFill/>
                    </a:ln>
                    <a:extLst>
                      <a:ext uri="{53640926-AAD7-44D8-BBD7-CCE9431645EC}">
                        <a14:shadowObscured xmlns:a14="http://schemas.microsoft.com/office/drawing/2010/main"/>
                      </a:ext>
                    </a:extLst>
                  </pic:spPr>
                </pic:pic>
              </a:graphicData>
            </a:graphic>
          </wp:inline>
        </w:drawing>
      </w:r>
    </w:p>
    <w:p w14:paraId="56E041E6" w14:textId="77777777" w:rsidR="00071B14" w:rsidRPr="00C81B1C" w:rsidRDefault="00071B14" w:rsidP="00071B14">
      <w:pPr>
        <w:pStyle w:val="Descripcin"/>
        <w:keepNext/>
        <w:jc w:val="center"/>
        <w:rPr>
          <w:rFonts w:cstheme="minorHAnsi"/>
          <w:sz w:val="22"/>
          <w:szCs w:val="22"/>
          <w:lang w:val="en-GB"/>
        </w:rPr>
      </w:pPr>
      <w:r w:rsidRPr="00C81B1C">
        <w:rPr>
          <w:rFonts w:cstheme="minorHAnsi"/>
          <w:sz w:val="22"/>
          <w:szCs w:val="22"/>
          <w:lang w:val="en-GB"/>
        </w:rPr>
        <w:t>Figure 5.</w:t>
      </w:r>
      <w:r w:rsidRPr="00C81B1C">
        <w:rPr>
          <w:rFonts w:cstheme="minorHAnsi"/>
          <w:sz w:val="22"/>
          <w:szCs w:val="22"/>
        </w:rPr>
        <w:fldChar w:fldCharType="begin"/>
      </w:r>
      <w:r w:rsidRPr="00C81B1C">
        <w:rPr>
          <w:rFonts w:cstheme="minorHAnsi"/>
          <w:sz w:val="22"/>
          <w:szCs w:val="22"/>
          <w:lang w:val="en-GB"/>
        </w:rPr>
        <w:instrText xml:space="preserve"> SEQ Figure \* ARABIC </w:instrText>
      </w:r>
      <w:r w:rsidRPr="00C81B1C">
        <w:rPr>
          <w:rFonts w:cstheme="minorHAnsi"/>
          <w:sz w:val="22"/>
          <w:szCs w:val="22"/>
        </w:rPr>
        <w:fldChar w:fldCharType="separate"/>
      </w:r>
      <w:r w:rsidRPr="00C81B1C">
        <w:rPr>
          <w:rFonts w:cstheme="minorHAnsi"/>
          <w:noProof/>
          <w:sz w:val="22"/>
          <w:szCs w:val="22"/>
          <w:lang w:val="en-GB"/>
        </w:rPr>
        <w:t>4</w:t>
      </w:r>
      <w:r w:rsidRPr="00C81B1C">
        <w:rPr>
          <w:rFonts w:cstheme="minorHAnsi"/>
          <w:sz w:val="22"/>
          <w:szCs w:val="22"/>
        </w:rPr>
        <w:fldChar w:fldCharType="end"/>
      </w:r>
      <w:r w:rsidRPr="00C81B1C">
        <w:rPr>
          <w:rFonts w:cstheme="minorHAnsi"/>
          <w:sz w:val="22"/>
          <w:szCs w:val="22"/>
          <w:lang w:val="en-GB"/>
        </w:rPr>
        <w:t>: The drivers of agricultural emissions in Latin America (1901-2020)</w:t>
      </w:r>
    </w:p>
    <w:p w14:paraId="2D133E1C" w14:textId="1796C6B1" w:rsidR="005A3D5C" w:rsidRPr="00C81B1C" w:rsidRDefault="00E243AF" w:rsidP="007C0664">
      <w:pPr>
        <w:pStyle w:val="NormalWeb"/>
        <w:rPr>
          <w:rFonts w:asciiTheme="minorHAnsi" w:hAnsiTheme="minorHAnsi" w:cstheme="minorHAnsi"/>
          <w:sz w:val="20"/>
          <w:szCs w:val="20"/>
          <w:lang w:val="en-GB"/>
        </w:rPr>
      </w:pPr>
      <w:r w:rsidRPr="00C81B1C">
        <w:rPr>
          <w:rFonts w:asciiTheme="minorHAnsi" w:hAnsiTheme="minorHAnsi" w:cstheme="minorHAnsi"/>
          <w:b/>
          <w:bCs/>
          <w:sz w:val="20"/>
          <w:szCs w:val="20"/>
          <w:lang w:val="en-GB"/>
        </w:rPr>
        <w:t>Note</w:t>
      </w:r>
      <w:r w:rsidRPr="00C81B1C">
        <w:rPr>
          <w:rFonts w:asciiTheme="minorHAnsi" w:hAnsiTheme="minorHAnsi" w:cstheme="minorHAnsi"/>
          <w:sz w:val="20"/>
          <w:szCs w:val="20"/>
          <w:lang w:val="en-GB"/>
        </w:rPr>
        <w:t xml:space="preserve">: </w:t>
      </w:r>
      <w:r w:rsidR="0099420C" w:rsidRPr="00C81B1C">
        <w:rPr>
          <w:rFonts w:asciiTheme="minorHAnsi" w:hAnsiTheme="minorHAnsi" w:cstheme="minorHAnsi"/>
          <w:sz w:val="20"/>
          <w:szCs w:val="20"/>
          <w:lang w:val="en-GB"/>
        </w:rPr>
        <w:t>R</w:t>
      </w:r>
      <w:r w:rsidRPr="00C81B1C">
        <w:rPr>
          <w:rFonts w:asciiTheme="minorHAnsi" w:hAnsiTheme="minorHAnsi" w:cstheme="minorHAnsi"/>
          <w:sz w:val="20"/>
          <w:szCs w:val="20"/>
          <w:lang w:val="en-GB"/>
        </w:rPr>
        <w:t xml:space="preserve">egional nitrogen </w:t>
      </w:r>
      <w:r w:rsidR="0067099B" w:rsidRPr="00C81B1C">
        <w:rPr>
          <w:rFonts w:asciiTheme="minorHAnsi" w:hAnsiTheme="minorHAnsi" w:cstheme="minorHAnsi"/>
          <w:sz w:val="20"/>
          <w:szCs w:val="20"/>
          <w:lang w:val="en-GB"/>
        </w:rPr>
        <w:t>use</w:t>
      </w:r>
      <w:r w:rsidRPr="00C81B1C">
        <w:rPr>
          <w:rFonts w:asciiTheme="minorHAnsi" w:hAnsiTheme="minorHAnsi" w:cstheme="minorHAnsi"/>
          <w:sz w:val="20"/>
          <w:szCs w:val="20"/>
          <w:lang w:val="en-GB"/>
        </w:rPr>
        <w:t xml:space="preserve"> per hectare (</w:t>
      </w:r>
      <w:r w:rsidR="0099420C" w:rsidRPr="00C81B1C">
        <w:rPr>
          <w:rFonts w:asciiTheme="minorHAnsi" w:hAnsiTheme="minorHAnsi" w:cstheme="minorHAnsi"/>
          <w:sz w:val="20"/>
          <w:szCs w:val="20"/>
          <w:lang w:val="en-GB"/>
        </w:rPr>
        <w:t>P</w:t>
      </w:r>
      <w:r w:rsidRPr="00C81B1C">
        <w:rPr>
          <w:rFonts w:asciiTheme="minorHAnsi" w:hAnsiTheme="minorHAnsi" w:cstheme="minorHAnsi"/>
          <w:sz w:val="20"/>
          <w:szCs w:val="20"/>
          <w:lang w:val="en-GB"/>
        </w:rPr>
        <w:t xml:space="preserve">anel C) before 1946 is shown </w:t>
      </w:r>
      <w:r w:rsidR="006F3C6C" w:rsidRPr="00C81B1C">
        <w:rPr>
          <w:rFonts w:asciiTheme="minorHAnsi" w:hAnsiTheme="minorHAnsi" w:cstheme="minorHAnsi"/>
          <w:sz w:val="20"/>
          <w:szCs w:val="20"/>
          <w:lang w:val="en-GB"/>
        </w:rPr>
        <w:t xml:space="preserve">in grey </w:t>
      </w:r>
      <w:r w:rsidRPr="00C81B1C">
        <w:rPr>
          <w:rFonts w:asciiTheme="minorHAnsi" w:hAnsiTheme="minorHAnsi" w:cstheme="minorHAnsi"/>
          <w:sz w:val="20"/>
          <w:szCs w:val="20"/>
          <w:lang w:val="en-GB"/>
        </w:rPr>
        <w:t xml:space="preserve">for illustrative purposes only, as these values are based on projections </w:t>
      </w:r>
      <w:r w:rsidR="0036688A" w:rsidRPr="00C81B1C">
        <w:rPr>
          <w:rFonts w:asciiTheme="minorHAnsi" w:hAnsiTheme="minorHAnsi" w:cstheme="minorHAnsi"/>
          <w:sz w:val="20"/>
          <w:szCs w:val="20"/>
          <w:lang w:val="en-GB"/>
        </w:rPr>
        <w:t xml:space="preserve">using </w:t>
      </w:r>
      <w:r w:rsidRPr="00C81B1C">
        <w:rPr>
          <w:rFonts w:asciiTheme="minorHAnsi" w:hAnsiTheme="minorHAnsi" w:cstheme="minorHAnsi"/>
          <w:sz w:val="20"/>
          <w:szCs w:val="20"/>
          <w:lang w:val="en-GB"/>
        </w:rPr>
        <w:t>global average</w:t>
      </w:r>
      <w:r w:rsidR="0036688A" w:rsidRPr="00C81B1C">
        <w:rPr>
          <w:rFonts w:asciiTheme="minorHAnsi" w:hAnsiTheme="minorHAnsi" w:cstheme="minorHAnsi"/>
          <w:sz w:val="20"/>
          <w:szCs w:val="20"/>
          <w:lang w:val="en-GB"/>
        </w:rPr>
        <w:t xml:space="preserve"> rates of use</w:t>
      </w:r>
      <w:r w:rsidRPr="00C81B1C">
        <w:rPr>
          <w:rFonts w:asciiTheme="minorHAnsi" w:hAnsiTheme="minorHAnsi" w:cstheme="minorHAnsi"/>
          <w:sz w:val="20"/>
          <w:szCs w:val="20"/>
          <w:lang w:val="en-GB"/>
        </w:rPr>
        <w:t>.</w:t>
      </w:r>
      <w:r w:rsidR="007F77F5" w:rsidRPr="00C81B1C">
        <w:rPr>
          <w:rFonts w:asciiTheme="minorHAnsi" w:hAnsiTheme="minorHAnsi" w:cstheme="minorHAnsi"/>
          <w:sz w:val="20"/>
          <w:szCs w:val="20"/>
          <w:lang w:val="en-GB"/>
        </w:rPr>
        <w:t xml:space="preserve"> </w:t>
      </w:r>
      <w:r w:rsidR="007F77F5" w:rsidRPr="00C81B1C">
        <w:rPr>
          <w:rFonts w:asciiTheme="minorHAnsi" w:hAnsiTheme="minorHAnsi" w:cstheme="minorHAnsi"/>
          <w:b/>
          <w:bCs/>
          <w:sz w:val="20"/>
          <w:szCs w:val="20"/>
          <w:lang w:val="en-GB"/>
        </w:rPr>
        <w:t xml:space="preserve">Source: </w:t>
      </w:r>
      <w:r w:rsidR="007F77F5" w:rsidRPr="00C81B1C">
        <w:rPr>
          <w:rFonts w:asciiTheme="minorHAnsi" w:hAnsiTheme="minorHAnsi" w:cstheme="minorHAnsi"/>
          <w:sz w:val="20"/>
          <w:szCs w:val="20"/>
          <w:lang w:val="en-GB"/>
        </w:rPr>
        <w:t>our own data</w:t>
      </w:r>
      <w:r w:rsidR="00E82C43" w:rsidRPr="00C81B1C">
        <w:rPr>
          <w:rFonts w:asciiTheme="minorHAnsi" w:hAnsiTheme="minorHAnsi" w:cstheme="minorHAnsi"/>
          <w:sz w:val="20"/>
          <w:szCs w:val="20"/>
          <w:lang w:val="en-GB"/>
        </w:rPr>
        <w:t>;</w:t>
      </w:r>
      <w:r w:rsidR="007F77F5" w:rsidRPr="00C81B1C">
        <w:rPr>
          <w:rFonts w:asciiTheme="minorHAnsi" w:hAnsiTheme="minorHAnsi" w:cstheme="minorHAnsi"/>
          <w:sz w:val="20"/>
          <w:szCs w:val="20"/>
          <w:lang w:val="en-GB"/>
        </w:rPr>
        <w:t xml:space="preserve"> see </w:t>
      </w:r>
      <w:r w:rsidR="00E82C43" w:rsidRPr="00C81B1C">
        <w:rPr>
          <w:rFonts w:asciiTheme="minorHAnsi" w:hAnsiTheme="minorHAnsi" w:cstheme="minorHAnsi"/>
          <w:sz w:val="20"/>
          <w:szCs w:val="20"/>
          <w:lang w:val="en-GB"/>
        </w:rPr>
        <w:t>S</w:t>
      </w:r>
      <w:r w:rsidR="007F77F5" w:rsidRPr="00C81B1C">
        <w:rPr>
          <w:rFonts w:asciiTheme="minorHAnsi" w:hAnsiTheme="minorHAnsi" w:cstheme="minorHAnsi"/>
          <w:sz w:val="20"/>
          <w:szCs w:val="20"/>
          <w:lang w:val="en-GB"/>
        </w:rPr>
        <w:t>ection 2 for details.</w:t>
      </w:r>
    </w:p>
    <w:p w14:paraId="56427829" w14:textId="7DF29120" w:rsidR="005A3D5C" w:rsidRPr="00C81B1C" w:rsidRDefault="005A3D5C" w:rsidP="005A3D5C">
      <w:pPr>
        <w:rPr>
          <w:rFonts w:cstheme="minorHAnsi"/>
          <w:lang w:val="en-GB"/>
        </w:rPr>
      </w:pPr>
      <w:r w:rsidRPr="00C81B1C">
        <w:rPr>
          <w:rFonts w:cstheme="minorHAnsi"/>
          <w:lang w:val="en-GB"/>
        </w:rPr>
        <w:t>Over the long term, deforestation experienced two major growth episodes: the first during the First Globalization (1901–1919) and the second during the ISI period (1947–1981), with average annual growth rates of 1.9% and 1.8%, respectively. Regionally, these waves were especially intense in Brazil, as well as in Central America and the Andes during the early period. During the ISI, however, Brazil emerged as the main driver of regional deforestation. Its annual growth rate reached 4.5% between 1946 and 1981, while rates in other regions were negative (</w:t>
      </w:r>
      <w:r w:rsidR="00082A32" w:rsidRPr="00C81B1C">
        <w:rPr>
          <w:rFonts w:cstheme="minorHAnsi"/>
          <w:lang w:val="en-GB"/>
        </w:rPr>
        <w:t xml:space="preserve">see </w:t>
      </w:r>
      <w:r w:rsidRPr="00C81B1C">
        <w:rPr>
          <w:rFonts w:cstheme="minorHAnsi"/>
          <w:lang w:val="en-GB"/>
        </w:rPr>
        <w:t xml:space="preserve">Table </w:t>
      </w:r>
      <w:r w:rsidR="00082A32" w:rsidRPr="00C81B1C">
        <w:rPr>
          <w:rFonts w:cstheme="minorHAnsi"/>
          <w:lang w:val="en-GB"/>
        </w:rPr>
        <w:t>5.</w:t>
      </w:r>
      <w:r w:rsidRPr="00C81B1C">
        <w:rPr>
          <w:rFonts w:cstheme="minorHAnsi"/>
          <w:lang w:val="en-GB"/>
        </w:rPr>
        <w:t>A</w:t>
      </w:r>
      <w:r w:rsidR="00082A32" w:rsidRPr="00C81B1C">
        <w:rPr>
          <w:rFonts w:cstheme="minorHAnsi"/>
          <w:lang w:val="en-GB"/>
        </w:rPr>
        <w:t>.</w:t>
      </w:r>
      <w:r w:rsidRPr="00C81B1C">
        <w:rPr>
          <w:rFonts w:cstheme="minorHAnsi"/>
          <w:lang w:val="en-GB"/>
        </w:rPr>
        <w:t xml:space="preserve">2). As shown in Figure </w:t>
      </w:r>
      <w:r w:rsidR="00B84981" w:rsidRPr="00C81B1C">
        <w:rPr>
          <w:rFonts w:cstheme="minorHAnsi"/>
          <w:lang w:val="en-GB"/>
        </w:rPr>
        <w:t>5.</w:t>
      </w:r>
      <w:r w:rsidR="005E7D30" w:rsidRPr="00C81B1C">
        <w:rPr>
          <w:rFonts w:cstheme="minorHAnsi"/>
          <w:lang w:val="en-GB"/>
        </w:rPr>
        <w:t>4</w:t>
      </w:r>
      <w:r w:rsidR="00B84981" w:rsidRPr="00C81B1C">
        <w:rPr>
          <w:rFonts w:cstheme="minorHAnsi"/>
          <w:lang w:val="en-GB"/>
        </w:rPr>
        <w:t xml:space="preserve"> Panel </w:t>
      </w:r>
      <w:r w:rsidRPr="00C81B1C">
        <w:rPr>
          <w:rFonts w:cstheme="minorHAnsi"/>
          <w:lang w:val="en-GB"/>
        </w:rPr>
        <w:t>B, Brazil’s share of Latin American deforestation exceeded 50% during ISI and rose to 75% thereafter. At the beginning of the century, however, deforestation was more evenly distributed, with the Andean and Southern Cone regions each contributing around a quarter of total forest loss.</w:t>
      </w:r>
    </w:p>
    <w:p w14:paraId="4F089B61" w14:textId="5BE1167B" w:rsidR="005A3D5C" w:rsidRPr="00C81B1C" w:rsidRDefault="005A3D5C" w:rsidP="005A3D5C">
      <w:pPr>
        <w:rPr>
          <w:rFonts w:cstheme="minorHAnsi"/>
          <w:lang w:val="en-GB"/>
        </w:rPr>
      </w:pPr>
      <w:r w:rsidRPr="00C81B1C">
        <w:rPr>
          <w:rFonts w:cstheme="minorHAnsi"/>
          <w:lang w:val="en-GB"/>
        </w:rPr>
        <w:t xml:space="preserve">The use of nitrogen and phosphorus in agriculture accelerated sharply after mid-century with the spread of synthetic fertilizers. </w:t>
      </w:r>
      <w:r w:rsidR="00D16782" w:rsidRPr="00C81B1C">
        <w:rPr>
          <w:rFonts w:cstheme="minorHAnsi"/>
          <w:lang w:val="en-GB"/>
        </w:rPr>
        <w:t xml:space="preserve">Between 1947 and 2020, fertilizer use increased at an average annual rate of 5.9%, marking the consolidation of a more intensive production model, whereas levels before 1947 were probably much lower, consistent with global patterns observed for the first half of the </w:t>
      </w:r>
      <w:r w:rsidR="00B84981" w:rsidRPr="00C81B1C">
        <w:rPr>
          <w:rFonts w:cstheme="minorHAnsi"/>
          <w:lang w:val="en-GB"/>
        </w:rPr>
        <w:t>20</w:t>
      </w:r>
      <w:r w:rsidR="00B84981" w:rsidRPr="00C81B1C">
        <w:rPr>
          <w:rFonts w:cstheme="minorHAnsi"/>
          <w:vertAlign w:val="superscript"/>
          <w:lang w:val="en-GB"/>
        </w:rPr>
        <w:t>th</w:t>
      </w:r>
      <w:r w:rsidR="00B84981" w:rsidRPr="00C81B1C">
        <w:rPr>
          <w:rFonts w:cstheme="minorHAnsi"/>
          <w:lang w:val="en-GB"/>
        </w:rPr>
        <w:t xml:space="preserve"> </w:t>
      </w:r>
      <w:r w:rsidR="00D16782" w:rsidRPr="00C81B1C">
        <w:rPr>
          <w:rFonts w:cstheme="minorHAnsi"/>
          <w:lang w:val="en-GB"/>
        </w:rPr>
        <w:t>century</w:t>
      </w:r>
      <w:r w:rsidR="00395BF7" w:rsidRPr="00C81B1C">
        <w:rPr>
          <w:rFonts w:cstheme="minorHAnsi"/>
          <w:lang w:val="en-GB"/>
        </w:rPr>
        <w:t xml:space="preserve"> (2.7% between 1901 and 1946)</w:t>
      </w:r>
      <w:r w:rsidR="00D16782" w:rsidRPr="00C81B1C">
        <w:rPr>
          <w:rFonts w:cstheme="minorHAnsi"/>
          <w:lang w:val="en-GB"/>
        </w:rPr>
        <w:t xml:space="preserve">. </w:t>
      </w:r>
      <w:r w:rsidRPr="00C81B1C">
        <w:rPr>
          <w:rFonts w:cstheme="minorHAnsi"/>
          <w:lang w:val="en-GB"/>
        </w:rPr>
        <w:t>This shift sustained output while offsetting the relative decline of deforestation as a source of emissions; thus, since 2000, fertilizer use has played an increasingly</w:t>
      </w:r>
      <w:r w:rsidR="009E65E7" w:rsidRPr="00C81B1C">
        <w:rPr>
          <w:rFonts w:cstheme="minorHAnsi"/>
          <w:lang w:val="en-GB"/>
        </w:rPr>
        <w:t xml:space="preserve"> important </w:t>
      </w:r>
      <w:r w:rsidRPr="00C81B1C">
        <w:rPr>
          <w:rFonts w:cstheme="minorHAnsi"/>
          <w:lang w:val="en-GB"/>
        </w:rPr>
        <w:t>role in shaping agricultural emissions.</w:t>
      </w:r>
    </w:p>
    <w:p w14:paraId="183DB3F4" w14:textId="4EDCA6F7" w:rsidR="005A3D5C" w:rsidRPr="00C81B1C" w:rsidRDefault="005A3D5C" w:rsidP="005A3D5C">
      <w:pPr>
        <w:rPr>
          <w:rFonts w:cstheme="minorHAnsi"/>
          <w:lang w:val="en-GB"/>
        </w:rPr>
      </w:pPr>
      <w:r w:rsidRPr="00C81B1C">
        <w:rPr>
          <w:rFonts w:cstheme="minorHAnsi"/>
          <w:lang w:val="en-GB"/>
        </w:rPr>
        <w:t xml:space="preserve">While intensification raised productivity, it also reduced nutrient-use efficiency (as we will see) and generated risks of soil and water pollution. Indeed, agricultural intensification, and in particular the increase in N and P rates, have multiplied the loss of these nutrients to the environment, and their associated impacts </w:t>
      </w:r>
      <w:r w:rsidR="00C63EA7" w:rsidRPr="00C81B1C">
        <w:rPr>
          <w:rFonts w:cstheme="minorHAnsi"/>
          <w:lang w:val="en-GB"/>
        </w:rPr>
        <w:t>(</w:t>
      </w:r>
      <w:proofErr w:type="spellStart"/>
      <w:r w:rsidR="00C63EA7" w:rsidRPr="00C81B1C">
        <w:rPr>
          <w:rFonts w:cstheme="minorHAnsi"/>
          <w:lang w:val="en-GB"/>
        </w:rPr>
        <w:fldChar w:fldCharType="begin"/>
      </w:r>
      <w:r w:rsidR="00C63EA7" w:rsidRPr="00C81B1C">
        <w:rPr>
          <w:rFonts w:cstheme="minorHAnsi"/>
          <w:lang w:val="en-GB"/>
        </w:rPr>
        <w:instrText xml:space="preserve"> REF BIB_billen2013 \h \* MERGEFORMAT </w:instrText>
      </w:r>
      <w:r w:rsidR="00C63EA7" w:rsidRPr="00C81B1C">
        <w:rPr>
          <w:rFonts w:cstheme="minorHAnsi"/>
          <w:lang w:val="en-GB"/>
        </w:rPr>
      </w:r>
      <w:r w:rsidR="00C63EA7" w:rsidRPr="00C81B1C">
        <w:rPr>
          <w:rFonts w:cstheme="minorHAnsi"/>
          <w:lang w:val="en-GB"/>
        </w:rPr>
        <w:fldChar w:fldCharType="separate"/>
      </w:r>
      <w:r w:rsidR="007D2B6B" w:rsidRPr="00C81B1C">
        <w:rPr>
          <w:rFonts w:eastAsia="Times New Roman" w:cstheme="minorHAnsi"/>
          <w:iCs/>
          <w:kern w:val="0"/>
          <w:lang w:val="en-GB" w:eastAsia="es-ES"/>
          <w14:ligatures w14:val="none"/>
        </w:rPr>
        <w:t>Billen</w:t>
      </w:r>
      <w:proofErr w:type="spellEnd"/>
      <w:r w:rsidR="007D2B6B" w:rsidRPr="00C81B1C">
        <w:rPr>
          <w:rFonts w:eastAsia="Times New Roman" w:cstheme="minorHAnsi"/>
          <w:iCs/>
          <w:kern w:val="0"/>
          <w:lang w:val="en-GB" w:eastAsia="es-ES"/>
          <w14:ligatures w14:val="none"/>
        </w:rPr>
        <w:t xml:space="preserve"> et al</w:t>
      </w:r>
      <w:r w:rsidR="007D2B6B" w:rsidRPr="00C81B1C">
        <w:rPr>
          <w:rFonts w:eastAsia="Times New Roman" w:cstheme="minorHAnsi"/>
          <w:iCs/>
          <w:vanish/>
          <w:kern w:val="0"/>
          <w:lang w:val="en-GB" w:eastAsia="es-ES"/>
          <w14:ligatures w14:val="none"/>
        </w:rPr>
        <w:t>., 2013</w:t>
      </w:r>
      <w:r w:rsidR="00C63EA7" w:rsidRPr="00C81B1C">
        <w:rPr>
          <w:rFonts w:cstheme="minorHAnsi"/>
          <w:lang w:val="en-GB"/>
        </w:rPr>
        <w:fldChar w:fldCharType="end"/>
      </w:r>
      <w:r w:rsidR="0058281D">
        <w:rPr>
          <w:rFonts w:cstheme="minorHAnsi"/>
          <w:lang w:val="en-GB"/>
        </w:rPr>
        <w:t>., 2013</w:t>
      </w:r>
      <w:r w:rsidR="00B6361C" w:rsidRPr="00C81B1C">
        <w:rPr>
          <w:rFonts w:cstheme="minorHAnsi"/>
          <w:lang w:val="en-GB"/>
        </w:rPr>
        <w:t xml:space="preserve">; </w:t>
      </w:r>
      <w:r w:rsidR="00C63EA7" w:rsidRPr="00C81B1C">
        <w:rPr>
          <w:rFonts w:cstheme="minorHAnsi"/>
          <w:lang w:val="en-GB"/>
        </w:rPr>
        <w:fldChar w:fldCharType="begin"/>
      </w:r>
      <w:r w:rsidR="00C63EA7" w:rsidRPr="00C81B1C">
        <w:rPr>
          <w:rFonts w:cstheme="minorHAnsi"/>
          <w:lang w:val="en-GB"/>
        </w:rPr>
        <w:instrText xml:space="preserve"> REF BIB_sandstroem2023 \h \* MERGEFORMAT </w:instrText>
      </w:r>
      <w:r w:rsidR="00C63EA7" w:rsidRPr="00C81B1C">
        <w:rPr>
          <w:rFonts w:cstheme="minorHAnsi"/>
          <w:lang w:val="en-GB"/>
        </w:rPr>
      </w:r>
      <w:r w:rsidR="00C63EA7" w:rsidRPr="00C81B1C">
        <w:rPr>
          <w:rFonts w:cstheme="minorHAnsi"/>
          <w:lang w:val="en-GB"/>
        </w:rPr>
        <w:fldChar w:fldCharType="separate"/>
      </w:r>
      <w:proofErr w:type="spellStart"/>
      <w:r w:rsidR="007D2B6B" w:rsidRPr="00C81B1C">
        <w:rPr>
          <w:rFonts w:eastAsia="Times New Roman" w:cstheme="minorHAnsi"/>
          <w:iCs/>
          <w:kern w:val="0"/>
          <w:lang w:val="en-GB" w:eastAsia="es-ES"/>
          <w14:ligatures w14:val="none"/>
        </w:rPr>
        <w:t>Sandström</w:t>
      </w:r>
      <w:proofErr w:type="spellEnd"/>
      <w:r w:rsidR="007D2B6B" w:rsidRPr="00C81B1C">
        <w:rPr>
          <w:rFonts w:eastAsia="Times New Roman" w:cstheme="minorHAnsi"/>
          <w:iCs/>
          <w:kern w:val="0"/>
          <w:lang w:val="en-GB" w:eastAsia="es-ES"/>
          <w14:ligatures w14:val="none"/>
        </w:rPr>
        <w:t xml:space="preserve"> et al</w:t>
      </w:r>
      <w:r w:rsidR="007D2B6B" w:rsidRPr="00C81B1C">
        <w:rPr>
          <w:rFonts w:eastAsia="Times New Roman" w:cstheme="minorHAnsi"/>
          <w:iCs/>
          <w:vanish/>
          <w:kern w:val="0"/>
          <w:lang w:val="en-GB" w:eastAsia="es-ES"/>
          <w14:ligatures w14:val="none"/>
        </w:rPr>
        <w:t>., 2023</w:t>
      </w:r>
      <w:r w:rsidR="00C63EA7" w:rsidRPr="00C81B1C">
        <w:rPr>
          <w:rFonts w:cstheme="minorHAnsi"/>
          <w:lang w:val="en-GB"/>
        </w:rPr>
        <w:fldChar w:fldCharType="end"/>
      </w:r>
      <w:r w:rsidR="0058281D">
        <w:rPr>
          <w:rFonts w:cstheme="minorHAnsi"/>
          <w:lang w:val="en-GB"/>
        </w:rPr>
        <w:t>., 2023</w:t>
      </w:r>
      <w:r w:rsidR="00C63EA7" w:rsidRPr="00C81B1C">
        <w:rPr>
          <w:rFonts w:cstheme="minorHAnsi"/>
          <w:lang w:val="en-GB"/>
        </w:rPr>
        <w:t>)</w:t>
      </w:r>
      <w:r w:rsidRPr="00C81B1C">
        <w:rPr>
          <w:rFonts w:cstheme="minorHAnsi"/>
          <w:lang w:val="en-GB"/>
        </w:rPr>
        <w:t>. Unlike the expansive pathway</w:t>
      </w:r>
      <w:r w:rsidR="0058281D">
        <w:rPr>
          <w:rFonts w:cstheme="minorHAnsi"/>
          <w:lang w:val="en-GB"/>
        </w:rPr>
        <w:t xml:space="preserve"> </w:t>
      </w:r>
      <w:r w:rsidR="00884BD2" w:rsidRPr="00C81B1C">
        <w:rPr>
          <w:rFonts w:cstheme="minorHAnsi"/>
          <w:lang w:val="en-GB"/>
        </w:rPr>
        <w:t>–</w:t>
      </w:r>
      <w:r w:rsidRPr="00C81B1C">
        <w:rPr>
          <w:rFonts w:cstheme="minorHAnsi"/>
          <w:lang w:val="en-GB"/>
        </w:rPr>
        <w:t xml:space="preserve">whose impacts such as deforestation are widespread but </w:t>
      </w:r>
      <w:r w:rsidRPr="00C81B1C">
        <w:rPr>
          <w:rFonts w:cstheme="minorHAnsi"/>
          <w:lang w:val="en-GB"/>
        </w:rPr>
        <w:lastRenderedPageBreak/>
        <w:t>less visible</w:t>
      </w:r>
      <w:r w:rsidR="00884BD2" w:rsidRPr="00C81B1C">
        <w:rPr>
          <w:rFonts w:cstheme="minorHAnsi"/>
          <w:lang w:val="en-GB"/>
        </w:rPr>
        <w:t>–</w:t>
      </w:r>
      <w:r w:rsidR="0058281D">
        <w:rPr>
          <w:rFonts w:cstheme="minorHAnsi"/>
          <w:lang w:val="en-GB"/>
        </w:rPr>
        <w:t xml:space="preserve"> </w:t>
      </w:r>
      <w:r w:rsidRPr="00C81B1C">
        <w:rPr>
          <w:rFonts w:cstheme="minorHAnsi"/>
          <w:lang w:val="en-GB"/>
        </w:rPr>
        <w:t xml:space="preserve">intensification produces more localized degradation, especially in soils, air and water quality in the immediate environment of farming communities </w:t>
      </w:r>
      <w:r w:rsidR="00C63EA7" w:rsidRPr="00C81B1C">
        <w:rPr>
          <w:rFonts w:cstheme="minorHAnsi"/>
          <w:lang w:val="en-GB"/>
        </w:rPr>
        <w:t>(</w:t>
      </w:r>
      <w:proofErr w:type="spellStart"/>
      <w:r w:rsidR="00C63EA7" w:rsidRPr="00C81B1C">
        <w:rPr>
          <w:rFonts w:cstheme="minorHAnsi"/>
          <w:lang w:val="en-GB"/>
        </w:rPr>
        <w:fldChar w:fldCharType="begin"/>
      </w:r>
      <w:r w:rsidR="00C63EA7" w:rsidRPr="00C81B1C">
        <w:rPr>
          <w:rFonts w:cstheme="minorHAnsi"/>
          <w:lang w:val="en-GB"/>
        </w:rPr>
        <w:instrText xml:space="preserve"> REF BIB_erisman2013 \h \* MERGEFORMAT </w:instrText>
      </w:r>
      <w:r w:rsidR="00C63EA7" w:rsidRPr="00C81B1C">
        <w:rPr>
          <w:rFonts w:cstheme="minorHAnsi"/>
          <w:lang w:val="en-GB"/>
        </w:rPr>
      </w:r>
      <w:r w:rsidR="00C63EA7" w:rsidRPr="00C81B1C">
        <w:rPr>
          <w:rFonts w:cstheme="minorHAnsi"/>
          <w:lang w:val="en-GB"/>
        </w:rPr>
        <w:fldChar w:fldCharType="separate"/>
      </w:r>
      <w:r w:rsidR="007D2B6B" w:rsidRPr="00C81B1C">
        <w:rPr>
          <w:rFonts w:eastAsia="Times New Roman" w:cstheme="minorHAnsi"/>
          <w:iCs/>
          <w:kern w:val="0"/>
          <w:lang w:val="en-GB" w:eastAsia="es-ES"/>
          <w14:ligatures w14:val="none"/>
        </w:rPr>
        <w:t>Erisman</w:t>
      </w:r>
      <w:proofErr w:type="spellEnd"/>
      <w:r w:rsidR="007D2B6B" w:rsidRPr="00C81B1C">
        <w:rPr>
          <w:rFonts w:eastAsia="Times New Roman" w:cstheme="minorHAnsi"/>
          <w:iCs/>
          <w:kern w:val="0"/>
          <w:lang w:val="en-GB" w:eastAsia="es-ES"/>
          <w14:ligatures w14:val="none"/>
        </w:rPr>
        <w:t xml:space="preserve"> et al</w:t>
      </w:r>
      <w:r w:rsidR="007D2B6B" w:rsidRPr="00C81B1C">
        <w:rPr>
          <w:rFonts w:eastAsia="Times New Roman" w:cstheme="minorHAnsi"/>
          <w:iCs/>
          <w:vanish/>
          <w:kern w:val="0"/>
          <w:lang w:val="en-GB" w:eastAsia="es-ES"/>
          <w14:ligatures w14:val="none"/>
        </w:rPr>
        <w:t>., 2013</w:t>
      </w:r>
      <w:r w:rsidR="00C63EA7" w:rsidRPr="00C81B1C">
        <w:rPr>
          <w:rFonts w:cstheme="minorHAnsi"/>
          <w:lang w:val="en-GB"/>
        </w:rPr>
        <w:fldChar w:fldCharType="end"/>
      </w:r>
      <w:r w:rsidR="0058281D">
        <w:rPr>
          <w:rFonts w:cstheme="minorHAnsi"/>
          <w:lang w:val="en-GB"/>
        </w:rPr>
        <w:t>., 2013</w:t>
      </w:r>
      <w:r w:rsidR="00884BD2" w:rsidRPr="00C81B1C">
        <w:rPr>
          <w:rFonts w:cstheme="minorHAnsi"/>
          <w:lang w:val="en-GB"/>
        </w:rPr>
        <w:t>;</w:t>
      </w:r>
      <w:r w:rsidR="00DC4288" w:rsidRPr="00C81B1C">
        <w:rPr>
          <w:rFonts w:cstheme="minorHAnsi"/>
          <w:lang w:val="en-GB"/>
        </w:rPr>
        <w:t xml:space="preserve"> </w:t>
      </w:r>
      <w:r w:rsidR="00C63EA7" w:rsidRPr="00C81B1C">
        <w:rPr>
          <w:rFonts w:cstheme="minorHAnsi"/>
          <w:lang w:val="en-GB"/>
        </w:rPr>
        <w:fldChar w:fldCharType="begin"/>
      </w:r>
      <w:r w:rsidR="00C63EA7" w:rsidRPr="00C81B1C">
        <w:rPr>
          <w:rFonts w:cstheme="minorHAnsi"/>
          <w:lang w:val="en-GB"/>
        </w:rPr>
        <w:instrText xml:space="preserve"> REF BIB_guignard2017 \h \* MERGEFORMAT </w:instrText>
      </w:r>
      <w:r w:rsidR="00C63EA7" w:rsidRPr="00C81B1C">
        <w:rPr>
          <w:rFonts w:cstheme="minorHAnsi"/>
          <w:lang w:val="en-GB"/>
        </w:rPr>
      </w:r>
      <w:r w:rsidR="00C63EA7" w:rsidRPr="00C81B1C">
        <w:rPr>
          <w:rFonts w:cstheme="minorHAnsi"/>
          <w:lang w:val="en-GB"/>
        </w:rPr>
        <w:fldChar w:fldCharType="separate"/>
      </w:r>
      <w:proofErr w:type="spellStart"/>
      <w:r w:rsidR="007D2B6B" w:rsidRPr="00C81B1C">
        <w:rPr>
          <w:rFonts w:eastAsia="Times New Roman" w:cstheme="minorHAnsi"/>
          <w:iCs/>
          <w:kern w:val="0"/>
          <w:lang w:val="en-GB" w:eastAsia="es-ES"/>
          <w14:ligatures w14:val="none"/>
        </w:rPr>
        <w:t>Guignard</w:t>
      </w:r>
      <w:proofErr w:type="spellEnd"/>
      <w:r w:rsidR="007D2B6B" w:rsidRPr="00C81B1C">
        <w:rPr>
          <w:rFonts w:eastAsia="Times New Roman" w:cstheme="minorHAnsi"/>
          <w:iCs/>
          <w:kern w:val="0"/>
          <w:lang w:val="en-GB" w:eastAsia="es-ES"/>
          <w14:ligatures w14:val="none"/>
        </w:rPr>
        <w:t xml:space="preserve"> et al</w:t>
      </w:r>
      <w:r w:rsidR="007D2B6B" w:rsidRPr="00C81B1C">
        <w:rPr>
          <w:rFonts w:eastAsia="Times New Roman" w:cstheme="minorHAnsi"/>
          <w:iCs/>
          <w:vanish/>
          <w:kern w:val="0"/>
          <w:lang w:val="en-GB" w:eastAsia="es-ES"/>
          <w14:ligatures w14:val="none"/>
        </w:rPr>
        <w:t>., 2017</w:t>
      </w:r>
      <w:r w:rsidR="00C63EA7" w:rsidRPr="00C81B1C">
        <w:rPr>
          <w:rFonts w:cstheme="minorHAnsi"/>
          <w:lang w:val="en-GB"/>
        </w:rPr>
        <w:fldChar w:fldCharType="end"/>
      </w:r>
      <w:r w:rsidR="0058281D">
        <w:rPr>
          <w:rFonts w:cstheme="minorHAnsi"/>
          <w:lang w:val="en-GB"/>
        </w:rPr>
        <w:t>., 2017</w:t>
      </w:r>
      <w:r w:rsidR="00C63EA7" w:rsidRPr="00C81B1C">
        <w:rPr>
          <w:rFonts w:cstheme="minorHAnsi"/>
          <w:lang w:val="en-GB"/>
        </w:rPr>
        <w:t>)</w:t>
      </w:r>
      <w:r w:rsidRPr="00C81B1C">
        <w:rPr>
          <w:rFonts w:cstheme="minorHAnsi"/>
          <w:lang w:val="en-GB"/>
        </w:rPr>
        <w:t>.</w:t>
      </w:r>
    </w:p>
    <w:p w14:paraId="122D57B5" w14:textId="0F244FB7" w:rsidR="005A3D5C" w:rsidRPr="00C81B1C" w:rsidRDefault="005A3D5C" w:rsidP="005A3D5C">
      <w:pPr>
        <w:rPr>
          <w:rFonts w:cstheme="minorHAnsi"/>
          <w:lang w:val="en-GB"/>
        </w:rPr>
      </w:pPr>
      <w:r w:rsidRPr="00C81B1C">
        <w:rPr>
          <w:rFonts w:cstheme="minorHAnsi"/>
          <w:lang w:val="en-GB"/>
        </w:rPr>
        <w:t xml:space="preserve">The regional pattern of fertilizer use evolved unevenly (Figure </w:t>
      </w:r>
      <w:r w:rsidR="00884BD2" w:rsidRPr="00C81B1C">
        <w:rPr>
          <w:rFonts w:cstheme="minorHAnsi"/>
          <w:lang w:val="en-GB"/>
        </w:rPr>
        <w:t>5.</w:t>
      </w:r>
      <w:r w:rsidR="00395BF7" w:rsidRPr="00C81B1C">
        <w:rPr>
          <w:rFonts w:cstheme="minorHAnsi"/>
          <w:lang w:val="en-GB"/>
        </w:rPr>
        <w:t>4</w:t>
      </w:r>
      <w:r w:rsidR="00884BD2" w:rsidRPr="00C81B1C">
        <w:rPr>
          <w:rFonts w:cstheme="minorHAnsi"/>
          <w:lang w:val="en-GB"/>
        </w:rPr>
        <w:t xml:space="preserve"> Panel </w:t>
      </w:r>
      <w:r w:rsidRPr="00C81B1C">
        <w:rPr>
          <w:rFonts w:cstheme="minorHAnsi"/>
          <w:lang w:val="en-GB"/>
        </w:rPr>
        <w:t>C). Central America, Mexico, and the Andean region displayed higher nitrogen use per hectare than the regional average by the 1950s, but Brazil’s later catch-up reshaped the pattern. By the end of ISI, the regional average had increased from 7 kg N ha⁻¹ yr⁻¹ in 1947 to 45 kg N ha⁻¹ yr⁻¹ in 1981.</w:t>
      </w:r>
      <w:ins w:id="21" w:author="John Alexander Urrego Mesa" w:date="2026-03-13T13:00:00Z">
        <w:r w:rsidR="00370C4A">
          <w:rPr>
            <w:rStyle w:val="Refdenotaalpie"/>
            <w:rFonts w:cstheme="minorHAnsi"/>
            <w:lang w:val="en-GB"/>
          </w:rPr>
          <w:footnoteReference w:id="4"/>
        </w:r>
      </w:ins>
      <w:r w:rsidRPr="00C81B1C">
        <w:rPr>
          <w:rFonts w:cstheme="minorHAnsi"/>
          <w:lang w:val="en-GB"/>
        </w:rPr>
        <w:t xml:space="preserve"> Mexico and Central America reached around 70 kg N ha⁻¹ yr⁻¹. After the debt crisis, nitrogen use accelerated in Brazil, Argentina, and, to a lesser extent, the Andes. By 2020, Brazil and Argentina had become regional leaders, each reaching roughly 170 kg N ha⁻¹ yr⁻¹</w:t>
      </w:r>
      <w:r w:rsidR="000B7394">
        <w:rPr>
          <w:rFonts w:cstheme="minorHAnsi"/>
          <w:lang w:val="en-GB"/>
        </w:rPr>
        <w:t xml:space="preserve"> </w:t>
      </w:r>
      <w:r w:rsidR="00913EBC" w:rsidRPr="00C81B1C">
        <w:rPr>
          <w:rFonts w:cstheme="minorHAnsi"/>
          <w:lang w:val="en-GB"/>
        </w:rPr>
        <w:t>–</w:t>
      </w:r>
      <w:r w:rsidRPr="00C81B1C">
        <w:rPr>
          <w:rFonts w:cstheme="minorHAnsi"/>
          <w:lang w:val="en-GB"/>
        </w:rPr>
        <w:t>double the Latin American average</w:t>
      </w:r>
      <w:r w:rsidR="00913EBC" w:rsidRPr="00C81B1C">
        <w:rPr>
          <w:rFonts w:cstheme="minorHAnsi"/>
          <w:lang w:val="en-GB"/>
        </w:rPr>
        <w:t xml:space="preserve">– </w:t>
      </w:r>
      <w:r w:rsidRPr="00C81B1C">
        <w:rPr>
          <w:rFonts w:cstheme="minorHAnsi"/>
          <w:lang w:val="en-GB"/>
        </w:rPr>
        <w:t>while Mexico, Central America, and the Andes remained near 85 kg N ha⁻¹ yr⁻¹.</w:t>
      </w:r>
    </w:p>
    <w:p w14:paraId="708A79D7" w14:textId="26076ACC" w:rsidR="005A3D5C" w:rsidRPr="00C81B1C" w:rsidRDefault="005A3D5C" w:rsidP="005A3D5C">
      <w:pPr>
        <w:rPr>
          <w:rFonts w:cstheme="minorHAnsi"/>
          <w:lang w:val="en-GB"/>
        </w:rPr>
      </w:pPr>
      <w:r w:rsidRPr="00C81B1C">
        <w:rPr>
          <w:rFonts w:cstheme="minorHAnsi"/>
          <w:lang w:val="en-GB"/>
        </w:rPr>
        <w:t xml:space="preserve">This trajectory underscores clear differences in timing and geography. Mexico and Central America were early adopters of fertilizer-based intensification, while Brazil and Argentina, as latecomers, ultimately became the main regional drivers. The long-term shift from land expansion to input intensification thus reveals how the drivers of agrarian change evolved over time and across regions, paving the way for an agricultural model increasingly defined by its environmental impacts. Building on this, the next subsection examines agricultural </w:t>
      </w:r>
      <w:r w:rsidR="004B3437" w:rsidRPr="00C81B1C">
        <w:rPr>
          <w:rFonts w:cstheme="minorHAnsi"/>
          <w:lang w:val="en-GB"/>
        </w:rPr>
        <w:t>emissions, focusing</w:t>
      </w:r>
      <w:r w:rsidRPr="00C81B1C">
        <w:rPr>
          <w:rFonts w:cstheme="minorHAnsi"/>
          <w:lang w:val="en-GB"/>
        </w:rPr>
        <w:t xml:space="preserve"> on their regional dynamics and global significance.</w:t>
      </w:r>
    </w:p>
    <w:p w14:paraId="0B712B10" w14:textId="6338AF43" w:rsidR="005A3D5C" w:rsidRPr="00C81B1C" w:rsidRDefault="00884BD2" w:rsidP="004E3C64">
      <w:pPr>
        <w:pStyle w:val="Prrafodelista"/>
        <w:rPr>
          <w:rFonts w:cstheme="minorHAnsi"/>
          <w:b/>
          <w:bCs/>
          <w:lang w:val="en-GB"/>
        </w:rPr>
      </w:pPr>
      <w:r w:rsidRPr="00C81B1C">
        <w:rPr>
          <w:rFonts w:cstheme="minorHAnsi"/>
          <w:b/>
          <w:bCs/>
          <w:lang w:val="en-GB"/>
        </w:rPr>
        <w:t xml:space="preserve">4.2 </w:t>
      </w:r>
      <w:r w:rsidR="005A3D5C" w:rsidRPr="00C81B1C">
        <w:rPr>
          <w:rFonts w:cstheme="minorHAnsi"/>
          <w:b/>
          <w:bCs/>
          <w:lang w:val="en-GB"/>
        </w:rPr>
        <w:t>Agricultural Emissions in Latin America: Regional Dynamics and Global Significance</w:t>
      </w:r>
    </w:p>
    <w:p w14:paraId="0F8DC554" w14:textId="5713AF17" w:rsidR="005A3D5C" w:rsidRPr="00C81B1C" w:rsidRDefault="005A3D5C" w:rsidP="005A3D5C">
      <w:pPr>
        <w:rPr>
          <w:rFonts w:cstheme="minorHAnsi"/>
          <w:lang w:val="en-GB"/>
        </w:rPr>
      </w:pPr>
      <w:r w:rsidRPr="00C81B1C">
        <w:rPr>
          <w:rFonts w:cstheme="minorHAnsi"/>
          <w:lang w:val="en-GB"/>
        </w:rPr>
        <w:t xml:space="preserve">Within the broader discussion of global emissions, agricultural activities occupy a central place in Latin America. When cumulative greenhouse gas (GHG) emissions per capita are considered, the region reaches levels comparable to those of Western Europe, largely due to emissions from land-use change </w:t>
      </w:r>
      <w:r w:rsidR="00C63EA7" w:rsidRPr="00C81B1C">
        <w:rPr>
          <w:rFonts w:cstheme="minorHAnsi"/>
          <w:lang w:val="en-GB"/>
        </w:rPr>
        <w:t>(</w:t>
      </w:r>
      <w:r w:rsidR="00C63EA7" w:rsidRPr="00C81B1C">
        <w:rPr>
          <w:rFonts w:cstheme="minorHAnsi"/>
          <w:lang w:val="en-GB"/>
        </w:rPr>
        <w:fldChar w:fldCharType="begin"/>
      </w:r>
      <w:r w:rsidR="00C63EA7" w:rsidRPr="00C81B1C">
        <w:rPr>
          <w:rFonts w:cstheme="minorHAnsi"/>
          <w:lang w:val="en-GB"/>
        </w:rPr>
        <w:instrText xml:space="preserve"> REF BIB_ipcc2023 \h \* MERGEFORMAT </w:instrText>
      </w:r>
      <w:r w:rsidR="00C63EA7" w:rsidRPr="00C81B1C">
        <w:rPr>
          <w:rFonts w:cstheme="minorHAnsi"/>
          <w:lang w:val="en-GB"/>
        </w:rPr>
      </w:r>
      <w:r w:rsidR="00C63EA7" w:rsidRPr="00C81B1C">
        <w:rPr>
          <w:rFonts w:cstheme="minorHAnsi"/>
          <w:lang w:val="en-GB"/>
        </w:rPr>
        <w:fldChar w:fldCharType="separate"/>
      </w:r>
      <w:r w:rsidR="007D2B6B" w:rsidRPr="00C81B1C">
        <w:rPr>
          <w:rFonts w:eastAsia="Times New Roman" w:cstheme="minorHAnsi"/>
          <w:iCs/>
          <w:kern w:val="0"/>
          <w:lang w:val="en-GB" w:eastAsia="es-ES"/>
          <w14:ligatures w14:val="none"/>
        </w:rPr>
        <w:t>IPCC,</w:t>
      </w:r>
      <w:r w:rsidR="000B7394">
        <w:rPr>
          <w:rFonts w:eastAsia="Times New Roman" w:cstheme="minorHAnsi"/>
          <w:iCs/>
          <w:kern w:val="0"/>
          <w:lang w:val="en-GB" w:eastAsia="es-ES"/>
          <w14:ligatures w14:val="none"/>
        </w:rPr>
        <w:t>2023</w:t>
      </w:r>
      <w:r w:rsidR="007D2B6B" w:rsidRPr="00C81B1C">
        <w:rPr>
          <w:rFonts w:eastAsia="Times New Roman" w:cstheme="minorHAnsi"/>
          <w:iCs/>
          <w:kern w:val="0"/>
          <w:lang w:val="en-GB" w:eastAsia="es-ES"/>
          <w14:ligatures w14:val="none"/>
        </w:rPr>
        <w:t xml:space="preserve"> </w:t>
      </w:r>
      <w:r w:rsidR="007D2B6B" w:rsidRPr="00C81B1C">
        <w:rPr>
          <w:rFonts w:eastAsia="Times New Roman" w:cstheme="minorHAnsi"/>
          <w:iCs/>
          <w:vanish/>
          <w:kern w:val="0"/>
          <w:lang w:val="en-GB" w:eastAsia="es-ES"/>
          <w14:ligatures w14:val="none"/>
        </w:rPr>
        <w:t>2023</w:t>
      </w:r>
      <w:r w:rsidR="00C63EA7" w:rsidRPr="00C81B1C">
        <w:rPr>
          <w:rFonts w:cstheme="minorHAnsi"/>
          <w:lang w:val="en-GB"/>
        </w:rPr>
        <w:fldChar w:fldCharType="end"/>
      </w:r>
      <w:r w:rsidR="00C63EA7" w:rsidRPr="00C81B1C">
        <w:rPr>
          <w:rFonts w:cstheme="minorHAnsi"/>
          <w:lang w:val="en-GB"/>
        </w:rPr>
        <w:t>)</w:t>
      </w:r>
      <w:r w:rsidRPr="00C81B1C">
        <w:rPr>
          <w:rFonts w:cstheme="minorHAnsi"/>
          <w:lang w:val="en-GB"/>
        </w:rPr>
        <w:t>.</w:t>
      </w:r>
    </w:p>
    <w:p w14:paraId="4CD7EA0D" w14:textId="616174C6" w:rsidR="005A3D5C" w:rsidRPr="00C81B1C" w:rsidRDefault="005A3D5C" w:rsidP="005A3D5C">
      <w:pPr>
        <w:rPr>
          <w:rFonts w:cstheme="minorHAnsi"/>
          <w:lang w:val="en-GB"/>
        </w:rPr>
      </w:pPr>
      <w:r w:rsidRPr="00C81B1C">
        <w:rPr>
          <w:rFonts w:cstheme="minorHAnsi"/>
          <w:lang w:val="en-GB"/>
        </w:rPr>
        <w:t xml:space="preserve">Figure </w:t>
      </w:r>
      <w:r w:rsidR="00390ED6" w:rsidRPr="00C81B1C">
        <w:rPr>
          <w:rFonts w:cstheme="minorHAnsi"/>
          <w:lang w:val="en-GB"/>
        </w:rPr>
        <w:t>5.</w:t>
      </w:r>
      <w:r w:rsidR="006E3349" w:rsidRPr="00C81B1C">
        <w:rPr>
          <w:rFonts w:cstheme="minorHAnsi"/>
          <w:lang w:val="en-GB"/>
        </w:rPr>
        <w:t>5</w:t>
      </w:r>
      <w:r w:rsidR="00390ED6" w:rsidRPr="00C81B1C">
        <w:rPr>
          <w:rFonts w:cstheme="minorHAnsi"/>
          <w:lang w:val="en-GB"/>
        </w:rPr>
        <w:t xml:space="preserve"> Panel </w:t>
      </w:r>
      <w:r w:rsidRPr="00C81B1C">
        <w:rPr>
          <w:rFonts w:cstheme="minorHAnsi"/>
          <w:lang w:val="en-GB"/>
        </w:rPr>
        <w:t>A shows that agricultural emissions have accounted for more than 70 % of cumulative emissions in Latin America since the mid-</w:t>
      </w:r>
      <w:r w:rsidR="00390ED6" w:rsidRPr="00C81B1C">
        <w:rPr>
          <w:rFonts w:cstheme="minorHAnsi"/>
          <w:lang w:val="en-GB"/>
        </w:rPr>
        <w:t>19</w:t>
      </w:r>
      <w:r w:rsidR="00390ED6" w:rsidRPr="00C81B1C">
        <w:rPr>
          <w:rFonts w:cstheme="minorHAnsi"/>
          <w:vertAlign w:val="superscript"/>
          <w:lang w:val="en-GB"/>
        </w:rPr>
        <w:t>th</w:t>
      </w:r>
      <w:r w:rsidR="00390ED6" w:rsidRPr="00C81B1C">
        <w:rPr>
          <w:rFonts w:cstheme="minorHAnsi"/>
          <w:lang w:val="en-GB"/>
        </w:rPr>
        <w:t xml:space="preserve"> </w:t>
      </w:r>
      <w:r w:rsidRPr="00C81B1C">
        <w:rPr>
          <w:rFonts w:cstheme="minorHAnsi"/>
          <w:lang w:val="en-GB"/>
        </w:rPr>
        <w:t>century. Among these, those generated by land-use change (LUC), primarily from deforestation, stand out, representing more than half of total cumulative emissions. Annual LUC emissions remained higher than those from other sources</w:t>
      </w:r>
      <w:r w:rsidR="000B7394">
        <w:rPr>
          <w:rFonts w:cstheme="minorHAnsi"/>
          <w:lang w:val="en-GB"/>
        </w:rPr>
        <w:t xml:space="preserve"> </w:t>
      </w:r>
      <w:r w:rsidR="00390ED6" w:rsidRPr="00C81B1C">
        <w:rPr>
          <w:rFonts w:cstheme="minorHAnsi"/>
          <w:lang w:val="en-GB"/>
        </w:rPr>
        <w:t>–</w:t>
      </w:r>
      <w:r w:rsidRPr="00C81B1C">
        <w:rPr>
          <w:rFonts w:cstheme="minorHAnsi"/>
          <w:lang w:val="en-GB"/>
        </w:rPr>
        <w:t>mainly fossil fuels</w:t>
      </w:r>
      <w:r w:rsidR="00390ED6" w:rsidRPr="00C81B1C">
        <w:rPr>
          <w:rFonts w:cstheme="minorHAnsi"/>
          <w:lang w:val="en-GB"/>
        </w:rPr>
        <w:t xml:space="preserve">– </w:t>
      </w:r>
      <w:r w:rsidRPr="00C81B1C">
        <w:rPr>
          <w:rFonts w:cstheme="minorHAnsi"/>
          <w:lang w:val="en-GB"/>
        </w:rPr>
        <w:t xml:space="preserve">between 1850 and 2005, peaking at 3 Gt </w:t>
      </w:r>
      <w:proofErr w:type="spellStart"/>
      <w:r w:rsidRPr="00C81B1C">
        <w:rPr>
          <w:rFonts w:cstheme="minorHAnsi"/>
          <w:lang w:val="en-GB"/>
        </w:rPr>
        <w:t>CO₂eq</w:t>
      </w:r>
      <w:proofErr w:type="spellEnd"/>
      <w:r w:rsidRPr="00C81B1C">
        <w:rPr>
          <w:rFonts w:cstheme="minorHAnsi"/>
          <w:lang w:val="en-GB"/>
        </w:rPr>
        <w:t xml:space="preserve"> in 2003 (Figure </w:t>
      </w:r>
      <w:r w:rsidR="00390ED6" w:rsidRPr="00C81B1C">
        <w:rPr>
          <w:rFonts w:cstheme="minorHAnsi"/>
          <w:lang w:val="en-GB"/>
        </w:rPr>
        <w:t>5.</w:t>
      </w:r>
      <w:r w:rsidR="006E3349" w:rsidRPr="00C81B1C">
        <w:rPr>
          <w:rFonts w:cstheme="minorHAnsi"/>
          <w:lang w:val="en-GB"/>
        </w:rPr>
        <w:t>5</w:t>
      </w:r>
      <w:r w:rsidR="00390ED6" w:rsidRPr="00C81B1C">
        <w:rPr>
          <w:rFonts w:cstheme="minorHAnsi"/>
          <w:lang w:val="en-GB"/>
        </w:rPr>
        <w:t xml:space="preserve"> Panel </w:t>
      </w:r>
      <w:r w:rsidRPr="00C81B1C">
        <w:rPr>
          <w:rFonts w:cstheme="minorHAnsi"/>
          <w:lang w:val="en-GB"/>
        </w:rPr>
        <w:t>B). Afterward, fossil-fuel emissions surpassed LUC, but other agricultural sources related to intensification continued to grow.</w:t>
      </w:r>
    </w:p>
    <w:p w14:paraId="76C82853" w14:textId="06011822" w:rsidR="005A3D5C" w:rsidRPr="00C81B1C" w:rsidRDefault="005A3D5C" w:rsidP="005A3D5C">
      <w:pPr>
        <w:rPr>
          <w:rFonts w:cstheme="minorHAnsi"/>
          <w:lang w:val="en-GB"/>
        </w:rPr>
      </w:pPr>
      <w:r w:rsidRPr="00C81B1C">
        <w:rPr>
          <w:rFonts w:cstheme="minorHAnsi"/>
          <w:lang w:val="en-GB"/>
        </w:rPr>
        <w:t xml:space="preserve">Three main phases can be distinguished. First, from the late </w:t>
      </w:r>
      <w:r w:rsidR="00196AEC" w:rsidRPr="00C81B1C">
        <w:rPr>
          <w:rFonts w:cstheme="minorHAnsi"/>
          <w:lang w:val="en-GB"/>
        </w:rPr>
        <w:t>19</w:t>
      </w:r>
      <w:r w:rsidR="00196AEC" w:rsidRPr="00C81B1C">
        <w:rPr>
          <w:rFonts w:cstheme="minorHAnsi"/>
          <w:vertAlign w:val="superscript"/>
          <w:lang w:val="en-GB"/>
        </w:rPr>
        <w:t>th</w:t>
      </w:r>
      <w:r w:rsidR="00196AEC" w:rsidRPr="00C81B1C">
        <w:rPr>
          <w:rFonts w:cstheme="minorHAnsi"/>
          <w:lang w:val="en-GB"/>
        </w:rPr>
        <w:t xml:space="preserve"> </w:t>
      </w:r>
      <w:r w:rsidRPr="00C81B1C">
        <w:rPr>
          <w:rFonts w:cstheme="minorHAnsi"/>
          <w:lang w:val="en-GB"/>
        </w:rPr>
        <w:t xml:space="preserve">century through the Great Depression, LUC emissions increased from 0.2 Gt </w:t>
      </w:r>
      <w:proofErr w:type="spellStart"/>
      <w:r w:rsidRPr="00C81B1C">
        <w:rPr>
          <w:rFonts w:cstheme="minorHAnsi"/>
          <w:lang w:val="en-GB"/>
        </w:rPr>
        <w:t>CO₂eq</w:t>
      </w:r>
      <w:proofErr w:type="spellEnd"/>
      <w:r w:rsidRPr="00C81B1C">
        <w:rPr>
          <w:rFonts w:cstheme="minorHAnsi"/>
          <w:lang w:val="en-GB"/>
        </w:rPr>
        <w:t xml:space="preserve"> in 1870 to 1 Gt in 1930, accounting for about 75% of total regional emissions. Second, during the ISI (1946–1981), they rose further to 1.6 Gt </w:t>
      </w:r>
      <w:proofErr w:type="spellStart"/>
      <w:r w:rsidRPr="00C81B1C">
        <w:rPr>
          <w:rFonts w:cstheme="minorHAnsi"/>
          <w:lang w:val="en-GB"/>
        </w:rPr>
        <w:t>CO₂eq</w:t>
      </w:r>
      <w:proofErr w:type="spellEnd"/>
      <w:r w:rsidRPr="00C81B1C">
        <w:rPr>
          <w:rFonts w:cstheme="minorHAnsi"/>
          <w:lang w:val="en-GB"/>
        </w:rPr>
        <w:t xml:space="preserve">, but their relative share declined to 47% as industrialization increased fossil-fuel and non-CO₂ agricultural emissions, mainly methane (CH₄) and nitrous oxide (N₂O) from livestock and fertilizer use. Third, after 1985, another wave of LUC emissions occurred: between 1985 and 2022 they averaged 2 Gt </w:t>
      </w:r>
      <w:proofErr w:type="spellStart"/>
      <w:r w:rsidRPr="00C81B1C">
        <w:rPr>
          <w:rFonts w:cstheme="minorHAnsi"/>
          <w:lang w:val="en-GB"/>
        </w:rPr>
        <w:t>CO₂eq</w:t>
      </w:r>
      <w:proofErr w:type="spellEnd"/>
      <w:r w:rsidRPr="00C81B1C">
        <w:rPr>
          <w:rFonts w:cstheme="minorHAnsi"/>
          <w:lang w:val="en-GB"/>
        </w:rPr>
        <w:t xml:space="preserve"> per year, but their share fell to 28% by 2022 as other agricultural sources reached 1 Gt </w:t>
      </w:r>
      <w:proofErr w:type="spellStart"/>
      <w:r w:rsidRPr="00C81B1C">
        <w:rPr>
          <w:rFonts w:cstheme="minorHAnsi"/>
          <w:lang w:val="en-GB"/>
        </w:rPr>
        <w:t>CO₂eq</w:t>
      </w:r>
      <w:proofErr w:type="spellEnd"/>
      <w:r w:rsidRPr="00C81B1C">
        <w:rPr>
          <w:rFonts w:cstheme="minorHAnsi"/>
          <w:lang w:val="en-GB"/>
        </w:rPr>
        <w:t xml:space="preserve"> and 22% of total emissions. Agriculture therefore remains a leading source of CO₂-equivalent emissions in the region.</w:t>
      </w:r>
    </w:p>
    <w:p w14:paraId="373B9742" w14:textId="16D551F6" w:rsidR="006E3349" w:rsidRPr="00C81B1C" w:rsidRDefault="005A3D5C" w:rsidP="005A3D5C">
      <w:pPr>
        <w:rPr>
          <w:rFonts w:cstheme="minorHAnsi"/>
          <w:lang w:val="en-GB"/>
        </w:rPr>
      </w:pPr>
      <w:r w:rsidRPr="00C81B1C">
        <w:rPr>
          <w:rFonts w:cstheme="minorHAnsi"/>
          <w:lang w:val="en-GB"/>
        </w:rPr>
        <w:lastRenderedPageBreak/>
        <w:t xml:space="preserve">The carbon-rich character of Latin America’s forests amplifies the scale of emissions. Regionally, Figure </w:t>
      </w:r>
      <w:r w:rsidR="00196AEC" w:rsidRPr="00C81B1C">
        <w:rPr>
          <w:rFonts w:cstheme="minorHAnsi"/>
          <w:lang w:val="en-GB"/>
        </w:rPr>
        <w:t>5.</w:t>
      </w:r>
      <w:r w:rsidR="006E55F3" w:rsidRPr="00C81B1C">
        <w:rPr>
          <w:rFonts w:cstheme="minorHAnsi"/>
          <w:lang w:val="en-GB"/>
        </w:rPr>
        <w:t>5</w:t>
      </w:r>
      <w:r w:rsidR="00196AEC" w:rsidRPr="00C81B1C">
        <w:rPr>
          <w:rFonts w:cstheme="minorHAnsi"/>
          <w:lang w:val="en-GB"/>
        </w:rPr>
        <w:t xml:space="preserve"> Panel </w:t>
      </w:r>
      <w:r w:rsidR="006E55F3" w:rsidRPr="00C81B1C">
        <w:rPr>
          <w:rFonts w:cstheme="minorHAnsi"/>
          <w:lang w:val="en-GB"/>
        </w:rPr>
        <w:t>C</w:t>
      </w:r>
      <w:r w:rsidRPr="00C81B1C">
        <w:rPr>
          <w:rFonts w:cstheme="minorHAnsi"/>
          <w:lang w:val="en-GB"/>
        </w:rPr>
        <w:t xml:space="preserve"> shows that at least half of cumulative emissions from deforestation and land-use change between 1850 and 2010 originated in Brazil, underscoring its central role in shaping the region’s extensive growth model. Brazil also accounts for more than half of the region’s nitrogen and phosphorus consumption, reflecting the parallel advance of intensification. Although smaller in absolute terms, the Andean and Central American regions contributed about 20 % of total emissions, illustrating how long-term extensification under tropical-forest conditions generates high per-hectare emissions.</w:t>
      </w:r>
    </w:p>
    <w:p w14:paraId="6EB6681E" w14:textId="21B1A172" w:rsidR="00B23884" w:rsidRDefault="00B23884" w:rsidP="00B23884">
      <w:pPr>
        <w:pStyle w:val="NormalWeb"/>
        <w:rPr>
          <w:rFonts w:asciiTheme="minorHAnsi" w:hAnsiTheme="minorHAnsi" w:cstheme="minorHAnsi"/>
          <w:sz w:val="22"/>
          <w:szCs w:val="22"/>
          <w:lang w:val="es-ES"/>
        </w:rPr>
      </w:pPr>
      <w:r w:rsidRPr="00C81B1C">
        <w:rPr>
          <w:rFonts w:asciiTheme="minorHAnsi" w:hAnsiTheme="minorHAnsi" w:cstheme="minorHAnsi"/>
          <w:noProof/>
          <w:sz w:val="22"/>
          <w:szCs w:val="22"/>
        </w:rPr>
        <w:drawing>
          <wp:inline distT="0" distB="0" distL="0" distR="0" wp14:anchorId="26BE5457" wp14:editId="07A38095">
            <wp:extent cx="5400040" cy="2828290"/>
            <wp:effectExtent l="0" t="0" r="0" b="0"/>
            <wp:docPr id="1002676057" name="Imagen 8"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6057" name="Imagen 8" descr="Gráfico&#10;&#10;El contenido generado por IA puede ser incorrecto."/>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6898"/>
                    <a:stretch>
                      <a:fillRect/>
                    </a:stretch>
                  </pic:blipFill>
                  <pic:spPr bwMode="auto">
                    <a:xfrm>
                      <a:off x="0" y="0"/>
                      <a:ext cx="5400040" cy="2828290"/>
                    </a:xfrm>
                    <a:prstGeom prst="rect">
                      <a:avLst/>
                    </a:prstGeom>
                    <a:noFill/>
                    <a:ln>
                      <a:noFill/>
                    </a:ln>
                    <a:extLst>
                      <a:ext uri="{53640926-AAD7-44D8-BBD7-CCE9431645EC}">
                        <a14:shadowObscured xmlns:a14="http://schemas.microsoft.com/office/drawing/2010/main"/>
                      </a:ext>
                    </a:extLst>
                  </pic:spPr>
                </pic:pic>
              </a:graphicData>
            </a:graphic>
          </wp:inline>
        </w:drawing>
      </w:r>
    </w:p>
    <w:p w14:paraId="3B0F8EC4" w14:textId="77777777" w:rsidR="00071B14" w:rsidRPr="00C81B1C" w:rsidRDefault="00071B14" w:rsidP="00071B14">
      <w:pPr>
        <w:pStyle w:val="Descripcin"/>
        <w:keepNext/>
        <w:jc w:val="center"/>
        <w:rPr>
          <w:rFonts w:cstheme="minorHAnsi"/>
          <w:sz w:val="22"/>
          <w:szCs w:val="22"/>
          <w:lang w:val="en-GB"/>
        </w:rPr>
      </w:pPr>
      <w:r w:rsidRPr="00C81B1C">
        <w:rPr>
          <w:rFonts w:cstheme="minorHAnsi"/>
          <w:sz w:val="22"/>
          <w:szCs w:val="22"/>
          <w:lang w:val="en-GB"/>
        </w:rPr>
        <w:t xml:space="preserve">Figure </w:t>
      </w:r>
      <w:r w:rsidRPr="00C81B1C">
        <w:rPr>
          <w:rFonts w:cstheme="minorHAnsi"/>
          <w:sz w:val="22"/>
          <w:szCs w:val="22"/>
        </w:rPr>
        <w:fldChar w:fldCharType="begin"/>
      </w:r>
      <w:r w:rsidRPr="00C81B1C">
        <w:rPr>
          <w:rFonts w:cstheme="minorHAnsi"/>
          <w:sz w:val="22"/>
          <w:szCs w:val="22"/>
          <w:lang w:val="en-GB"/>
        </w:rPr>
        <w:instrText xml:space="preserve"> SEQ Figure \* ARABIC </w:instrText>
      </w:r>
      <w:r w:rsidRPr="00C81B1C">
        <w:rPr>
          <w:rFonts w:cstheme="minorHAnsi"/>
          <w:sz w:val="22"/>
          <w:szCs w:val="22"/>
        </w:rPr>
        <w:fldChar w:fldCharType="separate"/>
      </w:r>
      <w:r w:rsidRPr="00C81B1C">
        <w:rPr>
          <w:rFonts w:cstheme="minorHAnsi"/>
          <w:noProof/>
          <w:sz w:val="22"/>
          <w:szCs w:val="22"/>
          <w:lang w:val="en-GB"/>
        </w:rPr>
        <w:t>5</w:t>
      </w:r>
      <w:r w:rsidRPr="00C81B1C">
        <w:rPr>
          <w:rFonts w:cstheme="minorHAnsi"/>
          <w:sz w:val="22"/>
          <w:szCs w:val="22"/>
        </w:rPr>
        <w:fldChar w:fldCharType="end"/>
      </w:r>
      <w:r w:rsidRPr="00C81B1C">
        <w:rPr>
          <w:rFonts w:cstheme="minorHAnsi"/>
          <w:sz w:val="22"/>
          <w:szCs w:val="22"/>
          <w:lang w:val="en-US"/>
        </w:rPr>
        <w:t>.5</w:t>
      </w:r>
      <w:r w:rsidRPr="00C81B1C">
        <w:rPr>
          <w:rFonts w:cstheme="minorHAnsi"/>
          <w:sz w:val="22"/>
          <w:szCs w:val="22"/>
          <w:lang w:val="en-GB"/>
        </w:rPr>
        <w:t>: Agricultural emission in Latin America: regional and global contributions</w:t>
      </w:r>
    </w:p>
    <w:p w14:paraId="390ED660" w14:textId="319791B3" w:rsidR="004E3C64" w:rsidRPr="00C81B1C" w:rsidRDefault="004E3C64" w:rsidP="00B23884">
      <w:pPr>
        <w:pStyle w:val="NormalWeb"/>
        <w:rPr>
          <w:rFonts w:asciiTheme="minorHAnsi" w:hAnsiTheme="minorHAnsi" w:cstheme="minorHAnsi"/>
          <w:sz w:val="20"/>
          <w:szCs w:val="20"/>
          <w:lang w:val="en-US"/>
        </w:rPr>
      </w:pPr>
      <w:r w:rsidRPr="00C81B1C">
        <w:rPr>
          <w:rFonts w:asciiTheme="minorHAnsi" w:hAnsiTheme="minorHAnsi" w:cstheme="minorHAnsi"/>
          <w:b/>
          <w:bCs/>
          <w:sz w:val="20"/>
          <w:szCs w:val="20"/>
          <w:lang w:val="en-GB"/>
        </w:rPr>
        <w:t xml:space="preserve">Source: </w:t>
      </w:r>
      <w:r w:rsidRPr="00C81B1C">
        <w:rPr>
          <w:rFonts w:asciiTheme="minorHAnsi" w:hAnsiTheme="minorHAnsi" w:cstheme="minorHAnsi"/>
          <w:sz w:val="20"/>
          <w:szCs w:val="20"/>
          <w:lang w:val="en-GB"/>
        </w:rPr>
        <w:t>our own data, see section 2 for details.</w:t>
      </w:r>
    </w:p>
    <w:p w14:paraId="18B36350" w14:textId="3EFD7AC9" w:rsidR="005A3D5C" w:rsidRPr="00C81B1C" w:rsidRDefault="005A3D5C" w:rsidP="005A3D5C">
      <w:pPr>
        <w:rPr>
          <w:rFonts w:cstheme="minorHAnsi"/>
          <w:lang w:val="en-GB"/>
        </w:rPr>
      </w:pPr>
      <w:r w:rsidRPr="00C81B1C">
        <w:rPr>
          <w:rFonts w:cstheme="minorHAnsi"/>
          <w:lang w:val="en-GB"/>
        </w:rPr>
        <w:t xml:space="preserve">This weight of agricultural emissions is particularly striking in global perspective. While fossil fuels have dominated most regions, in Latin America deforestation and related agrarian processes remained the main sources of GHGs well into the </w:t>
      </w:r>
      <w:r w:rsidR="009C6B7B" w:rsidRPr="00C81B1C">
        <w:rPr>
          <w:rFonts w:cstheme="minorHAnsi"/>
          <w:lang w:val="en-GB"/>
        </w:rPr>
        <w:t>21</w:t>
      </w:r>
      <w:r w:rsidR="009C6B7B" w:rsidRPr="00C81B1C">
        <w:rPr>
          <w:rFonts w:cstheme="minorHAnsi"/>
          <w:vertAlign w:val="superscript"/>
          <w:lang w:val="en-GB"/>
        </w:rPr>
        <w:t>st</w:t>
      </w:r>
      <w:r w:rsidRPr="00C81B1C">
        <w:rPr>
          <w:rFonts w:cstheme="minorHAnsi"/>
          <w:lang w:val="en-GB"/>
        </w:rPr>
        <w:t xml:space="preserve"> century. The relative importance of agricultural emissions is much higher than the global average and far greater than in regions such as Western Europe, where forests are less extensive and carbon-dense and fossil-fuel use historically higher (Figure </w:t>
      </w:r>
      <w:r w:rsidR="009C6B7B" w:rsidRPr="00C81B1C">
        <w:rPr>
          <w:rFonts w:cstheme="minorHAnsi"/>
          <w:lang w:val="en-GB"/>
        </w:rPr>
        <w:t>5.</w:t>
      </w:r>
      <w:r w:rsidR="00E2683E" w:rsidRPr="00C81B1C">
        <w:rPr>
          <w:rFonts w:cstheme="minorHAnsi"/>
          <w:lang w:val="en-GB"/>
        </w:rPr>
        <w:t>5</w:t>
      </w:r>
      <w:r w:rsidR="009C6B7B" w:rsidRPr="00C81B1C">
        <w:rPr>
          <w:rFonts w:cstheme="minorHAnsi"/>
          <w:lang w:val="en-GB"/>
        </w:rPr>
        <w:t xml:space="preserve"> Panel </w:t>
      </w:r>
      <w:r w:rsidR="006E55F3" w:rsidRPr="00C81B1C">
        <w:rPr>
          <w:rFonts w:cstheme="minorHAnsi"/>
          <w:lang w:val="en-GB"/>
        </w:rPr>
        <w:t>D</w:t>
      </w:r>
      <w:r w:rsidRPr="00C81B1C">
        <w:rPr>
          <w:rFonts w:cstheme="minorHAnsi"/>
          <w:lang w:val="en-GB"/>
        </w:rPr>
        <w:t>).</w:t>
      </w:r>
    </w:p>
    <w:p w14:paraId="43A6C997" w14:textId="7423C51A" w:rsidR="00605C14" w:rsidRPr="00C81B1C" w:rsidRDefault="005A3D5C" w:rsidP="005A3D5C">
      <w:pPr>
        <w:rPr>
          <w:rFonts w:eastAsia="Times New Roman" w:cstheme="minorHAnsi"/>
          <w:noProof/>
          <w:kern w:val="0"/>
          <w:lang w:val="en-GB" w:eastAsia="ca-ES"/>
          <w14:ligatures w14:val="none"/>
        </w:rPr>
      </w:pPr>
      <w:r w:rsidRPr="00C81B1C">
        <w:rPr>
          <w:rFonts w:cstheme="minorHAnsi"/>
          <w:lang w:val="en-GB"/>
        </w:rPr>
        <w:t>Why does Latin American land-use change weigh so heavily in regional and global emissions? We argue that this does not necessarily imply that agrarian practices in the region are</w:t>
      </w:r>
      <w:r w:rsidR="00ED0127" w:rsidRPr="00C81B1C">
        <w:rPr>
          <w:rFonts w:cstheme="minorHAnsi"/>
          <w:lang w:val="en-GB"/>
        </w:rPr>
        <w:t xml:space="preserve"> intrinsically dirtier </w:t>
      </w:r>
      <w:r w:rsidRPr="00C81B1C">
        <w:rPr>
          <w:rFonts w:cstheme="minorHAnsi"/>
          <w:lang w:val="en-GB"/>
        </w:rPr>
        <w:t>than elsewhere. Rather, their higher relative weight reflects both timing and environmental context. That is temporal penalty and an environmental penalty.</w:t>
      </w:r>
    </w:p>
    <w:p w14:paraId="0CDB95F1" w14:textId="09401C46" w:rsidR="00E2683E" w:rsidRPr="00C81B1C" w:rsidRDefault="005A3D5C" w:rsidP="005A3D5C">
      <w:pPr>
        <w:rPr>
          <w:rFonts w:cstheme="minorHAnsi"/>
          <w:lang w:val="en-GB"/>
        </w:rPr>
      </w:pPr>
      <w:r w:rsidRPr="00C81B1C">
        <w:rPr>
          <w:rFonts w:cstheme="minorHAnsi"/>
          <w:lang w:val="en-GB"/>
        </w:rPr>
        <w:t>The temporal penalty arises because regions that retained a high share of forest cover prior to trade integration in the late 19</w:t>
      </w:r>
      <w:r w:rsidRPr="00C81B1C">
        <w:rPr>
          <w:rFonts w:cstheme="minorHAnsi"/>
          <w:vertAlign w:val="superscript"/>
          <w:lang w:val="en-GB"/>
        </w:rPr>
        <w:t>th</w:t>
      </w:r>
      <w:r w:rsidR="009C6B7B" w:rsidRPr="00C81B1C">
        <w:rPr>
          <w:rFonts w:cstheme="minorHAnsi"/>
          <w:lang w:val="en-GB"/>
        </w:rPr>
        <w:t xml:space="preserve"> </w:t>
      </w:r>
      <w:r w:rsidRPr="00C81B1C">
        <w:rPr>
          <w:rFonts w:cstheme="minorHAnsi"/>
          <w:lang w:val="en-GB"/>
        </w:rPr>
        <w:t>century</w:t>
      </w:r>
      <w:r w:rsidR="000B7394">
        <w:rPr>
          <w:rFonts w:cstheme="minorHAnsi"/>
          <w:lang w:val="en-GB"/>
        </w:rPr>
        <w:t xml:space="preserve"> </w:t>
      </w:r>
      <w:r w:rsidR="009C6B7B" w:rsidRPr="00C81B1C">
        <w:rPr>
          <w:rFonts w:cstheme="minorHAnsi"/>
          <w:lang w:val="en-GB"/>
        </w:rPr>
        <w:t>–</w:t>
      </w:r>
      <w:r w:rsidRPr="00C81B1C">
        <w:rPr>
          <w:rFonts w:cstheme="minorHAnsi"/>
          <w:lang w:val="en-GB"/>
        </w:rPr>
        <w:t>such as Latin America and Southeast Asia</w:t>
      </w:r>
      <w:r w:rsidR="009C6B7B" w:rsidRPr="00C81B1C">
        <w:rPr>
          <w:rFonts w:cstheme="minorHAnsi"/>
          <w:lang w:val="en-GB"/>
        </w:rPr>
        <w:t>–</w:t>
      </w:r>
      <w:r w:rsidR="000B7394">
        <w:rPr>
          <w:rFonts w:cstheme="minorHAnsi"/>
          <w:lang w:val="en-GB"/>
        </w:rPr>
        <w:t xml:space="preserve"> </w:t>
      </w:r>
      <w:r w:rsidRPr="00C81B1C">
        <w:rPr>
          <w:rFonts w:cstheme="minorHAnsi"/>
          <w:lang w:val="en-GB"/>
        </w:rPr>
        <w:t xml:space="preserve">show higher cumulative agricultural emissions (1850–2020) than areas that converted forests earlier, like Europe (Figure </w:t>
      </w:r>
      <w:r w:rsidR="005534DA" w:rsidRPr="00C81B1C">
        <w:rPr>
          <w:rFonts w:cstheme="minorHAnsi"/>
          <w:lang w:val="en-GB"/>
        </w:rPr>
        <w:t>5.</w:t>
      </w:r>
      <w:r w:rsidR="0064626B" w:rsidRPr="00C81B1C">
        <w:rPr>
          <w:rFonts w:cstheme="minorHAnsi"/>
          <w:lang w:val="en-GB"/>
        </w:rPr>
        <w:t>6</w:t>
      </w:r>
      <w:r w:rsidR="009C6B7B" w:rsidRPr="00C81B1C">
        <w:rPr>
          <w:rFonts w:cstheme="minorHAnsi"/>
          <w:lang w:val="en-GB"/>
        </w:rPr>
        <w:t xml:space="preserve"> Panel </w:t>
      </w:r>
      <w:r w:rsidRPr="00C81B1C">
        <w:rPr>
          <w:rFonts w:cstheme="minorHAnsi"/>
          <w:lang w:val="en-GB"/>
        </w:rPr>
        <w:t xml:space="preserve">A). This is also true for regions with low forest endowment (e.g., the Middle East, Central Asia, or North Africa) which refers to the environmental penalty, but let’s illustrate this at regional level in Latin America. The environmental penalty refers to forest quality; so, countries with carbon-dense forests such as rainforest in Brazil, much of Central America, Ecuador, and Colombia, emit far more per hectare than those dominated by </w:t>
      </w:r>
      <w:r w:rsidRPr="00C81B1C">
        <w:rPr>
          <w:rFonts w:cstheme="minorHAnsi"/>
          <w:lang w:val="en-GB"/>
        </w:rPr>
        <w:lastRenderedPageBreak/>
        <w:t xml:space="preserve">temperate forests and landscapes such as the Pampas and the Chaco, where pastures and scrubland predominate and carbon density is comparatively lower (Figure </w:t>
      </w:r>
      <w:r w:rsidR="009C6B7B" w:rsidRPr="00C81B1C">
        <w:rPr>
          <w:rFonts w:cstheme="minorHAnsi"/>
          <w:lang w:val="en-GB"/>
        </w:rPr>
        <w:t>5.</w:t>
      </w:r>
      <w:r w:rsidR="0064626B" w:rsidRPr="00C81B1C">
        <w:rPr>
          <w:rFonts w:cstheme="minorHAnsi"/>
          <w:lang w:val="en-GB"/>
        </w:rPr>
        <w:t>6</w:t>
      </w:r>
      <w:r w:rsidR="009C6B7B" w:rsidRPr="00C81B1C">
        <w:rPr>
          <w:rFonts w:cstheme="minorHAnsi"/>
          <w:lang w:val="en-GB"/>
        </w:rPr>
        <w:t xml:space="preserve"> Panel </w:t>
      </w:r>
      <w:r w:rsidRPr="00C81B1C">
        <w:rPr>
          <w:rFonts w:cstheme="minorHAnsi"/>
          <w:lang w:val="en-GB"/>
        </w:rPr>
        <w:t>B)</w:t>
      </w:r>
      <w:r w:rsidR="006E3349" w:rsidRPr="00C81B1C">
        <w:rPr>
          <w:rFonts w:cstheme="minorHAnsi"/>
          <w:lang w:val="en-GB"/>
        </w:rPr>
        <w:t>.</w:t>
      </w:r>
      <w:r w:rsidRPr="00C81B1C">
        <w:rPr>
          <w:rStyle w:val="Refdenotaalpie"/>
          <w:rFonts w:cstheme="minorHAnsi"/>
          <w:lang w:val="en-GB"/>
        </w:rPr>
        <w:footnoteReference w:id="5"/>
      </w:r>
    </w:p>
    <w:p w14:paraId="178119AD" w14:textId="2356117F" w:rsidR="00DF0411" w:rsidRDefault="00F454E1" w:rsidP="00DF0411">
      <w:pPr>
        <w:pStyle w:val="NormalWeb"/>
        <w:rPr>
          <w:rFonts w:asciiTheme="minorHAnsi" w:hAnsiTheme="minorHAnsi" w:cstheme="minorHAnsi"/>
          <w:sz w:val="22"/>
          <w:szCs w:val="22"/>
          <w:lang w:val="es-ES"/>
        </w:rPr>
      </w:pPr>
      <w:r w:rsidRPr="00C81B1C">
        <w:rPr>
          <w:rFonts w:asciiTheme="minorHAnsi" w:hAnsiTheme="minorHAnsi" w:cstheme="minorHAnsi"/>
          <w:noProof/>
          <w:sz w:val="22"/>
          <w:szCs w:val="22"/>
        </w:rPr>
        <w:drawing>
          <wp:inline distT="0" distB="0" distL="0" distR="0" wp14:anchorId="60002501" wp14:editId="7D3702EB">
            <wp:extent cx="5400040" cy="3249295"/>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6402"/>
                    <a:stretch/>
                  </pic:blipFill>
                  <pic:spPr bwMode="auto">
                    <a:xfrm>
                      <a:off x="0" y="0"/>
                      <a:ext cx="5400040" cy="3249295"/>
                    </a:xfrm>
                    <a:prstGeom prst="rect">
                      <a:avLst/>
                    </a:prstGeom>
                    <a:noFill/>
                    <a:ln>
                      <a:noFill/>
                    </a:ln>
                    <a:extLst>
                      <a:ext uri="{53640926-AAD7-44D8-BBD7-CCE9431645EC}">
                        <a14:shadowObscured xmlns:a14="http://schemas.microsoft.com/office/drawing/2010/main"/>
                      </a:ext>
                    </a:extLst>
                  </pic:spPr>
                </pic:pic>
              </a:graphicData>
            </a:graphic>
          </wp:inline>
        </w:drawing>
      </w:r>
    </w:p>
    <w:p w14:paraId="0CB05907" w14:textId="4A16421A" w:rsidR="002B746C" w:rsidRPr="00C81B1C" w:rsidRDefault="002B746C" w:rsidP="002B746C">
      <w:pPr>
        <w:pStyle w:val="Descripcin"/>
        <w:keepNext/>
        <w:jc w:val="center"/>
        <w:rPr>
          <w:rFonts w:cstheme="minorHAnsi"/>
          <w:sz w:val="22"/>
          <w:szCs w:val="22"/>
          <w:lang w:val="en-GB"/>
        </w:rPr>
      </w:pPr>
      <w:r w:rsidRPr="00C81B1C">
        <w:rPr>
          <w:rFonts w:cstheme="minorHAnsi"/>
          <w:sz w:val="22"/>
          <w:szCs w:val="22"/>
          <w:lang w:val="en-GB"/>
        </w:rPr>
        <w:t>Figure 5.</w:t>
      </w:r>
      <w:r w:rsidRPr="00C81B1C">
        <w:rPr>
          <w:rFonts w:cstheme="minorHAnsi"/>
          <w:sz w:val="22"/>
          <w:szCs w:val="22"/>
        </w:rPr>
        <w:fldChar w:fldCharType="begin"/>
      </w:r>
      <w:r w:rsidRPr="00C81B1C">
        <w:rPr>
          <w:rFonts w:cstheme="minorHAnsi"/>
          <w:sz w:val="22"/>
          <w:szCs w:val="22"/>
          <w:lang w:val="en-GB"/>
        </w:rPr>
        <w:instrText xml:space="preserve"> SEQ Figure \* ARABIC </w:instrText>
      </w:r>
      <w:r w:rsidRPr="00C81B1C">
        <w:rPr>
          <w:rFonts w:cstheme="minorHAnsi"/>
          <w:sz w:val="22"/>
          <w:szCs w:val="22"/>
        </w:rPr>
        <w:fldChar w:fldCharType="separate"/>
      </w:r>
      <w:r w:rsidRPr="00C81B1C">
        <w:rPr>
          <w:rFonts w:cstheme="minorHAnsi"/>
          <w:noProof/>
          <w:sz w:val="22"/>
          <w:szCs w:val="22"/>
          <w:lang w:val="en-GB"/>
        </w:rPr>
        <w:t>6</w:t>
      </w:r>
      <w:r w:rsidRPr="00C81B1C">
        <w:rPr>
          <w:rFonts w:cstheme="minorHAnsi"/>
          <w:sz w:val="22"/>
          <w:szCs w:val="22"/>
        </w:rPr>
        <w:fldChar w:fldCharType="end"/>
      </w:r>
      <w:r w:rsidRPr="00C81B1C">
        <w:rPr>
          <w:rFonts w:cstheme="minorHAnsi"/>
          <w:sz w:val="22"/>
          <w:szCs w:val="22"/>
          <w:lang w:val="en-GB"/>
        </w:rPr>
        <w:t xml:space="preserve">: Timing and environmental penalties of agricultural expansion: </w:t>
      </w:r>
      <w:r w:rsidR="000B7394">
        <w:rPr>
          <w:rFonts w:cstheme="minorHAnsi"/>
          <w:sz w:val="22"/>
          <w:szCs w:val="22"/>
          <w:lang w:val="en-GB"/>
        </w:rPr>
        <w:t>f</w:t>
      </w:r>
      <w:r w:rsidRPr="00C81B1C">
        <w:rPr>
          <w:rFonts w:cstheme="minorHAnsi"/>
          <w:sz w:val="22"/>
          <w:szCs w:val="22"/>
          <w:lang w:val="en-GB"/>
        </w:rPr>
        <w:t>orest abundance and carbon density in Latin America</w:t>
      </w:r>
    </w:p>
    <w:p w14:paraId="3CD110BE" w14:textId="3A5FB2B6" w:rsidR="007E7465" w:rsidRPr="00C81B1C" w:rsidRDefault="00A62E86" w:rsidP="007E7465">
      <w:pPr>
        <w:pStyle w:val="NormalWeb"/>
        <w:rPr>
          <w:rFonts w:asciiTheme="minorHAnsi" w:hAnsiTheme="minorHAnsi" w:cstheme="minorHAnsi"/>
          <w:sz w:val="20"/>
          <w:szCs w:val="20"/>
          <w:lang w:val="en-US"/>
        </w:rPr>
      </w:pPr>
      <w:r w:rsidRPr="00C81B1C">
        <w:rPr>
          <w:rFonts w:asciiTheme="minorHAnsi" w:hAnsiTheme="minorHAnsi" w:cstheme="minorHAnsi"/>
          <w:b/>
          <w:bCs/>
          <w:sz w:val="20"/>
          <w:szCs w:val="20"/>
          <w:lang w:val="en-GB"/>
        </w:rPr>
        <w:t>Note</w:t>
      </w:r>
      <w:r w:rsidRPr="00C81B1C">
        <w:rPr>
          <w:rFonts w:asciiTheme="minorHAnsi" w:hAnsiTheme="minorHAnsi" w:cstheme="minorHAnsi"/>
          <w:sz w:val="20"/>
          <w:szCs w:val="20"/>
          <w:lang w:val="en-GB"/>
        </w:rPr>
        <w:t xml:space="preserve">: AUS: Australia; CAS: Central Asia; LACA: Latin America and the Caribbean; MENA: Middle East and North Africa; NAME: </w:t>
      </w:r>
      <w:r w:rsidR="00600CBD" w:rsidRPr="00C81B1C">
        <w:rPr>
          <w:rFonts w:asciiTheme="minorHAnsi" w:hAnsiTheme="minorHAnsi" w:cstheme="minorHAnsi"/>
          <w:sz w:val="20"/>
          <w:szCs w:val="20"/>
          <w:lang w:val="en-GB"/>
        </w:rPr>
        <w:t>North America</w:t>
      </w:r>
      <w:r w:rsidRPr="00C81B1C">
        <w:rPr>
          <w:rFonts w:asciiTheme="minorHAnsi" w:hAnsiTheme="minorHAnsi" w:cstheme="minorHAnsi"/>
          <w:sz w:val="20"/>
          <w:szCs w:val="20"/>
          <w:lang w:val="en-GB"/>
        </w:rPr>
        <w:t>; SAA: South Asia; SE-Asia: South</w:t>
      </w:r>
      <w:r w:rsidR="00600CBD" w:rsidRPr="00C81B1C">
        <w:rPr>
          <w:rFonts w:asciiTheme="minorHAnsi" w:hAnsiTheme="minorHAnsi" w:cstheme="minorHAnsi"/>
          <w:sz w:val="20"/>
          <w:szCs w:val="20"/>
          <w:lang w:val="en-GB"/>
        </w:rPr>
        <w:t xml:space="preserve">east </w:t>
      </w:r>
      <w:r w:rsidRPr="00C81B1C">
        <w:rPr>
          <w:rFonts w:asciiTheme="minorHAnsi" w:hAnsiTheme="minorHAnsi" w:cstheme="minorHAnsi"/>
          <w:sz w:val="20"/>
          <w:szCs w:val="20"/>
          <w:lang w:val="en-GB"/>
        </w:rPr>
        <w:t>Asia.</w:t>
      </w:r>
      <w:r w:rsidRPr="00C81B1C">
        <w:rPr>
          <w:rFonts w:asciiTheme="minorHAnsi" w:hAnsiTheme="minorHAnsi" w:cstheme="minorHAnsi"/>
          <w:b/>
          <w:bCs/>
          <w:sz w:val="20"/>
          <w:szCs w:val="20"/>
          <w:lang w:val="en-GB"/>
        </w:rPr>
        <w:t xml:space="preserve"> </w:t>
      </w:r>
      <w:r w:rsidR="007E7465" w:rsidRPr="00C81B1C">
        <w:rPr>
          <w:rFonts w:asciiTheme="minorHAnsi" w:hAnsiTheme="minorHAnsi" w:cstheme="minorHAnsi"/>
          <w:b/>
          <w:bCs/>
          <w:sz w:val="20"/>
          <w:szCs w:val="20"/>
          <w:lang w:val="en-US"/>
        </w:rPr>
        <w:t xml:space="preserve">Source: </w:t>
      </w:r>
      <w:r w:rsidR="007E7465" w:rsidRPr="00C81B1C">
        <w:rPr>
          <w:rFonts w:asciiTheme="minorHAnsi" w:hAnsiTheme="minorHAnsi" w:cstheme="minorHAnsi"/>
          <w:sz w:val="20"/>
          <w:szCs w:val="20"/>
          <w:lang w:val="en-US"/>
        </w:rPr>
        <w:t>our own data, see section 2 for details.</w:t>
      </w:r>
    </w:p>
    <w:p w14:paraId="71BD6319" w14:textId="61C234F8" w:rsidR="005A3D5C" w:rsidRPr="00C81B1C" w:rsidRDefault="005A3D5C" w:rsidP="005A3D5C">
      <w:pPr>
        <w:rPr>
          <w:rFonts w:cstheme="minorHAnsi"/>
          <w:lang w:val="en-GB"/>
        </w:rPr>
      </w:pPr>
      <w:r w:rsidRPr="00C81B1C">
        <w:rPr>
          <w:rFonts w:cstheme="minorHAnsi"/>
          <w:lang w:val="en-GB"/>
        </w:rPr>
        <w:t>Hence, both the timing of forest conversion and the biophysical characteristics of forests shape the long-term environmental impact of agrarian expansion. Deforestation during the First Globalization and ISI periods was most intense in Brazil and tropical Andean and Central American countries. Producing a hectare of wheat or a kilogram of meat in these settings releases much higher emissions than in temperate regions. This outcome stems less from irresponsible management than from the region’s ecological endowment and historical trajectory, which structurally amplify the environmental costs of production.</w:t>
      </w:r>
    </w:p>
    <w:p w14:paraId="098FB889" w14:textId="60BDACAC" w:rsidR="005A3D5C" w:rsidRPr="00C81B1C" w:rsidRDefault="005A3D5C" w:rsidP="005A3D5C">
      <w:pPr>
        <w:rPr>
          <w:rFonts w:cstheme="minorHAnsi"/>
          <w:lang w:val="en-GB"/>
        </w:rPr>
      </w:pPr>
      <w:r w:rsidRPr="00C81B1C">
        <w:rPr>
          <w:rFonts w:cstheme="minorHAnsi"/>
          <w:lang w:val="en-GB"/>
        </w:rPr>
        <w:t>Until the mid-</w:t>
      </w:r>
      <w:r w:rsidR="00D40501" w:rsidRPr="00C81B1C">
        <w:rPr>
          <w:rFonts w:cstheme="minorHAnsi"/>
          <w:lang w:val="en-GB"/>
        </w:rPr>
        <w:t>20</w:t>
      </w:r>
      <w:r w:rsidR="00D40501" w:rsidRPr="00C81B1C">
        <w:rPr>
          <w:rFonts w:cstheme="minorHAnsi"/>
          <w:vertAlign w:val="superscript"/>
          <w:lang w:val="en-GB"/>
        </w:rPr>
        <w:t>th</w:t>
      </w:r>
      <w:r w:rsidR="00D40501" w:rsidRPr="00C81B1C">
        <w:rPr>
          <w:rFonts w:cstheme="minorHAnsi"/>
          <w:lang w:val="en-GB"/>
        </w:rPr>
        <w:t xml:space="preserve"> </w:t>
      </w:r>
      <w:r w:rsidRPr="00C81B1C">
        <w:rPr>
          <w:rFonts w:cstheme="minorHAnsi"/>
          <w:lang w:val="en-GB"/>
        </w:rPr>
        <w:t>century, deforestation and land-use change were the dominant sources of GHG emissions in Latin America. Since the 1980s, emissions linked to intensification</w:t>
      </w:r>
      <w:r w:rsidR="003976BF">
        <w:rPr>
          <w:rFonts w:cstheme="minorHAnsi"/>
          <w:lang w:val="en-GB"/>
        </w:rPr>
        <w:t xml:space="preserve"> </w:t>
      </w:r>
      <w:r w:rsidR="00D40501" w:rsidRPr="00C81B1C">
        <w:rPr>
          <w:rFonts w:cstheme="minorHAnsi"/>
          <w:lang w:val="en-GB"/>
        </w:rPr>
        <w:t>–</w:t>
      </w:r>
      <w:proofErr w:type="spellStart"/>
      <w:r w:rsidRPr="00C81B1C">
        <w:rPr>
          <w:rFonts w:cstheme="minorHAnsi"/>
          <w:lang w:val="en-GB"/>
        </w:rPr>
        <w:t>articularly</w:t>
      </w:r>
      <w:proofErr w:type="spellEnd"/>
      <w:r w:rsidRPr="00C81B1C">
        <w:rPr>
          <w:rFonts w:cstheme="minorHAnsi"/>
          <w:lang w:val="en-GB"/>
        </w:rPr>
        <w:t xml:space="preserve"> CH₄ and N₂O</w:t>
      </w:r>
      <w:r w:rsidR="00D40501" w:rsidRPr="00C81B1C">
        <w:rPr>
          <w:rFonts w:cstheme="minorHAnsi"/>
          <w:lang w:val="en-GB"/>
        </w:rPr>
        <w:t>–</w:t>
      </w:r>
      <w:r w:rsidR="003976BF">
        <w:rPr>
          <w:rFonts w:cstheme="minorHAnsi"/>
          <w:lang w:val="en-GB"/>
        </w:rPr>
        <w:t xml:space="preserve"> </w:t>
      </w:r>
      <w:r w:rsidRPr="00C81B1C">
        <w:rPr>
          <w:rFonts w:cstheme="minorHAnsi"/>
          <w:lang w:val="en-GB"/>
        </w:rPr>
        <w:t>have gained importance. While Brazil remains the largest absolute contributor, Andean and Central American countries have grown in relative weight due to their heavy reliance on synthetic fertilizers. The delayed onset of deforestation, combined with the high carbon density of tropical forests, explains both Latin America’s enduring global significance and its marked regional variations in environmental impact.</w:t>
      </w:r>
    </w:p>
    <w:p w14:paraId="69A71C62" w14:textId="721AE42D" w:rsidR="005A3D5C" w:rsidRPr="00C81B1C" w:rsidRDefault="001F30D1" w:rsidP="004F7AEB">
      <w:pPr>
        <w:spacing w:before="100" w:beforeAutospacing="1" w:after="100" w:afterAutospacing="1" w:line="240" w:lineRule="auto"/>
        <w:ind w:firstLine="708"/>
        <w:rPr>
          <w:rFonts w:cstheme="minorHAnsi"/>
          <w:b/>
          <w:bCs/>
          <w:lang w:val="en-GB"/>
        </w:rPr>
      </w:pPr>
      <w:r w:rsidRPr="00C81B1C">
        <w:rPr>
          <w:rFonts w:cstheme="minorHAnsi"/>
          <w:b/>
          <w:bCs/>
          <w:lang w:val="en-GB"/>
        </w:rPr>
        <w:lastRenderedPageBreak/>
        <w:t xml:space="preserve">4.3 </w:t>
      </w:r>
      <w:r w:rsidR="005A3D5C" w:rsidRPr="00C81B1C">
        <w:rPr>
          <w:rFonts w:cstheme="minorHAnsi"/>
          <w:b/>
          <w:bCs/>
          <w:lang w:val="en-GB"/>
        </w:rPr>
        <w:t>Have Environmental Impacts Declined with Intensification?</w:t>
      </w:r>
    </w:p>
    <w:p w14:paraId="0CABC9C5" w14:textId="77777777" w:rsidR="00D233C7" w:rsidRPr="00C81B1C" w:rsidRDefault="00D233C7" w:rsidP="00D233C7">
      <w:pPr>
        <w:rPr>
          <w:rFonts w:cstheme="minorHAnsi"/>
          <w:lang w:val="en-GB"/>
        </w:rPr>
      </w:pPr>
      <w:r w:rsidRPr="00C81B1C">
        <w:rPr>
          <w:rFonts w:cstheme="minorHAnsi"/>
          <w:lang w:val="en-GB"/>
        </w:rPr>
        <w:t>The literature analysing the relationship between environmental impacts and economic growth, or agricultural growth in our case, often revolves around two competing theories. The first is the Environmental Kuznets Curve (EKC) hypothesis, which offers an optimistic view. Following Simon Kuznets’s model of economic growth and inequality, it proposes that in the early stages of development activity becomes more polluting as impacts increase, while beyond a certain threshold it becomes cleaner, as efficiency gains and environmental awareness grow with income. Applied to agriculture, this would mean that as output increases and production systems move from extensive practices to more efficient intensive ones, impacts per unit of output decline.</w:t>
      </w:r>
    </w:p>
    <w:p w14:paraId="35684E61" w14:textId="77777777" w:rsidR="00D233C7" w:rsidRPr="00C81B1C" w:rsidRDefault="00D233C7" w:rsidP="00D233C7">
      <w:pPr>
        <w:rPr>
          <w:rFonts w:cstheme="minorHAnsi"/>
          <w:lang w:val="en-GB"/>
        </w:rPr>
      </w:pPr>
      <w:r w:rsidRPr="00C81B1C">
        <w:rPr>
          <w:rFonts w:cstheme="minorHAnsi"/>
          <w:lang w:val="en-GB"/>
        </w:rPr>
        <w:t>The second theory, Jevons’s paradox, or the rebound effect, is more pessimistic. It suggests that efficiency improvements, such as lower emissions per unit of output, generate cost savings that, in turn, stimulate higher overall activity. These rebounds offset the efficiency gains, preventing absolute reductions in impacts. Efficiency improves, but total environmental pressure does not fall. Therefore, while relative decoupling between agricultural growth and environmental degradation may occur, absolute decoupling does not.</w:t>
      </w:r>
    </w:p>
    <w:p w14:paraId="37F6371C" w14:textId="77777777" w:rsidR="00D233C7" w:rsidRPr="00C81B1C" w:rsidRDefault="00D233C7" w:rsidP="00D233C7">
      <w:pPr>
        <w:rPr>
          <w:rFonts w:cstheme="minorHAnsi"/>
          <w:lang w:val="en-GB"/>
        </w:rPr>
      </w:pPr>
      <w:r w:rsidRPr="00C81B1C">
        <w:rPr>
          <w:rFonts w:cstheme="minorHAnsi"/>
          <w:lang w:val="en-GB"/>
        </w:rPr>
        <w:t>Testing these hypotheses in agriculture requires an analysis that exceeds the scope of this chapter. However, by comparing the trajectories of impacts and output, we can assess whether the historical relationship in Latin America reflects relative or absolute decoupling and the extent to which the pattern varies across indicators.</w:t>
      </w:r>
    </w:p>
    <w:p w14:paraId="2067C2BD" w14:textId="5655E31A" w:rsidR="00E22B1C" w:rsidRPr="00C81B1C" w:rsidRDefault="005A3D5C" w:rsidP="00D233C7">
      <w:pPr>
        <w:rPr>
          <w:rFonts w:cstheme="minorHAnsi"/>
          <w:lang w:val="en-GB"/>
        </w:rPr>
      </w:pPr>
      <w:r w:rsidRPr="00C81B1C">
        <w:rPr>
          <w:rFonts w:cstheme="minorHAnsi"/>
          <w:lang w:val="en-GB"/>
        </w:rPr>
        <w:t xml:space="preserve">Figure </w:t>
      </w:r>
      <w:r w:rsidR="007410D6" w:rsidRPr="00C81B1C">
        <w:rPr>
          <w:rFonts w:cstheme="minorHAnsi"/>
          <w:lang w:val="en-GB"/>
        </w:rPr>
        <w:t>5.</w:t>
      </w:r>
      <w:r w:rsidR="00772BDB" w:rsidRPr="00C81B1C">
        <w:rPr>
          <w:rFonts w:cstheme="minorHAnsi"/>
          <w:lang w:val="en-GB"/>
        </w:rPr>
        <w:t>7</w:t>
      </w:r>
      <w:r w:rsidRPr="00C81B1C">
        <w:rPr>
          <w:rFonts w:cstheme="minorHAnsi"/>
          <w:lang w:val="en-GB"/>
        </w:rPr>
        <w:t xml:space="preserve"> displays the evolution of environmental intensity for the four indicators analysed (red dashed line) alongside absolute impacts (blue area), while the straight black line signals the intensity index base line equal to 1 in 1901</w:t>
      </w:r>
      <w:r w:rsidR="00772BDB" w:rsidRPr="00C81B1C">
        <w:rPr>
          <w:rFonts w:cstheme="minorHAnsi"/>
          <w:lang w:val="en-GB"/>
        </w:rPr>
        <w:t xml:space="preserve"> for land emission and deforestation, and </w:t>
      </w:r>
      <w:r w:rsidR="00B6634F" w:rsidRPr="00C81B1C">
        <w:rPr>
          <w:rFonts w:cstheme="minorHAnsi"/>
          <w:lang w:val="en-GB"/>
        </w:rPr>
        <w:t>to 1946 for nitrogen and phosphorus</w:t>
      </w:r>
      <w:r w:rsidRPr="00C81B1C">
        <w:rPr>
          <w:rFonts w:cstheme="minorHAnsi"/>
          <w:lang w:val="en-GB"/>
        </w:rPr>
        <w:t xml:space="preserve">. For biogeochemical flows (nitrogen and phosphorus), intensity increased continuously (Figures </w:t>
      </w:r>
      <w:r w:rsidR="007410D6" w:rsidRPr="00C81B1C">
        <w:rPr>
          <w:rFonts w:cstheme="minorHAnsi"/>
          <w:lang w:val="en-GB"/>
        </w:rPr>
        <w:t>5.</w:t>
      </w:r>
      <w:r w:rsidR="00B6634F" w:rsidRPr="00C81B1C">
        <w:rPr>
          <w:rFonts w:cstheme="minorHAnsi"/>
          <w:lang w:val="en-GB"/>
        </w:rPr>
        <w:t>7</w:t>
      </w:r>
      <w:r w:rsidR="007410D6" w:rsidRPr="00C81B1C">
        <w:rPr>
          <w:rFonts w:cstheme="minorHAnsi"/>
          <w:lang w:val="en-GB"/>
        </w:rPr>
        <w:t xml:space="preserve"> Panels </w:t>
      </w:r>
      <w:r w:rsidRPr="00C81B1C">
        <w:rPr>
          <w:rFonts w:cstheme="minorHAnsi"/>
          <w:lang w:val="en-GB"/>
        </w:rPr>
        <w:t>A and C). Until the mid-</w:t>
      </w:r>
      <w:r w:rsidR="007410D6" w:rsidRPr="00C81B1C">
        <w:rPr>
          <w:rFonts w:cstheme="minorHAnsi"/>
          <w:lang w:val="en-GB"/>
        </w:rPr>
        <w:t>20</w:t>
      </w:r>
      <w:r w:rsidR="007410D6" w:rsidRPr="00C81B1C">
        <w:rPr>
          <w:rFonts w:cstheme="minorHAnsi"/>
          <w:vertAlign w:val="superscript"/>
          <w:lang w:val="en-GB"/>
        </w:rPr>
        <w:t>th</w:t>
      </w:r>
      <w:r w:rsidR="007410D6" w:rsidRPr="00C81B1C">
        <w:rPr>
          <w:rFonts w:cstheme="minorHAnsi"/>
          <w:lang w:val="en-GB"/>
        </w:rPr>
        <w:t xml:space="preserve"> </w:t>
      </w:r>
      <w:r w:rsidRPr="00C81B1C">
        <w:rPr>
          <w:rFonts w:cstheme="minorHAnsi"/>
          <w:lang w:val="en-GB"/>
        </w:rPr>
        <w:t>century, growth in intensity was modest, meaning that impacts rose roughly in line with output. After the 1950s, intensity accelerated sharply: more fertilizers were used per unit of production.</w:t>
      </w:r>
    </w:p>
    <w:p w14:paraId="350ACF54" w14:textId="77777777" w:rsidR="00470CAE" w:rsidRDefault="00F06A2E" w:rsidP="00B06800">
      <w:pPr>
        <w:pStyle w:val="NormalWeb"/>
        <w:rPr>
          <w:rFonts w:asciiTheme="minorHAnsi" w:hAnsiTheme="minorHAnsi" w:cstheme="minorHAnsi"/>
          <w:b/>
          <w:bCs/>
          <w:sz w:val="20"/>
          <w:szCs w:val="20"/>
          <w:lang w:val="en-GB"/>
        </w:rPr>
      </w:pPr>
      <w:r w:rsidRPr="00C81B1C">
        <w:rPr>
          <w:rFonts w:asciiTheme="minorHAnsi" w:hAnsiTheme="minorHAnsi" w:cstheme="minorHAnsi"/>
          <w:noProof/>
          <w:sz w:val="22"/>
          <w:szCs w:val="22"/>
        </w:rPr>
        <w:lastRenderedPageBreak/>
        <w:drawing>
          <wp:inline distT="0" distB="0" distL="0" distR="0" wp14:anchorId="7FC9A48A" wp14:editId="5B13DA1E">
            <wp:extent cx="5400040" cy="4418330"/>
            <wp:effectExtent l="0" t="0" r="0" b="1270"/>
            <wp:docPr id="1142077709" name="Imagen 10"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77709" name="Imagen 10" descr="Gráfico, Histograma&#10;&#10;El contenido generado por IA puede ser incorrec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4418330"/>
                    </a:xfrm>
                    <a:prstGeom prst="rect">
                      <a:avLst/>
                    </a:prstGeom>
                    <a:noFill/>
                    <a:ln>
                      <a:noFill/>
                    </a:ln>
                  </pic:spPr>
                </pic:pic>
              </a:graphicData>
            </a:graphic>
          </wp:inline>
        </w:drawing>
      </w:r>
    </w:p>
    <w:p w14:paraId="3251DC9C" w14:textId="7ECC5E37" w:rsidR="00470CAE" w:rsidRPr="00C81B1C" w:rsidRDefault="00470CAE" w:rsidP="00470CAE">
      <w:pPr>
        <w:pStyle w:val="Descripcin"/>
        <w:keepNext/>
        <w:jc w:val="center"/>
        <w:rPr>
          <w:rFonts w:cstheme="minorHAnsi"/>
          <w:sz w:val="22"/>
          <w:szCs w:val="22"/>
          <w:lang w:val="en-GB"/>
        </w:rPr>
      </w:pPr>
      <w:r w:rsidRPr="00C81B1C">
        <w:rPr>
          <w:rFonts w:cstheme="minorHAnsi"/>
          <w:sz w:val="22"/>
          <w:szCs w:val="22"/>
          <w:lang w:val="en-GB"/>
        </w:rPr>
        <w:t>Figure 5.</w:t>
      </w:r>
      <w:r w:rsidRPr="00C81B1C">
        <w:rPr>
          <w:rFonts w:cstheme="minorHAnsi"/>
          <w:sz w:val="22"/>
          <w:szCs w:val="22"/>
        </w:rPr>
        <w:fldChar w:fldCharType="begin"/>
      </w:r>
      <w:r w:rsidRPr="00C81B1C">
        <w:rPr>
          <w:rFonts w:cstheme="minorHAnsi"/>
          <w:sz w:val="22"/>
          <w:szCs w:val="22"/>
          <w:lang w:val="en-GB"/>
        </w:rPr>
        <w:instrText xml:space="preserve"> SEQ Figure \* ARABIC </w:instrText>
      </w:r>
      <w:r w:rsidRPr="00C81B1C">
        <w:rPr>
          <w:rFonts w:cstheme="minorHAnsi"/>
          <w:sz w:val="22"/>
          <w:szCs w:val="22"/>
        </w:rPr>
        <w:fldChar w:fldCharType="separate"/>
      </w:r>
      <w:r w:rsidRPr="00C81B1C">
        <w:rPr>
          <w:rFonts w:cstheme="minorHAnsi"/>
          <w:noProof/>
          <w:sz w:val="22"/>
          <w:szCs w:val="22"/>
          <w:lang w:val="en-GB"/>
        </w:rPr>
        <w:t>7</w:t>
      </w:r>
      <w:r w:rsidRPr="00C81B1C">
        <w:rPr>
          <w:rFonts w:cstheme="minorHAnsi"/>
          <w:sz w:val="22"/>
          <w:szCs w:val="22"/>
        </w:rPr>
        <w:fldChar w:fldCharType="end"/>
      </w:r>
      <w:r w:rsidRPr="00C81B1C">
        <w:rPr>
          <w:rFonts w:cstheme="minorHAnsi"/>
          <w:sz w:val="22"/>
          <w:szCs w:val="22"/>
          <w:lang w:val="en-GB"/>
        </w:rPr>
        <w:t xml:space="preserve"> Absolute and relative growth of environmental impacts in Latin America</w:t>
      </w:r>
    </w:p>
    <w:p w14:paraId="5A9394B8" w14:textId="5A5CCBFF" w:rsidR="00B06800" w:rsidRPr="00C81B1C" w:rsidRDefault="00614279" w:rsidP="00B06800">
      <w:pPr>
        <w:pStyle w:val="NormalWeb"/>
        <w:rPr>
          <w:rFonts w:asciiTheme="minorHAnsi" w:hAnsiTheme="minorHAnsi" w:cstheme="minorHAnsi"/>
          <w:sz w:val="22"/>
          <w:szCs w:val="22"/>
          <w:lang w:val="en-US"/>
        </w:rPr>
      </w:pPr>
      <w:r w:rsidRPr="00C81B1C">
        <w:rPr>
          <w:rFonts w:asciiTheme="minorHAnsi" w:hAnsiTheme="minorHAnsi" w:cstheme="minorHAnsi"/>
          <w:b/>
          <w:bCs/>
          <w:sz w:val="20"/>
          <w:szCs w:val="20"/>
          <w:lang w:val="en-GB"/>
        </w:rPr>
        <w:t>Note</w:t>
      </w:r>
      <w:r w:rsidRPr="00C81B1C">
        <w:rPr>
          <w:rFonts w:asciiTheme="minorHAnsi" w:hAnsiTheme="minorHAnsi" w:cstheme="minorHAnsi"/>
          <w:sz w:val="20"/>
          <w:szCs w:val="20"/>
          <w:lang w:val="en-GB"/>
        </w:rPr>
        <w:t>: The left axis shows absolute figures, while the right axis represents the intensity index</w:t>
      </w:r>
      <w:r w:rsidR="00B06800" w:rsidRPr="00C81B1C">
        <w:rPr>
          <w:rFonts w:asciiTheme="minorHAnsi" w:hAnsiTheme="minorHAnsi" w:cstheme="minorHAnsi"/>
          <w:sz w:val="20"/>
          <w:szCs w:val="20"/>
          <w:lang w:val="en-GB"/>
        </w:rPr>
        <w:t>.</w:t>
      </w:r>
      <w:r w:rsidR="00B06800" w:rsidRPr="00C81B1C">
        <w:rPr>
          <w:rFonts w:asciiTheme="minorHAnsi" w:hAnsiTheme="minorHAnsi" w:cstheme="minorHAnsi"/>
          <w:b/>
          <w:bCs/>
          <w:sz w:val="20"/>
          <w:szCs w:val="20"/>
          <w:lang w:val="en-GB"/>
        </w:rPr>
        <w:t xml:space="preserve"> </w:t>
      </w:r>
      <w:r w:rsidR="00B06800" w:rsidRPr="00C81B1C">
        <w:rPr>
          <w:rFonts w:asciiTheme="minorHAnsi" w:hAnsiTheme="minorHAnsi" w:cstheme="minorHAnsi"/>
          <w:b/>
          <w:bCs/>
          <w:sz w:val="20"/>
          <w:szCs w:val="20"/>
          <w:lang w:val="en-US"/>
        </w:rPr>
        <w:t xml:space="preserve">Source: </w:t>
      </w:r>
      <w:r w:rsidR="00B06800" w:rsidRPr="00C81B1C">
        <w:rPr>
          <w:rFonts w:asciiTheme="minorHAnsi" w:hAnsiTheme="minorHAnsi" w:cstheme="minorHAnsi"/>
          <w:sz w:val="20"/>
          <w:szCs w:val="20"/>
          <w:lang w:val="en-US"/>
        </w:rPr>
        <w:t>our own data</w:t>
      </w:r>
      <w:r w:rsidR="00C75E4B" w:rsidRPr="00C81B1C">
        <w:rPr>
          <w:rFonts w:asciiTheme="minorHAnsi" w:hAnsiTheme="minorHAnsi" w:cstheme="minorHAnsi"/>
          <w:sz w:val="20"/>
          <w:szCs w:val="20"/>
          <w:lang w:val="en-US"/>
        </w:rPr>
        <w:t>;</w:t>
      </w:r>
      <w:r w:rsidR="00B06800" w:rsidRPr="00C81B1C">
        <w:rPr>
          <w:rFonts w:asciiTheme="minorHAnsi" w:hAnsiTheme="minorHAnsi" w:cstheme="minorHAnsi"/>
          <w:sz w:val="20"/>
          <w:szCs w:val="20"/>
          <w:lang w:val="en-US"/>
        </w:rPr>
        <w:t xml:space="preserve"> see </w:t>
      </w:r>
      <w:r w:rsidR="00C75E4B" w:rsidRPr="00C81B1C">
        <w:rPr>
          <w:rFonts w:asciiTheme="minorHAnsi" w:hAnsiTheme="minorHAnsi" w:cstheme="minorHAnsi"/>
          <w:sz w:val="20"/>
          <w:szCs w:val="20"/>
          <w:lang w:val="en-US"/>
        </w:rPr>
        <w:t>S</w:t>
      </w:r>
      <w:r w:rsidR="00B06800" w:rsidRPr="00C81B1C">
        <w:rPr>
          <w:rFonts w:asciiTheme="minorHAnsi" w:hAnsiTheme="minorHAnsi" w:cstheme="minorHAnsi"/>
          <w:sz w:val="20"/>
          <w:szCs w:val="20"/>
          <w:lang w:val="en-US"/>
        </w:rPr>
        <w:t>ection 2 for details.</w:t>
      </w:r>
    </w:p>
    <w:p w14:paraId="1865AC3F" w14:textId="7A7286D3" w:rsidR="005A3D5C" w:rsidRPr="00C81B1C" w:rsidRDefault="005A3D5C" w:rsidP="00B06800">
      <w:pPr>
        <w:pStyle w:val="NormalWeb"/>
        <w:rPr>
          <w:rFonts w:asciiTheme="minorHAnsi" w:hAnsiTheme="minorHAnsi" w:cstheme="minorHAnsi"/>
          <w:sz w:val="22"/>
          <w:szCs w:val="22"/>
          <w:lang w:val="en-GB"/>
        </w:rPr>
      </w:pPr>
      <w:r w:rsidRPr="00C81B1C">
        <w:rPr>
          <w:rFonts w:asciiTheme="minorHAnsi" w:hAnsiTheme="minorHAnsi" w:cstheme="minorHAnsi"/>
          <w:sz w:val="22"/>
          <w:szCs w:val="22"/>
          <w:lang w:val="en-GB"/>
        </w:rPr>
        <w:t>This pattern, common in other world regions, stemmed from the rapid diffusion of chemical inputs, which were often applied inefficiently. Although agricultural productivity rose (Section 1), efficiency in nutrient use declined. Since 1975, intensity growth has stabilised</w:t>
      </w:r>
      <w:r w:rsidR="008E7412">
        <w:rPr>
          <w:rFonts w:asciiTheme="minorHAnsi" w:hAnsiTheme="minorHAnsi" w:cstheme="minorHAnsi"/>
          <w:sz w:val="22"/>
          <w:szCs w:val="22"/>
          <w:lang w:val="en-GB"/>
        </w:rPr>
        <w:t xml:space="preserve"> </w:t>
      </w:r>
      <w:r w:rsidR="007410D6" w:rsidRPr="00C81B1C">
        <w:rPr>
          <w:rFonts w:asciiTheme="minorHAnsi" w:hAnsiTheme="minorHAnsi" w:cstheme="minorHAnsi"/>
          <w:sz w:val="22"/>
          <w:szCs w:val="22"/>
          <w:lang w:val="en-GB"/>
        </w:rPr>
        <w:t>–</w:t>
      </w:r>
      <w:r w:rsidRPr="00C81B1C">
        <w:rPr>
          <w:rFonts w:asciiTheme="minorHAnsi" w:hAnsiTheme="minorHAnsi" w:cstheme="minorHAnsi"/>
          <w:sz w:val="22"/>
          <w:szCs w:val="22"/>
          <w:lang w:val="en-GB"/>
        </w:rPr>
        <w:t>especially for phosphorus</w:t>
      </w:r>
      <w:r w:rsidR="007410D6" w:rsidRPr="00C81B1C">
        <w:rPr>
          <w:rFonts w:asciiTheme="minorHAnsi" w:hAnsiTheme="minorHAnsi" w:cstheme="minorHAnsi"/>
          <w:sz w:val="22"/>
          <w:szCs w:val="22"/>
          <w:lang w:val="en-GB"/>
        </w:rPr>
        <w:t>–</w:t>
      </w:r>
      <w:r w:rsidR="008E7412">
        <w:rPr>
          <w:rFonts w:asciiTheme="minorHAnsi" w:hAnsiTheme="minorHAnsi" w:cstheme="minorHAnsi"/>
          <w:sz w:val="22"/>
          <w:szCs w:val="22"/>
          <w:lang w:val="en-GB"/>
        </w:rPr>
        <w:t xml:space="preserve"> </w:t>
      </w:r>
      <w:r w:rsidRPr="00C81B1C">
        <w:rPr>
          <w:rFonts w:asciiTheme="minorHAnsi" w:hAnsiTheme="minorHAnsi" w:cstheme="minorHAnsi"/>
          <w:sz w:val="22"/>
          <w:szCs w:val="22"/>
          <w:lang w:val="en-GB"/>
        </w:rPr>
        <w:t>but has not yet decreased. Thus, biogeochemical indicators of agricultural intensification show neither gains in efficiency nor reductions in absolute impacts. There is no rebound effect and no decoupling pattern from fertilizers because efficiency gains have not even begun.</w:t>
      </w:r>
    </w:p>
    <w:p w14:paraId="0F8D9B45" w14:textId="12589E15" w:rsidR="005A3D5C" w:rsidRPr="00C81B1C" w:rsidRDefault="005A3D5C" w:rsidP="005A3D5C">
      <w:pPr>
        <w:rPr>
          <w:rFonts w:cstheme="minorHAnsi"/>
          <w:lang w:val="en-GB"/>
        </w:rPr>
      </w:pPr>
      <w:r w:rsidRPr="00C81B1C">
        <w:rPr>
          <w:rFonts w:cstheme="minorHAnsi"/>
          <w:lang w:val="en-GB"/>
        </w:rPr>
        <w:t xml:space="preserve">For emissions and deforestation (Figures </w:t>
      </w:r>
      <w:r w:rsidR="007410D6" w:rsidRPr="00C81B1C">
        <w:rPr>
          <w:rFonts w:cstheme="minorHAnsi"/>
          <w:lang w:val="en-GB"/>
        </w:rPr>
        <w:t>5.</w:t>
      </w:r>
      <w:r w:rsidR="00B10B22" w:rsidRPr="00C81B1C">
        <w:rPr>
          <w:rFonts w:cstheme="minorHAnsi"/>
          <w:lang w:val="en-GB"/>
        </w:rPr>
        <w:t>7</w:t>
      </w:r>
      <w:r w:rsidR="007410D6" w:rsidRPr="00C81B1C">
        <w:rPr>
          <w:rFonts w:cstheme="minorHAnsi"/>
          <w:lang w:val="en-GB"/>
        </w:rPr>
        <w:t xml:space="preserve"> Panels </w:t>
      </w:r>
      <w:r w:rsidRPr="00C81B1C">
        <w:rPr>
          <w:rFonts w:cstheme="minorHAnsi"/>
          <w:lang w:val="en-GB"/>
        </w:rPr>
        <w:t>B and D), the trend diverges. Both show a long-term decline in intensity: since the mid-</w:t>
      </w:r>
      <w:r w:rsidR="007410D6" w:rsidRPr="00C81B1C">
        <w:rPr>
          <w:rFonts w:cstheme="minorHAnsi"/>
          <w:lang w:val="en-GB"/>
        </w:rPr>
        <w:t>20</w:t>
      </w:r>
      <w:r w:rsidR="007410D6" w:rsidRPr="00C81B1C">
        <w:rPr>
          <w:rFonts w:cstheme="minorHAnsi"/>
          <w:vertAlign w:val="superscript"/>
          <w:lang w:val="en-GB"/>
        </w:rPr>
        <w:t>th</w:t>
      </w:r>
      <w:r w:rsidR="007410D6" w:rsidRPr="00C81B1C">
        <w:rPr>
          <w:rFonts w:cstheme="minorHAnsi"/>
          <w:lang w:val="en-GB"/>
        </w:rPr>
        <w:t xml:space="preserve"> </w:t>
      </w:r>
      <w:r w:rsidRPr="00C81B1C">
        <w:rPr>
          <w:rFonts w:cstheme="minorHAnsi"/>
          <w:lang w:val="en-GB"/>
        </w:rPr>
        <w:t>century, their growth has lagged behind output, reflecting slower expansion of the agricultural frontier and a greater role of intensification. Nonetheless, rebound effects are evident</w:t>
      </w:r>
      <w:r w:rsidR="008E7412">
        <w:rPr>
          <w:rFonts w:cstheme="minorHAnsi"/>
          <w:lang w:val="en-GB"/>
        </w:rPr>
        <w:t xml:space="preserve"> </w:t>
      </w:r>
      <w:r w:rsidR="007410D6" w:rsidRPr="00C81B1C">
        <w:rPr>
          <w:rFonts w:cstheme="minorHAnsi"/>
          <w:lang w:val="en-GB"/>
        </w:rPr>
        <w:t>–</w:t>
      </w:r>
      <w:r w:rsidRPr="00C81B1C">
        <w:rPr>
          <w:rFonts w:cstheme="minorHAnsi"/>
          <w:lang w:val="en-GB"/>
        </w:rPr>
        <w:t>for emissions in the 1980s–2000s and for forests at several moments, notably the 1970s–80s, 1990s–2000s, and since the 2010s. As a result, the region has not yet entered a true forest transition, in which net deforestation reverses and forest area recovers, as seen in some high-income countries.</w:t>
      </w:r>
    </w:p>
    <w:p w14:paraId="468A6A40" w14:textId="77777777" w:rsidR="005A3D5C" w:rsidRPr="00C81B1C" w:rsidRDefault="005A3D5C" w:rsidP="005A3D5C">
      <w:pPr>
        <w:rPr>
          <w:rFonts w:cstheme="minorHAnsi"/>
          <w:lang w:val="en-GB"/>
        </w:rPr>
      </w:pPr>
      <w:r w:rsidRPr="00C81B1C">
        <w:rPr>
          <w:rFonts w:cstheme="minorHAnsi"/>
          <w:lang w:val="en-GB"/>
        </w:rPr>
        <w:t xml:space="preserve">This divergent pattern between extensive and intensive impacts reinforces the idea of a structural transition from land-expansive to input-dependent agriculture. The gradual </w:t>
      </w:r>
      <w:r w:rsidRPr="00C81B1C">
        <w:rPr>
          <w:rFonts w:cstheme="minorHAnsi"/>
          <w:lang w:val="en-GB"/>
        </w:rPr>
        <w:lastRenderedPageBreak/>
        <w:t>reduction of intensity in land-use impacts, alongside rising nutrient and energy inputs, underscores a dominant growth model that remains high-impact and low-efficiency.</w:t>
      </w:r>
    </w:p>
    <w:p w14:paraId="471AFE54" w14:textId="65C58C1D" w:rsidR="005A3D5C" w:rsidRPr="00C81B1C" w:rsidRDefault="005A3D5C" w:rsidP="005A3D5C">
      <w:pPr>
        <w:rPr>
          <w:rFonts w:cstheme="minorHAnsi"/>
          <w:lang w:val="en-GB"/>
        </w:rPr>
      </w:pPr>
      <w:r w:rsidRPr="00C81B1C">
        <w:rPr>
          <w:rFonts w:cstheme="minorHAnsi"/>
          <w:lang w:val="en-GB"/>
        </w:rPr>
        <w:t>In short, while technological progress has improved yields and limited the land needed for expansion, it has not reduced total environmental pressure. Some indicators such as land-use emissions and deforestation benefit from relative efficiency gains, but nitrogen and phosphorus use require explicit policy and technological action to achieve absolute reductions. Understanding these dynamics is crucial for designing future environmental strategies that move beyond efficiency gains toward genuine sustainability.</w:t>
      </w:r>
    </w:p>
    <w:p w14:paraId="3C7DAD32" w14:textId="5A196DB9" w:rsidR="00B46FFA" w:rsidRPr="00C81B1C" w:rsidRDefault="00893903" w:rsidP="00B33F45">
      <w:pPr>
        <w:pStyle w:val="Prrafodelista"/>
        <w:numPr>
          <w:ilvl w:val="0"/>
          <w:numId w:val="10"/>
        </w:numPr>
        <w:rPr>
          <w:rFonts w:cstheme="minorHAnsi"/>
          <w:b/>
          <w:bCs/>
          <w:lang w:val="en-GB"/>
        </w:rPr>
      </w:pPr>
      <w:r w:rsidRPr="00C81B1C">
        <w:rPr>
          <w:rFonts w:cstheme="minorHAnsi"/>
          <w:b/>
          <w:bCs/>
          <w:lang w:val="en-GB"/>
        </w:rPr>
        <w:t>FROM FRONTIER EXPANSION TO AGRO-EXPORT INTENSIFICATION: AN ENVIRONMENTAL HISTORY OF LATIN AMERICAN AGRICULTURE</w:t>
      </w:r>
    </w:p>
    <w:p w14:paraId="2D941702" w14:textId="0F4E94E0" w:rsidR="005A3D5C" w:rsidRPr="00C81B1C" w:rsidRDefault="005A3D5C" w:rsidP="005A3D5C">
      <w:pPr>
        <w:rPr>
          <w:rFonts w:cstheme="minorHAnsi"/>
          <w:lang w:val="en-GB"/>
        </w:rPr>
      </w:pPr>
      <w:r w:rsidRPr="00C81B1C">
        <w:rPr>
          <w:rFonts w:cstheme="minorHAnsi"/>
          <w:lang w:val="en-GB"/>
        </w:rPr>
        <w:t xml:space="preserve">The long-term evidence presented in the </w:t>
      </w:r>
      <w:r w:rsidR="00D52D21" w:rsidRPr="00C81B1C">
        <w:rPr>
          <w:rFonts w:cstheme="minorHAnsi"/>
          <w:lang w:val="en-GB"/>
        </w:rPr>
        <w:t xml:space="preserve">previous sections </w:t>
      </w:r>
      <w:r w:rsidRPr="00C81B1C">
        <w:rPr>
          <w:rFonts w:cstheme="minorHAnsi"/>
          <w:lang w:val="en-GB"/>
        </w:rPr>
        <w:t xml:space="preserve">shows that agrarian growth in Latin America has followed a shifting balance between expansion over land and intensification through technology and inputs. The resulting environmental pressures evolved accordingly: from deforestation and land-use change in the early </w:t>
      </w:r>
      <w:r w:rsidR="00D926ED" w:rsidRPr="00C81B1C">
        <w:rPr>
          <w:rFonts w:cstheme="minorHAnsi"/>
          <w:lang w:val="en-GB"/>
        </w:rPr>
        <w:t>20</w:t>
      </w:r>
      <w:r w:rsidR="00D926ED" w:rsidRPr="00C81B1C">
        <w:rPr>
          <w:rFonts w:cstheme="minorHAnsi"/>
          <w:vertAlign w:val="superscript"/>
          <w:lang w:val="en-GB"/>
        </w:rPr>
        <w:t>th</w:t>
      </w:r>
      <w:r w:rsidR="00D926ED" w:rsidRPr="00C81B1C">
        <w:rPr>
          <w:rFonts w:cstheme="minorHAnsi"/>
          <w:lang w:val="en-GB"/>
        </w:rPr>
        <w:t xml:space="preserve"> </w:t>
      </w:r>
      <w:r w:rsidRPr="00C81B1C">
        <w:rPr>
          <w:rFonts w:cstheme="minorHAnsi"/>
          <w:lang w:val="en-GB"/>
        </w:rPr>
        <w:t>century to fertilizer- and energy-related emissions in recent decades.</w:t>
      </w:r>
      <w:r w:rsidR="0000655E" w:rsidRPr="00C81B1C">
        <w:rPr>
          <w:rFonts w:cstheme="minorHAnsi"/>
          <w:lang w:val="en-GB"/>
        </w:rPr>
        <w:t xml:space="preserve"> This section</w:t>
      </w:r>
      <w:r w:rsidR="00DE1175" w:rsidRPr="00C81B1C">
        <w:rPr>
          <w:rFonts w:cstheme="minorHAnsi"/>
          <w:lang w:val="en-GB"/>
        </w:rPr>
        <w:t xml:space="preserve"> therefore</w:t>
      </w:r>
      <w:r w:rsidR="0000655E" w:rsidRPr="00C81B1C">
        <w:rPr>
          <w:rFonts w:cstheme="minorHAnsi"/>
          <w:lang w:val="en-GB"/>
        </w:rPr>
        <w:t xml:space="preserve"> interprets these results historically, using representative regional examples to trace how development models shaped agrarian structures and ecological outcomes.</w:t>
      </w:r>
    </w:p>
    <w:p w14:paraId="287E187B" w14:textId="589A4E9D" w:rsidR="005A3D5C" w:rsidRPr="00C81B1C" w:rsidRDefault="00D926ED" w:rsidP="00DE1175">
      <w:pPr>
        <w:pStyle w:val="Prrafodelista"/>
        <w:rPr>
          <w:rFonts w:cstheme="minorHAnsi"/>
          <w:b/>
          <w:bCs/>
          <w:lang w:val="en-GB"/>
        </w:rPr>
      </w:pPr>
      <w:r w:rsidRPr="00C81B1C">
        <w:rPr>
          <w:rFonts w:cstheme="minorHAnsi"/>
          <w:b/>
          <w:bCs/>
          <w:lang w:val="en-GB"/>
        </w:rPr>
        <w:t xml:space="preserve">5.1 </w:t>
      </w:r>
      <w:r w:rsidR="005A3D5C" w:rsidRPr="00C81B1C">
        <w:rPr>
          <w:rFonts w:cstheme="minorHAnsi"/>
          <w:b/>
          <w:bCs/>
          <w:lang w:val="en-GB"/>
        </w:rPr>
        <w:t>Expansion and Environmental Costs during the First Globalization (1900–1930s)</w:t>
      </w:r>
    </w:p>
    <w:p w14:paraId="087DEF85" w14:textId="3205FEF7" w:rsidR="005A3D5C" w:rsidRPr="00C81B1C" w:rsidRDefault="005A3D5C" w:rsidP="005A3D5C">
      <w:pPr>
        <w:rPr>
          <w:rFonts w:cstheme="minorHAnsi"/>
          <w:lang w:val="en-GB"/>
        </w:rPr>
      </w:pPr>
      <w:r w:rsidRPr="00C81B1C">
        <w:rPr>
          <w:rFonts w:cstheme="minorHAnsi"/>
          <w:lang w:val="en-GB"/>
        </w:rPr>
        <w:t xml:space="preserve">The First Globalization (1850–1913) triggered deep transformations in Latin American agrarian systems. Integration into international markets consolidated liberal states and defined their agricultural trajectories for the </w:t>
      </w:r>
      <w:r w:rsidR="00D926ED" w:rsidRPr="00C81B1C">
        <w:rPr>
          <w:rFonts w:cstheme="minorHAnsi"/>
          <w:lang w:val="en-GB"/>
        </w:rPr>
        <w:t>20</w:t>
      </w:r>
      <w:r w:rsidR="00D926ED" w:rsidRPr="00C81B1C">
        <w:rPr>
          <w:rFonts w:cstheme="minorHAnsi"/>
          <w:vertAlign w:val="superscript"/>
          <w:lang w:val="en-GB"/>
        </w:rPr>
        <w:t>th</w:t>
      </w:r>
      <w:r w:rsidR="00D926ED" w:rsidRPr="00C81B1C">
        <w:rPr>
          <w:rFonts w:cstheme="minorHAnsi"/>
          <w:lang w:val="en-GB"/>
        </w:rPr>
        <w:t xml:space="preserve"> </w:t>
      </w:r>
      <w:r w:rsidRPr="00C81B1C">
        <w:rPr>
          <w:rFonts w:cstheme="minorHAnsi"/>
          <w:lang w:val="en-GB"/>
        </w:rPr>
        <w:t>century. Except in countries like Bolivia, Chile, or Mexico</w:t>
      </w:r>
      <w:r w:rsidR="00712927">
        <w:rPr>
          <w:rFonts w:cstheme="minorHAnsi"/>
          <w:lang w:val="en-GB"/>
        </w:rPr>
        <w:t xml:space="preserve"> </w:t>
      </w:r>
      <w:r w:rsidR="00712927">
        <w:rPr>
          <w:rFonts w:cstheme="minorHAnsi"/>
          <w:lang w:val="en-GB"/>
        </w:rPr>
        <w:br/>
      </w:r>
      <w:r w:rsidR="00D926ED" w:rsidRPr="00C81B1C">
        <w:rPr>
          <w:rFonts w:cstheme="minorHAnsi"/>
          <w:lang w:val="en-GB"/>
        </w:rPr>
        <w:t>–</w:t>
      </w:r>
      <w:r w:rsidRPr="00C81B1C">
        <w:rPr>
          <w:rFonts w:cstheme="minorHAnsi"/>
          <w:lang w:val="en-GB"/>
        </w:rPr>
        <w:t>where minerals dominated exports</w:t>
      </w:r>
      <w:r w:rsidR="00D926ED" w:rsidRPr="00C81B1C">
        <w:rPr>
          <w:rFonts w:cstheme="minorHAnsi"/>
          <w:lang w:val="en-GB"/>
        </w:rPr>
        <w:t xml:space="preserve">– </w:t>
      </w:r>
      <w:r w:rsidRPr="00C81B1C">
        <w:rPr>
          <w:rFonts w:cstheme="minorHAnsi"/>
          <w:lang w:val="en-GB"/>
        </w:rPr>
        <w:t xml:space="preserve">most nations relied on </w:t>
      </w:r>
      <w:r w:rsidR="00712927">
        <w:rPr>
          <w:rFonts w:cstheme="minorHAnsi"/>
          <w:lang w:val="en-GB"/>
        </w:rPr>
        <w:t>crop</w:t>
      </w:r>
      <w:r w:rsidRPr="00C81B1C">
        <w:rPr>
          <w:rFonts w:cstheme="minorHAnsi"/>
          <w:lang w:val="en-GB"/>
        </w:rPr>
        <w:t xml:space="preserve"> and livestock commodities: maize, wheat, wool, and beef in the Southern Cone; coffee, rubber, bananas, tobacco, cacao, and sugar in the Andes, Central America, and the Caribbean </w:t>
      </w:r>
      <w:r w:rsidR="00C63EA7" w:rsidRPr="00C81B1C">
        <w:rPr>
          <w:rFonts w:cstheme="minorHAnsi"/>
          <w:lang w:val="en-GB"/>
        </w:rPr>
        <w:t>(</w:t>
      </w:r>
      <w:r w:rsidR="00C63EA7" w:rsidRPr="00C81B1C">
        <w:rPr>
          <w:rFonts w:cstheme="minorHAnsi"/>
          <w:lang w:val="en-GB"/>
        </w:rPr>
        <w:fldChar w:fldCharType="begin"/>
      </w:r>
      <w:r w:rsidR="00C63EA7" w:rsidRPr="00C81B1C">
        <w:rPr>
          <w:rFonts w:cstheme="minorHAnsi"/>
          <w:lang w:val="en-GB"/>
        </w:rPr>
        <w:instrText xml:space="preserve"> REF BIB_bulmer_2dthomas2003 \h \* MERGEFORMAT </w:instrText>
      </w:r>
      <w:r w:rsidR="00C63EA7" w:rsidRPr="00C81B1C">
        <w:rPr>
          <w:rFonts w:cstheme="minorHAnsi"/>
          <w:lang w:val="en-GB"/>
        </w:rPr>
      </w:r>
      <w:r w:rsidR="00C63EA7" w:rsidRPr="00C81B1C">
        <w:rPr>
          <w:rFonts w:cstheme="minorHAnsi"/>
          <w:lang w:val="en-GB"/>
        </w:rPr>
        <w:fldChar w:fldCharType="separate"/>
      </w:r>
      <w:r w:rsidR="007D2B6B" w:rsidRPr="00C81B1C">
        <w:rPr>
          <w:rFonts w:eastAsia="Times New Roman" w:cstheme="minorHAnsi"/>
          <w:iCs/>
          <w:kern w:val="0"/>
          <w:lang w:val="en-GB" w:eastAsia="es-ES"/>
          <w14:ligatures w14:val="none"/>
        </w:rPr>
        <w:t>Bulmer-Thomas,</w:t>
      </w:r>
      <w:r w:rsidR="00712927">
        <w:rPr>
          <w:rFonts w:eastAsia="Times New Roman" w:cstheme="minorHAnsi"/>
          <w:iCs/>
          <w:kern w:val="0"/>
          <w:lang w:val="en-GB" w:eastAsia="es-ES"/>
          <w14:ligatures w14:val="none"/>
        </w:rPr>
        <w:t>2003</w:t>
      </w:r>
      <w:r w:rsidR="007D2B6B" w:rsidRPr="00C81B1C">
        <w:rPr>
          <w:rFonts w:eastAsia="Times New Roman" w:cstheme="minorHAnsi"/>
          <w:iCs/>
          <w:kern w:val="0"/>
          <w:lang w:val="en-GB" w:eastAsia="es-ES"/>
          <w14:ligatures w14:val="none"/>
        </w:rPr>
        <w:t xml:space="preserve"> </w:t>
      </w:r>
      <w:r w:rsidR="007D2B6B" w:rsidRPr="00C81B1C">
        <w:rPr>
          <w:rFonts w:eastAsia="Times New Roman" w:cstheme="minorHAnsi"/>
          <w:iCs/>
          <w:vanish/>
          <w:kern w:val="0"/>
          <w:lang w:val="en-GB" w:eastAsia="es-ES"/>
          <w14:ligatures w14:val="none"/>
        </w:rPr>
        <w:t>2003</w:t>
      </w:r>
      <w:r w:rsidR="00C63EA7" w:rsidRPr="00C81B1C">
        <w:rPr>
          <w:rFonts w:cstheme="minorHAnsi"/>
          <w:lang w:val="en-GB"/>
        </w:rPr>
        <w:fldChar w:fldCharType="end"/>
      </w:r>
      <w:r w:rsidR="002864E8" w:rsidRPr="00C81B1C">
        <w:rPr>
          <w:rFonts w:cstheme="minorHAnsi"/>
          <w:lang w:val="en-GB"/>
        </w:rPr>
        <w:t>:</w:t>
      </w:r>
      <w:r w:rsidRPr="00C81B1C">
        <w:rPr>
          <w:rFonts w:cstheme="minorHAnsi"/>
          <w:lang w:val="en-GB"/>
        </w:rPr>
        <w:t xml:space="preserve"> Table 3.2).</w:t>
      </w:r>
    </w:p>
    <w:p w14:paraId="625A63B5" w14:textId="0160A995" w:rsidR="005A3D5C" w:rsidRPr="00C81B1C" w:rsidRDefault="005A3D5C" w:rsidP="005A3D5C">
      <w:pPr>
        <w:rPr>
          <w:rFonts w:cstheme="minorHAnsi"/>
          <w:lang w:val="en-GB"/>
        </w:rPr>
      </w:pPr>
      <w:r w:rsidRPr="00C81B1C">
        <w:rPr>
          <w:rFonts w:cstheme="minorHAnsi"/>
          <w:lang w:val="en-GB"/>
        </w:rPr>
        <w:t xml:space="preserve">In a context of abundant land but scarce labour, concentration served to restrict access and secure control over the workforce. Liberal governments promoted </w:t>
      </w:r>
      <w:proofErr w:type="spellStart"/>
      <w:r w:rsidRPr="00C81B1C">
        <w:rPr>
          <w:rFonts w:cstheme="minorHAnsi"/>
          <w:lang w:val="en-GB"/>
        </w:rPr>
        <w:t>agro</w:t>
      </w:r>
      <w:proofErr w:type="spellEnd"/>
      <w:r w:rsidRPr="00C81B1C">
        <w:rPr>
          <w:rFonts w:cstheme="minorHAnsi"/>
          <w:lang w:val="en-GB"/>
        </w:rPr>
        <w:t xml:space="preserve">-export growth through infrastructure investment, tax exemptions, and export incentives, while redistributing land through legal reforms. In El Salvador, Guatemala, Colombia, Ecuador, and Mexico, </w:t>
      </w:r>
      <w:proofErr w:type="spellStart"/>
      <w:r w:rsidRPr="00C81B1C">
        <w:rPr>
          <w:rFonts w:cstheme="minorHAnsi"/>
          <w:i/>
          <w:iCs/>
          <w:lang w:val="en-GB"/>
        </w:rPr>
        <w:t>desamortización</w:t>
      </w:r>
      <w:proofErr w:type="spellEnd"/>
      <w:r w:rsidRPr="00C81B1C">
        <w:rPr>
          <w:rFonts w:cstheme="minorHAnsi"/>
          <w:lang w:val="en-GB"/>
        </w:rPr>
        <w:t xml:space="preserve"> laws expropriated Indigenous and Church lands, while in the Southern Cone military campaigns guaranteed the frontier expansion. In both cases, liberal states laid the groundwork for land concentration and the consolidation of </w:t>
      </w:r>
      <w:proofErr w:type="spellStart"/>
      <w:r w:rsidRPr="00C81B1C">
        <w:rPr>
          <w:rFonts w:cstheme="minorHAnsi"/>
          <w:lang w:val="en-GB"/>
        </w:rPr>
        <w:t>agro</w:t>
      </w:r>
      <w:proofErr w:type="spellEnd"/>
      <w:r w:rsidRPr="00C81B1C">
        <w:rPr>
          <w:rFonts w:cstheme="minorHAnsi"/>
          <w:lang w:val="en-GB"/>
        </w:rPr>
        <w:t xml:space="preserve">-export </w:t>
      </w:r>
      <w:r w:rsidR="00233A45" w:rsidRPr="00C81B1C">
        <w:rPr>
          <w:rFonts w:cstheme="minorHAnsi"/>
          <w:lang w:val="en-GB"/>
        </w:rPr>
        <w:t>economies, thereby facilitating</w:t>
      </w:r>
      <w:r w:rsidRPr="00C81B1C">
        <w:rPr>
          <w:rFonts w:cstheme="minorHAnsi"/>
          <w:lang w:val="en-GB"/>
        </w:rPr>
        <w:t xml:space="preserve"> agricultural expansion and deforestation</w:t>
      </w:r>
      <w:r w:rsidR="00712927">
        <w:rPr>
          <w:rFonts w:cstheme="minorHAnsi"/>
          <w:lang w:val="en-GB"/>
        </w:rPr>
        <w:t xml:space="preserve"> (Martín-</w:t>
      </w:r>
      <w:proofErr w:type="spellStart"/>
      <w:r w:rsidR="00712927">
        <w:rPr>
          <w:rFonts w:cstheme="minorHAnsi"/>
          <w:lang w:val="en-GB"/>
        </w:rPr>
        <w:t>Retortillo</w:t>
      </w:r>
      <w:proofErr w:type="spellEnd"/>
      <w:r w:rsidR="00712927">
        <w:rPr>
          <w:rFonts w:cstheme="minorHAnsi"/>
          <w:lang w:val="en-GB"/>
        </w:rPr>
        <w:t xml:space="preserve"> et al., 2026)</w:t>
      </w:r>
      <w:r w:rsidRPr="00C81B1C">
        <w:rPr>
          <w:rFonts w:cstheme="minorHAnsi"/>
          <w:lang w:val="en-GB"/>
        </w:rPr>
        <w:t>.</w:t>
      </w:r>
    </w:p>
    <w:p w14:paraId="521587B3" w14:textId="1EEF65CC" w:rsidR="004657D7" w:rsidRPr="00C81B1C" w:rsidRDefault="004657D7" w:rsidP="005A3D5C">
      <w:pPr>
        <w:rPr>
          <w:rFonts w:cstheme="minorHAnsi"/>
          <w:lang w:val="en-GB"/>
        </w:rPr>
      </w:pPr>
      <w:r w:rsidRPr="00C81B1C">
        <w:rPr>
          <w:rFonts w:cstheme="minorHAnsi"/>
          <w:lang w:val="en-GB"/>
        </w:rPr>
        <w:t>Paradigmatic cases of frontier expansion can be found in Argentina and the Greater Caribbean. In Argentina, the expansion of La Pampa was financed through the sale of government bonds, while domestic and foreign investors, primarily British, supported military campaigns that seized Indigenous lands during the so-called Conquest of the Desert (1879–1885), reinforcing land concentration. In 1885 alone, nine million hectares were distributed among only 358 recipients in Buenos Aires, Córdoba, and La Pampa (Nagy, 2022), establishing the export-oriented beef and cereal system for the British market (Bulmer-Thomas, 2003</w:t>
      </w:r>
      <w:r w:rsidR="00712927">
        <w:rPr>
          <w:rFonts w:cstheme="minorHAnsi"/>
          <w:lang w:val="en-GB"/>
        </w:rPr>
        <w:t xml:space="preserve">; Martirén &amp; </w:t>
      </w:r>
      <w:proofErr w:type="spellStart"/>
      <w:r w:rsidR="00712927">
        <w:rPr>
          <w:rFonts w:cstheme="minorHAnsi"/>
          <w:lang w:val="en-GB"/>
        </w:rPr>
        <w:t>Rayes</w:t>
      </w:r>
      <w:proofErr w:type="spellEnd"/>
      <w:r w:rsidR="00712927">
        <w:rPr>
          <w:rFonts w:cstheme="minorHAnsi"/>
          <w:lang w:val="en-GB"/>
        </w:rPr>
        <w:t>, 2026</w:t>
      </w:r>
      <w:r w:rsidRPr="00C81B1C">
        <w:rPr>
          <w:rFonts w:cstheme="minorHAnsi"/>
          <w:lang w:val="en-GB"/>
        </w:rPr>
        <w:t>).</w:t>
      </w:r>
    </w:p>
    <w:p w14:paraId="4489AD56" w14:textId="0FC97EC8" w:rsidR="005A3D5C" w:rsidRPr="00C81B1C" w:rsidRDefault="005A3D5C" w:rsidP="005A3D5C">
      <w:pPr>
        <w:rPr>
          <w:rFonts w:cstheme="minorHAnsi"/>
          <w:lang w:val="en-GB"/>
        </w:rPr>
      </w:pPr>
      <w:r w:rsidRPr="00C81B1C">
        <w:rPr>
          <w:rFonts w:cstheme="minorHAnsi"/>
          <w:lang w:val="en-GB"/>
        </w:rPr>
        <w:t>The second striking example of how “</w:t>
      </w:r>
      <w:r w:rsidRPr="00C81B1C">
        <w:rPr>
          <w:rFonts w:cstheme="minorHAnsi"/>
          <w:i/>
          <w:iCs/>
          <w:lang w:val="en-GB"/>
        </w:rPr>
        <w:t>La civilization</w:t>
      </w:r>
      <w:r w:rsidRPr="00C81B1C">
        <w:rPr>
          <w:rFonts w:cstheme="minorHAnsi"/>
          <w:lang w:val="en-GB"/>
        </w:rPr>
        <w:t xml:space="preserve">” advanced over nature was in tropical forests with the case of the banana plantations established by the United Fruit Company (UFC) </w:t>
      </w:r>
      <w:r w:rsidRPr="00C81B1C">
        <w:rPr>
          <w:rFonts w:cstheme="minorHAnsi"/>
          <w:lang w:val="en-GB"/>
        </w:rPr>
        <w:lastRenderedPageBreak/>
        <w:t>in the Greater Caribbean</w:t>
      </w:r>
      <w:r w:rsidR="00044A19" w:rsidRPr="00C81B1C">
        <w:rPr>
          <w:rFonts w:cstheme="minorHAnsi"/>
          <w:lang w:val="en-GB"/>
        </w:rPr>
        <w:t xml:space="preserve">: </w:t>
      </w:r>
      <w:r w:rsidRPr="00C81B1C">
        <w:rPr>
          <w:rFonts w:cstheme="minorHAnsi"/>
          <w:lang w:val="en-GB"/>
        </w:rPr>
        <w:t xml:space="preserve">Guatemala, Honduras, Costa Rica, Panama, Jamaica, and northern Colombia </w:t>
      </w:r>
      <w:r w:rsidR="00C63EA7" w:rsidRPr="00C81B1C">
        <w:rPr>
          <w:rFonts w:cstheme="minorHAnsi"/>
          <w:lang w:val="en-GB"/>
        </w:rPr>
        <w:t>(</w:t>
      </w:r>
      <w:r w:rsidR="00C63EA7" w:rsidRPr="00C81B1C">
        <w:rPr>
          <w:rFonts w:cstheme="minorHAnsi"/>
          <w:lang w:val="en-GB"/>
        </w:rPr>
        <w:fldChar w:fldCharType="begin"/>
      </w:r>
      <w:r w:rsidR="00C63EA7" w:rsidRPr="00C81B1C">
        <w:rPr>
          <w:rFonts w:cstheme="minorHAnsi"/>
          <w:lang w:val="en-GB"/>
        </w:rPr>
        <w:instrText xml:space="preserve"> REF BIB_colmenares2024 \h \* MERGEFORMAT </w:instrText>
      </w:r>
      <w:r w:rsidR="00C63EA7" w:rsidRPr="00C81B1C">
        <w:rPr>
          <w:rFonts w:cstheme="minorHAnsi"/>
          <w:lang w:val="en-GB"/>
        </w:rPr>
      </w:r>
      <w:r w:rsidR="00C63EA7" w:rsidRPr="00C81B1C">
        <w:rPr>
          <w:rFonts w:cstheme="minorHAnsi"/>
          <w:lang w:val="en-GB"/>
        </w:rPr>
        <w:fldChar w:fldCharType="separate"/>
      </w:r>
      <w:r w:rsidR="007D2B6B" w:rsidRPr="00C81B1C">
        <w:rPr>
          <w:rFonts w:eastAsia="Times New Roman" w:cstheme="minorHAnsi"/>
          <w:iCs/>
          <w:kern w:val="0"/>
          <w:lang w:val="en-GB" w:eastAsia="es-ES"/>
          <w14:ligatures w14:val="none"/>
        </w:rPr>
        <w:t>Colmenares,</w:t>
      </w:r>
      <w:r w:rsidR="009274A8">
        <w:rPr>
          <w:rFonts w:eastAsia="Times New Roman" w:cstheme="minorHAnsi"/>
          <w:iCs/>
          <w:kern w:val="0"/>
          <w:lang w:val="en-GB" w:eastAsia="es-ES"/>
          <w14:ligatures w14:val="none"/>
        </w:rPr>
        <w:t xml:space="preserve"> 2024</w:t>
      </w:r>
      <w:r w:rsidR="007D2B6B" w:rsidRPr="00C81B1C">
        <w:rPr>
          <w:rFonts w:eastAsia="Times New Roman" w:cstheme="minorHAnsi"/>
          <w:iCs/>
          <w:kern w:val="0"/>
          <w:lang w:val="en-GB" w:eastAsia="es-ES"/>
          <w14:ligatures w14:val="none"/>
        </w:rPr>
        <w:t xml:space="preserve"> </w:t>
      </w:r>
      <w:r w:rsidR="007D2B6B" w:rsidRPr="00C81B1C">
        <w:rPr>
          <w:rFonts w:eastAsia="Times New Roman" w:cstheme="minorHAnsi"/>
          <w:iCs/>
          <w:vanish/>
          <w:kern w:val="0"/>
          <w:lang w:val="en-US" w:eastAsia="es-ES"/>
          <w14:ligatures w14:val="none"/>
        </w:rPr>
        <w:t>2024</w:t>
      </w:r>
      <w:r w:rsidR="00C63EA7" w:rsidRPr="00C81B1C">
        <w:rPr>
          <w:rFonts w:cstheme="minorHAnsi"/>
          <w:lang w:val="en-GB"/>
        </w:rPr>
        <w:fldChar w:fldCharType="end"/>
      </w:r>
      <w:r w:rsidR="006D42F7" w:rsidRPr="00C81B1C">
        <w:rPr>
          <w:rFonts w:cstheme="minorHAnsi"/>
          <w:lang w:val="en-GB"/>
        </w:rPr>
        <w:t>;</w:t>
      </w:r>
      <w:r w:rsidR="007F1E61" w:rsidRPr="00C81B1C">
        <w:rPr>
          <w:rFonts w:cstheme="minorHAnsi"/>
          <w:lang w:val="en-GB"/>
        </w:rPr>
        <w:t xml:space="preserve"> </w:t>
      </w:r>
      <w:r w:rsidR="00C63EA7" w:rsidRPr="00C81B1C">
        <w:rPr>
          <w:rFonts w:cstheme="minorHAnsi"/>
          <w:lang w:val="en-GB"/>
        </w:rPr>
        <w:fldChar w:fldCharType="begin"/>
      </w:r>
      <w:r w:rsidR="00C63EA7" w:rsidRPr="00C81B1C">
        <w:rPr>
          <w:rFonts w:cstheme="minorHAnsi"/>
          <w:lang w:val="en-GB"/>
        </w:rPr>
        <w:instrText xml:space="preserve"> REF BIB_montero2024 \h \* MERGEFORMAT </w:instrText>
      </w:r>
      <w:r w:rsidR="00C63EA7" w:rsidRPr="00C81B1C">
        <w:rPr>
          <w:rFonts w:cstheme="minorHAnsi"/>
          <w:lang w:val="en-GB"/>
        </w:rPr>
      </w:r>
      <w:r w:rsidR="00C63EA7" w:rsidRPr="00C81B1C">
        <w:rPr>
          <w:rFonts w:cstheme="minorHAnsi"/>
          <w:lang w:val="en-GB"/>
        </w:rPr>
        <w:fldChar w:fldCharType="separate"/>
      </w:r>
      <w:r w:rsidR="007D2B6B" w:rsidRPr="00C81B1C">
        <w:rPr>
          <w:rFonts w:eastAsia="Times New Roman" w:cstheme="minorHAnsi"/>
          <w:iCs/>
          <w:kern w:val="0"/>
          <w:lang w:val="en-GB" w:eastAsia="es-ES"/>
          <w14:ligatures w14:val="none"/>
        </w:rPr>
        <w:t>Montero,</w:t>
      </w:r>
      <w:r w:rsidR="009274A8">
        <w:rPr>
          <w:rFonts w:eastAsia="Times New Roman" w:cstheme="minorHAnsi"/>
          <w:iCs/>
          <w:kern w:val="0"/>
          <w:lang w:val="en-GB" w:eastAsia="es-ES"/>
          <w14:ligatures w14:val="none"/>
        </w:rPr>
        <w:t xml:space="preserve"> 2024</w:t>
      </w:r>
      <w:r w:rsidR="007D2B6B" w:rsidRPr="00C81B1C">
        <w:rPr>
          <w:rFonts w:eastAsia="Times New Roman" w:cstheme="minorHAnsi"/>
          <w:iCs/>
          <w:kern w:val="0"/>
          <w:lang w:val="en-GB" w:eastAsia="es-ES"/>
          <w14:ligatures w14:val="none"/>
        </w:rPr>
        <w:t xml:space="preserve"> </w:t>
      </w:r>
      <w:r w:rsidR="007D2B6B" w:rsidRPr="00C81B1C">
        <w:rPr>
          <w:rFonts w:eastAsia="Times New Roman" w:cstheme="minorHAnsi"/>
          <w:iCs/>
          <w:vanish/>
          <w:kern w:val="0"/>
          <w:lang w:val="en-US" w:eastAsia="es-ES"/>
          <w14:ligatures w14:val="none"/>
        </w:rPr>
        <w:t>2024</w:t>
      </w:r>
      <w:r w:rsidR="00C63EA7" w:rsidRPr="00C81B1C">
        <w:rPr>
          <w:rFonts w:cstheme="minorHAnsi"/>
          <w:lang w:val="en-GB"/>
        </w:rPr>
        <w:fldChar w:fldCharType="end"/>
      </w:r>
      <w:r w:rsidR="00C63EA7" w:rsidRPr="00C81B1C">
        <w:rPr>
          <w:rFonts w:cstheme="minorHAnsi"/>
          <w:lang w:val="en-GB"/>
        </w:rPr>
        <w:t>)</w:t>
      </w:r>
      <w:r w:rsidRPr="00C81B1C">
        <w:rPr>
          <w:rFonts w:cstheme="minorHAnsi"/>
          <w:lang w:val="en-GB"/>
        </w:rPr>
        <w:t>.</w:t>
      </w:r>
      <w:r w:rsidR="00D8357A" w:rsidRPr="00C81B1C">
        <w:rPr>
          <w:rFonts w:cstheme="minorHAnsi"/>
          <w:lang w:val="en-GB"/>
        </w:rPr>
        <w:t xml:space="preserve"> </w:t>
      </w:r>
      <w:r w:rsidRPr="00C81B1C">
        <w:rPr>
          <w:rFonts w:cstheme="minorHAnsi"/>
          <w:lang w:val="en-GB"/>
        </w:rPr>
        <w:t xml:space="preserve">Through concessions in exchange for railway construction and by acquiring or expropriating peasant lands, the UFC amassed over 1.2 million hectares by 1939, yet cultivated barely 5-10% </w:t>
      </w:r>
      <w:r w:rsidR="00C63EA7" w:rsidRPr="00C81B1C">
        <w:rPr>
          <w:rFonts w:cstheme="minorHAnsi"/>
          <w:lang w:val="en-GB"/>
        </w:rPr>
        <w:t>(</w:t>
      </w:r>
      <w:r w:rsidR="00C63EA7" w:rsidRPr="00C81B1C">
        <w:rPr>
          <w:rFonts w:cstheme="minorHAnsi"/>
          <w:lang w:val="en-GB"/>
        </w:rPr>
        <w:fldChar w:fldCharType="begin"/>
      </w:r>
      <w:r w:rsidR="00C63EA7" w:rsidRPr="00C81B1C">
        <w:rPr>
          <w:rFonts w:cstheme="minorHAnsi"/>
          <w:lang w:val="en-GB"/>
        </w:rPr>
        <w:instrText xml:space="preserve"> REF BIB_colmenares2024 \h \* MERGEFORMAT </w:instrText>
      </w:r>
      <w:r w:rsidR="00C63EA7" w:rsidRPr="00C81B1C">
        <w:rPr>
          <w:rFonts w:cstheme="minorHAnsi"/>
          <w:lang w:val="en-GB"/>
        </w:rPr>
      </w:r>
      <w:r w:rsidR="00C63EA7" w:rsidRPr="00C81B1C">
        <w:rPr>
          <w:rFonts w:cstheme="minorHAnsi"/>
          <w:lang w:val="en-GB"/>
        </w:rPr>
        <w:fldChar w:fldCharType="separate"/>
      </w:r>
      <w:r w:rsidR="007D2B6B" w:rsidRPr="00C81B1C">
        <w:rPr>
          <w:rFonts w:eastAsia="Times New Roman" w:cstheme="minorHAnsi"/>
          <w:iCs/>
          <w:kern w:val="0"/>
          <w:lang w:val="en-GB" w:eastAsia="es-ES"/>
          <w14:ligatures w14:val="none"/>
        </w:rPr>
        <w:t>Colmenares,</w:t>
      </w:r>
      <w:r w:rsidR="009274A8">
        <w:rPr>
          <w:rFonts w:eastAsia="Times New Roman" w:cstheme="minorHAnsi"/>
          <w:iCs/>
          <w:kern w:val="0"/>
          <w:lang w:val="en-GB" w:eastAsia="es-ES"/>
          <w14:ligatures w14:val="none"/>
        </w:rPr>
        <w:t>2024</w:t>
      </w:r>
      <w:r w:rsidR="007D2B6B" w:rsidRPr="00C81B1C">
        <w:rPr>
          <w:rFonts w:eastAsia="Times New Roman" w:cstheme="minorHAnsi"/>
          <w:iCs/>
          <w:kern w:val="0"/>
          <w:lang w:val="en-GB" w:eastAsia="es-ES"/>
          <w14:ligatures w14:val="none"/>
        </w:rPr>
        <w:t xml:space="preserve"> </w:t>
      </w:r>
      <w:r w:rsidR="007D2B6B" w:rsidRPr="00C81B1C">
        <w:rPr>
          <w:rFonts w:eastAsia="Times New Roman" w:cstheme="minorHAnsi"/>
          <w:iCs/>
          <w:vanish/>
          <w:kern w:val="0"/>
          <w:lang w:val="en-US" w:eastAsia="es-ES"/>
          <w14:ligatures w14:val="none"/>
        </w:rPr>
        <w:t>2024</w:t>
      </w:r>
      <w:r w:rsidR="00C63EA7" w:rsidRPr="00C81B1C">
        <w:rPr>
          <w:rFonts w:cstheme="minorHAnsi"/>
          <w:lang w:val="en-GB"/>
        </w:rPr>
        <w:fldChar w:fldCharType="end"/>
      </w:r>
      <w:r w:rsidR="00C63EA7" w:rsidRPr="00C81B1C">
        <w:rPr>
          <w:rFonts w:cstheme="minorHAnsi"/>
          <w:lang w:val="en-GB"/>
        </w:rPr>
        <w:t>)</w:t>
      </w:r>
      <w:r w:rsidRPr="00C81B1C">
        <w:rPr>
          <w:rFonts w:cstheme="minorHAnsi"/>
          <w:lang w:val="en-GB"/>
        </w:rPr>
        <w:t>.</w:t>
      </w:r>
      <w:r w:rsidRPr="00C81B1C">
        <w:rPr>
          <w:rStyle w:val="Refdenotaalpie"/>
          <w:rFonts w:cstheme="minorHAnsi"/>
          <w:lang w:val="en-GB"/>
        </w:rPr>
        <w:footnoteReference w:id="6"/>
      </w:r>
      <w:r w:rsidRPr="00C81B1C">
        <w:rPr>
          <w:rFonts w:cstheme="minorHAnsi"/>
          <w:lang w:val="en-GB"/>
        </w:rPr>
        <w:t xml:space="preserve"> The rest served as reserve land</w:t>
      </w:r>
      <w:r w:rsidR="009274A8">
        <w:rPr>
          <w:rFonts w:cstheme="minorHAnsi"/>
          <w:lang w:val="en-GB"/>
        </w:rPr>
        <w:t xml:space="preserve"> </w:t>
      </w:r>
      <w:r w:rsidR="006D42F7" w:rsidRPr="00C81B1C">
        <w:rPr>
          <w:rFonts w:cstheme="minorHAnsi"/>
          <w:lang w:val="en-GB"/>
        </w:rPr>
        <w:t>–</w:t>
      </w:r>
      <w:r w:rsidRPr="00C81B1C">
        <w:rPr>
          <w:rFonts w:cstheme="minorHAnsi"/>
          <w:lang w:val="en-GB"/>
        </w:rPr>
        <w:t>an ecological and labour-control device. When soil fertility declined or diseases like Panama disease and Sigatoka spread, plantations were abandoned and new forests cleared. A form of “shifting cultivation” on a corporate scale (Colmenares, 2024) capture</w:t>
      </w:r>
      <w:r w:rsidR="0073191F" w:rsidRPr="00C81B1C">
        <w:rPr>
          <w:rFonts w:cstheme="minorHAnsi"/>
          <w:lang w:val="en-GB"/>
        </w:rPr>
        <w:t>d</w:t>
      </w:r>
      <w:r w:rsidRPr="00C81B1C">
        <w:rPr>
          <w:rFonts w:cstheme="minorHAnsi"/>
          <w:lang w:val="en-GB"/>
        </w:rPr>
        <w:t xml:space="preserve"> by García Márquez:</w:t>
      </w:r>
    </w:p>
    <w:p w14:paraId="70CB854B" w14:textId="51E7CA00" w:rsidR="005A3D5C" w:rsidRPr="00C81B1C" w:rsidRDefault="005A3D5C" w:rsidP="005A3D5C">
      <w:pPr>
        <w:spacing w:before="20"/>
        <w:ind w:left="567" w:right="567"/>
        <w:rPr>
          <w:rFonts w:cstheme="minorHAnsi"/>
          <w:lang w:val="es-ES"/>
        </w:rPr>
      </w:pPr>
      <w:r w:rsidRPr="00C81B1C">
        <w:rPr>
          <w:rFonts w:cstheme="minorHAnsi"/>
          <w:lang w:val="es-ES"/>
        </w:rPr>
        <w:t>“</w:t>
      </w:r>
      <w:r w:rsidRPr="00C81B1C">
        <w:rPr>
          <w:rFonts w:cstheme="minorHAnsi"/>
          <w:i/>
          <w:iCs/>
          <w:lang w:val="es-ES"/>
        </w:rPr>
        <w:t>La región encantada que exploró José Arcadio Buendía en los tiempos de la fundación, y donde luego prosperaron las plantaciones de banano, era un tremedal de cepas putrefactas, en cuyo horizonte remoto se alcanzó a ver por varios años la espuma silenciosa del mar</w:t>
      </w:r>
      <w:r w:rsidRPr="00C81B1C">
        <w:rPr>
          <w:rFonts w:cstheme="minorHAnsi"/>
          <w:lang w:val="es-ES"/>
        </w:rPr>
        <w:t xml:space="preserve">” </w:t>
      </w:r>
      <w:r w:rsidR="00C63EA7" w:rsidRPr="00C81B1C">
        <w:rPr>
          <w:rFonts w:cstheme="minorHAnsi"/>
          <w:lang w:val="es-ES"/>
        </w:rPr>
        <w:t>(</w:t>
      </w:r>
      <w:r w:rsidR="00C63EA7" w:rsidRPr="00C81B1C">
        <w:rPr>
          <w:rFonts w:cstheme="minorHAnsi"/>
          <w:lang w:val="es-ES"/>
        </w:rPr>
        <w:fldChar w:fldCharType="begin"/>
      </w:r>
      <w:r w:rsidR="00C63EA7" w:rsidRPr="00C81B1C">
        <w:rPr>
          <w:rFonts w:cstheme="minorHAnsi"/>
          <w:lang w:val="es-ES"/>
        </w:rPr>
        <w:instrText xml:space="preserve"> REF BIB_garciamarquez1967 \h \* MERGEFORMAT </w:instrText>
      </w:r>
      <w:r w:rsidR="00C63EA7" w:rsidRPr="00C81B1C">
        <w:rPr>
          <w:rFonts w:cstheme="minorHAnsi"/>
          <w:lang w:val="es-ES"/>
        </w:rPr>
      </w:r>
      <w:r w:rsidR="00C63EA7" w:rsidRPr="00C81B1C">
        <w:rPr>
          <w:rFonts w:cstheme="minorHAnsi"/>
          <w:lang w:val="es-ES"/>
        </w:rPr>
        <w:fldChar w:fldCharType="separate"/>
      </w:r>
      <w:r w:rsidR="007D2B6B" w:rsidRPr="00C81B1C">
        <w:rPr>
          <w:rFonts w:eastAsia="Times New Roman" w:cstheme="minorHAnsi"/>
          <w:iCs/>
          <w:kern w:val="0"/>
          <w:lang w:val="es-ES" w:eastAsia="es-ES"/>
          <w14:ligatures w14:val="none"/>
        </w:rPr>
        <w:t>García Márquez,</w:t>
      </w:r>
      <w:r w:rsidR="009274A8">
        <w:rPr>
          <w:rFonts w:eastAsia="Times New Roman" w:cstheme="minorHAnsi"/>
          <w:iCs/>
          <w:kern w:val="0"/>
          <w:lang w:val="es-ES" w:eastAsia="es-ES"/>
          <w14:ligatures w14:val="none"/>
        </w:rPr>
        <w:t>1967</w:t>
      </w:r>
      <w:r w:rsidR="007D2B6B" w:rsidRPr="00C81B1C">
        <w:rPr>
          <w:rFonts w:eastAsia="Times New Roman" w:cstheme="minorHAnsi"/>
          <w:iCs/>
          <w:kern w:val="0"/>
          <w:lang w:val="es-ES" w:eastAsia="es-ES"/>
          <w14:ligatures w14:val="none"/>
        </w:rPr>
        <w:t xml:space="preserve"> </w:t>
      </w:r>
      <w:r w:rsidR="007D2B6B" w:rsidRPr="00C81B1C">
        <w:rPr>
          <w:rFonts w:eastAsia="Times New Roman" w:cstheme="minorHAnsi"/>
          <w:iCs/>
          <w:vanish/>
          <w:kern w:val="0"/>
          <w:lang w:val="es-ES" w:eastAsia="es-ES"/>
          <w14:ligatures w14:val="none"/>
        </w:rPr>
        <w:t>1967</w:t>
      </w:r>
      <w:r w:rsidR="00C63EA7" w:rsidRPr="00C81B1C">
        <w:rPr>
          <w:rFonts w:cstheme="minorHAnsi"/>
          <w:lang w:val="es-ES"/>
        </w:rPr>
        <w:fldChar w:fldCharType="end"/>
      </w:r>
      <w:r w:rsidR="002864E8" w:rsidRPr="00C81B1C">
        <w:rPr>
          <w:rFonts w:cstheme="minorHAnsi"/>
          <w:lang w:val="es-ES"/>
        </w:rPr>
        <w:t>:</w:t>
      </w:r>
      <w:r w:rsidRPr="00C81B1C">
        <w:rPr>
          <w:rFonts w:cstheme="minorHAnsi"/>
          <w:lang w:val="es-ES"/>
        </w:rPr>
        <w:t xml:space="preserve"> 136).</w:t>
      </w:r>
    </w:p>
    <w:p w14:paraId="1D8BB3D8" w14:textId="1589E66D" w:rsidR="000C742A" w:rsidRPr="00C81B1C" w:rsidRDefault="005A3D5C" w:rsidP="000C742A">
      <w:pPr>
        <w:rPr>
          <w:rFonts w:cstheme="minorHAnsi"/>
          <w:lang w:val="en-GB"/>
        </w:rPr>
      </w:pPr>
      <w:r w:rsidRPr="00C81B1C">
        <w:rPr>
          <w:rFonts w:cstheme="minorHAnsi"/>
          <w:lang w:val="en-GB"/>
        </w:rPr>
        <w:t>This shared yet differentiated history of land expansion under liberal states</w:t>
      </w:r>
      <w:r w:rsidR="00FC7015">
        <w:rPr>
          <w:rFonts w:cstheme="minorHAnsi"/>
          <w:lang w:val="en-GB"/>
        </w:rPr>
        <w:t xml:space="preserve"> </w:t>
      </w:r>
      <w:r w:rsidR="006D42F7" w:rsidRPr="00C81B1C">
        <w:rPr>
          <w:rFonts w:cstheme="minorHAnsi"/>
          <w:lang w:val="en-GB"/>
        </w:rPr>
        <w:t>–</w:t>
      </w:r>
      <w:r w:rsidRPr="00C81B1C">
        <w:rPr>
          <w:rFonts w:cstheme="minorHAnsi"/>
          <w:lang w:val="en-GB"/>
        </w:rPr>
        <w:t>spanning both tropical and temperate agricultures</w:t>
      </w:r>
      <w:r w:rsidR="006D42F7" w:rsidRPr="00C81B1C">
        <w:rPr>
          <w:rFonts w:cstheme="minorHAnsi"/>
          <w:lang w:val="en-GB"/>
        </w:rPr>
        <w:t>–</w:t>
      </w:r>
      <w:r w:rsidR="00FC7015">
        <w:rPr>
          <w:rFonts w:cstheme="minorHAnsi"/>
          <w:lang w:val="en-GB"/>
        </w:rPr>
        <w:t xml:space="preserve"> </w:t>
      </w:r>
      <w:r w:rsidRPr="00C81B1C">
        <w:rPr>
          <w:rFonts w:cstheme="minorHAnsi"/>
          <w:lang w:val="en-GB"/>
        </w:rPr>
        <w:t>is clearly reflected in the dynamics of land-use change and deforestation emissions. While tropical countries saw high emissions with only modest increases in cropland, the Southern Cone experienced substantial cropland expansion with comparatively lower emissions rates</w:t>
      </w:r>
      <w:r w:rsidR="00DA0A31" w:rsidRPr="00C81B1C">
        <w:rPr>
          <w:rFonts w:cstheme="minorHAnsi"/>
          <w:lang w:val="en-GB"/>
        </w:rPr>
        <w:t xml:space="preserve"> (see Sections 3 and 4)</w:t>
      </w:r>
      <w:r w:rsidRPr="00C81B1C">
        <w:rPr>
          <w:rFonts w:cstheme="minorHAnsi"/>
          <w:lang w:val="en-GB"/>
        </w:rPr>
        <w:t>.</w:t>
      </w:r>
    </w:p>
    <w:p w14:paraId="18893D02" w14:textId="672F52E3" w:rsidR="005A3D5C" w:rsidRPr="00C81B1C" w:rsidRDefault="00E0488F" w:rsidP="000C742A">
      <w:pPr>
        <w:ind w:left="567"/>
        <w:rPr>
          <w:rFonts w:cstheme="minorHAnsi"/>
          <w:lang w:val="en-GB"/>
        </w:rPr>
      </w:pPr>
      <w:r w:rsidRPr="00C81B1C">
        <w:rPr>
          <w:rFonts w:cstheme="minorHAnsi"/>
          <w:b/>
          <w:bCs/>
          <w:lang w:val="en-GB"/>
        </w:rPr>
        <w:t xml:space="preserve">5.2 </w:t>
      </w:r>
      <w:r w:rsidR="005A3D5C" w:rsidRPr="00C81B1C">
        <w:rPr>
          <w:rFonts w:cstheme="minorHAnsi"/>
          <w:b/>
          <w:bCs/>
          <w:lang w:val="en-GB"/>
        </w:rPr>
        <w:t>Extensification and Intensification under the ISI (1940s–1980s)</w:t>
      </w:r>
    </w:p>
    <w:p w14:paraId="74DCA9F7" w14:textId="28C50919" w:rsidR="005A3D5C" w:rsidRPr="00C81B1C" w:rsidRDefault="00916779" w:rsidP="00983B1A">
      <w:pPr>
        <w:rPr>
          <w:rFonts w:cstheme="minorHAnsi"/>
          <w:lang w:val="en-GB"/>
        </w:rPr>
      </w:pPr>
      <w:r w:rsidRPr="00C81B1C">
        <w:rPr>
          <w:rFonts w:cstheme="minorHAnsi"/>
          <w:lang w:val="en-GB"/>
        </w:rPr>
        <w:t>As seen</w:t>
      </w:r>
      <w:r w:rsidR="00582018" w:rsidRPr="00C81B1C">
        <w:rPr>
          <w:rFonts w:cstheme="minorHAnsi"/>
          <w:lang w:val="en-GB"/>
        </w:rPr>
        <w:t>, b</w:t>
      </w:r>
      <w:r w:rsidR="005A3D5C" w:rsidRPr="00C81B1C">
        <w:rPr>
          <w:rFonts w:cstheme="minorHAnsi"/>
          <w:lang w:val="en-GB"/>
        </w:rPr>
        <w:t>etween the 1940s and 1980s, agricultural growth combined two intertwined dynamics: land expansion and intensification. The ISI period saw the largest wave of agrarian settlement of the century: nearly half of all land transferred between 1900 and 2000 occurred then, with colonization accounting for over a third. Brazil led in absolute terms (49% of all colonized land), followed by Mexico, Colombia, Peru, Venezuela, and Bolivia</w:t>
      </w:r>
      <w:r w:rsidR="00FC7015">
        <w:rPr>
          <w:rFonts w:cstheme="minorHAnsi"/>
          <w:lang w:val="en-GB"/>
        </w:rPr>
        <w:t xml:space="preserve"> (see chapters in Volume II)</w:t>
      </w:r>
      <w:r w:rsidR="005A3D5C" w:rsidRPr="00C81B1C">
        <w:rPr>
          <w:rFonts w:cstheme="minorHAnsi"/>
          <w:lang w:val="en-GB"/>
        </w:rPr>
        <w:t>.</w:t>
      </w:r>
      <w:r w:rsidR="005A3D5C" w:rsidRPr="00C81B1C">
        <w:rPr>
          <w:rStyle w:val="Refdenotaalpie"/>
          <w:rFonts w:cstheme="minorHAnsi"/>
          <w:lang w:val="en-GB"/>
        </w:rPr>
        <w:footnoteReference w:id="7"/>
      </w:r>
      <w:r w:rsidR="00B6740C" w:rsidRPr="00C81B1C">
        <w:rPr>
          <w:rFonts w:cstheme="minorHAnsi"/>
          <w:lang w:val="en-GB"/>
        </w:rPr>
        <w:t xml:space="preserve"> </w:t>
      </w:r>
      <w:r w:rsidR="00091A43" w:rsidRPr="00C81B1C">
        <w:rPr>
          <w:rFonts w:cstheme="minorHAnsi"/>
          <w:lang w:val="en-GB"/>
        </w:rPr>
        <w:t>Beyond its political ends (</w:t>
      </w:r>
      <w:r w:rsidR="00091A43" w:rsidRPr="00C81B1C">
        <w:rPr>
          <w:rFonts w:cstheme="minorHAnsi"/>
          <w:lang w:val="en-GB"/>
        </w:rPr>
        <w:fldChar w:fldCharType="begin"/>
      </w:r>
      <w:r w:rsidR="00091A43" w:rsidRPr="00C81B1C">
        <w:rPr>
          <w:rFonts w:cstheme="minorHAnsi"/>
          <w:lang w:val="en-GB"/>
        </w:rPr>
        <w:instrText xml:space="preserve"> REF BIB_albertus2015 \h \* MERGEFORMAT </w:instrText>
      </w:r>
      <w:r w:rsidR="00091A43" w:rsidRPr="00C81B1C">
        <w:rPr>
          <w:rFonts w:cstheme="minorHAnsi"/>
          <w:lang w:val="en-GB"/>
        </w:rPr>
      </w:r>
      <w:r w:rsidR="00091A43" w:rsidRPr="00C81B1C">
        <w:rPr>
          <w:rFonts w:cstheme="minorHAnsi"/>
          <w:lang w:val="en-GB"/>
        </w:rPr>
        <w:fldChar w:fldCharType="separate"/>
      </w:r>
      <w:r w:rsidR="00091A43" w:rsidRPr="00C81B1C">
        <w:rPr>
          <w:rFonts w:eastAsia="Times New Roman" w:cstheme="minorHAnsi"/>
          <w:iCs/>
          <w:kern w:val="0"/>
          <w:lang w:val="en-GB" w:eastAsia="es-ES"/>
          <w14:ligatures w14:val="none"/>
        </w:rPr>
        <w:t>Albertus</w:t>
      </w:r>
      <w:r w:rsidR="00FC7015">
        <w:rPr>
          <w:rFonts w:eastAsia="Times New Roman" w:cstheme="minorHAnsi"/>
          <w:iCs/>
          <w:kern w:val="0"/>
          <w:lang w:val="en-GB" w:eastAsia="es-ES"/>
          <w14:ligatures w14:val="none"/>
        </w:rPr>
        <w:t>, 2015</w:t>
      </w:r>
      <w:r w:rsidR="00091A43" w:rsidRPr="00C81B1C">
        <w:rPr>
          <w:rFonts w:eastAsia="Times New Roman" w:cstheme="minorHAnsi"/>
          <w:iCs/>
          <w:kern w:val="0"/>
          <w:lang w:val="en-GB" w:eastAsia="es-ES"/>
          <w14:ligatures w14:val="none"/>
        </w:rPr>
        <w:t xml:space="preserve">, </w:t>
      </w:r>
      <w:r w:rsidR="00091A43" w:rsidRPr="00C81B1C">
        <w:rPr>
          <w:rFonts w:eastAsia="Times New Roman" w:cstheme="minorHAnsi"/>
          <w:iCs/>
          <w:vanish/>
          <w:kern w:val="0"/>
          <w:lang w:val="en-GB" w:eastAsia="es-ES"/>
          <w14:ligatures w14:val="none"/>
        </w:rPr>
        <w:t>2015</w:t>
      </w:r>
      <w:r w:rsidR="00091A43" w:rsidRPr="00C81B1C">
        <w:rPr>
          <w:rFonts w:cstheme="minorHAnsi"/>
          <w:lang w:val="en-GB"/>
        </w:rPr>
        <w:fldChar w:fldCharType="end"/>
      </w:r>
      <w:r w:rsidR="00091A43" w:rsidRPr="00C81B1C">
        <w:rPr>
          <w:rFonts w:cstheme="minorHAnsi"/>
          <w:lang w:val="en-GB"/>
        </w:rPr>
        <w:t xml:space="preserve">; </w:t>
      </w:r>
      <w:r w:rsidR="00091A43" w:rsidRPr="00C81B1C">
        <w:rPr>
          <w:rFonts w:cstheme="minorHAnsi"/>
          <w:lang w:val="en-GB"/>
        </w:rPr>
        <w:fldChar w:fldCharType="begin"/>
      </w:r>
      <w:r w:rsidR="00091A43" w:rsidRPr="00C81B1C">
        <w:rPr>
          <w:rFonts w:cstheme="minorHAnsi"/>
          <w:lang w:val="en-GB"/>
        </w:rPr>
        <w:instrText xml:space="preserve"> REF BIB_legrand1986frontier \h \* MERGEFORMAT </w:instrText>
      </w:r>
      <w:r w:rsidR="00091A43" w:rsidRPr="00C81B1C">
        <w:rPr>
          <w:rFonts w:cstheme="minorHAnsi"/>
          <w:lang w:val="en-GB"/>
        </w:rPr>
      </w:r>
      <w:r w:rsidR="00091A43" w:rsidRPr="00C81B1C">
        <w:rPr>
          <w:rFonts w:cstheme="minorHAnsi"/>
          <w:lang w:val="en-GB"/>
        </w:rPr>
        <w:fldChar w:fldCharType="separate"/>
      </w:r>
      <w:r w:rsidR="00091A43" w:rsidRPr="00C81B1C">
        <w:rPr>
          <w:rFonts w:eastAsia="Times New Roman" w:cstheme="minorHAnsi"/>
          <w:iCs/>
          <w:kern w:val="0"/>
          <w:lang w:val="en-GB" w:eastAsia="es-ES"/>
          <w14:ligatures w14:val="none"/>
        </w:rPr>
        <w:t>LeGrand,</w:t>
      </w:r>
      <w:r w:rsidR="00FC7015">
        <w:rPr>
          <w:rFonts w:eastAsia="Times New Roman" w:cstheme="minorHAnsi"/>
          <w:iCs/>
          <w:kern w:val="0"/>
          <w:lang w:val="en-GB" w:eastAsia="es-ES"/>
          <w14:ligatures w14:val="none"/>
        </w:rPr>
        <w:t>1986</w:t>
      </w:r>
      <w:r w:rsidR="00091A43" w:rsidRPr="00C81B1C">
        <w:rPr>
          <w:rFonts w:eastAsia="Times New Roman" w:cstheme="minorHAnsi"/>
          <w:iCs/>
          <w:kern w:val="0"/>
          <w:lang w:val="en-GB" w:eastAsia="es-ES"/>
          <w14:ligatures w14:val="none"/>
        </w:rPr>
        <w:t xml:space="preserve"> </w:t>
      </w:r>
      <w:r w:rsidR="00091A43" w:rsidRPr="00C81B1C">
        <w:rPr>
          <w:rFonts w:eastAsia="Times New Roman" w:cstheme="minorHAnsi"/>
          <w:iCs/>
          <w:vanish/>
          <w:kern w:val="0"/>
          <w:lang w:val="en-GB" w:eastAsia="es-ES"/>
          <w14:ligatures w14:val="none"/>
        </w:rPr>
        <w:t>1986</w:t>
      </w:r>
      <w:r w:rsidR="00091A43" w:rsidRPr="00C81B1C">
        <w:rPr>
          <w:rFonts w:cstheme="minorHAnsi"/>
          <w:lang w:val="en-GB"/>
        </w:rPr>
        <w:fldChar w:fldCharType="end"/>
      </w:r>
      <w:r w:rsidR="00091A43" w:rsidRPr="00C81B1C">
        <w:rPr>
          <w:rFonts w:cstheme="minorHAnsi"/>
          <w:lang w:val="en-GB"/>
        </w:rPr>
        <w:t xml:space="preserve">), colonization programs integrated frontier zones </w:t>
      </w:r>
      <w:r w:rsidR="00572F00" w:rsidRPr="00C81B1C">
        <w:rPr>
          <w:rFonts w:cstheme="minorHAnsi"/>
          <w:lang w:val="en-GB"/>
        </w:rPr>
        <w:t>and cropland expanded markedly in Brazil, the Andes, and Mexico illustrating the footprint of ISI policies on forest loss</w:t>
      </w:r>
      <w:r w:rsidR="00983B1A" w:rsidRPr="00C81B1C">
        <w:rPr>
          <w:rFonts w:cstheme="minorHAnsi"/>
          <w:lang w:val="en-GB"/>
        </w:rPr>
        <w:t xml:space="preserve"> (Section 4.1).</w:t>
      </w:r>
    </w:p>
    <w:p w14:paraId="29A84C70" w14:textId="774C762D" w:rsidR="005A3D5C" w:rsidRPr="00C81B1C" w:rsidRDefault="005A3D5C" w:rsidP="005A3D5C">
      <w:pPr>
        <w:rPr>
          <w:rFonts w:cstheme="minorHAnsi"/>
          <w:lang w:val="en-GB"/>
        </w:rPr>
      </w:pPr>
      <w:r w:rsidRPr="00C81B1C">
        <w:rPr>
          <w:rFonts w:cstheme="minorHAnsi"/>
          <w:lang w:val="en-GB"/>
        </w:rPr>
        <w:t xml:space="preserve">Parallel to expansion, governments promoted agricultural modernization as part of broader state-led industrialization. Agriculture was to supply food for urban populations, inputs for industries, and foreign exchange </w:t>
      </w:r>
      <w:r w:rsidR="00C63EA7" w:rsidRPr="00C81B1C">
        <w:rPr>
          <w:rFonts w:cstheme="minorHAnsi"/>
          <w:lang w:val="en-GB"/>
        </w:rPr>
        <w:t>(</w:t>
      </w:r>
      <w:r w:rsidR="00C63EA7" w:rsidRPr="00C81B1C">
        <w:rPr>
          <w:rFonts w:cstheme="minorHAnsi"/>
          <w:lang w:val="en-GB"/>
        </w:rPr>
        <w:fldChar w:fldCharType="begin"/>
      </w:r>
      <w:r w:rsidR="00C63EA7" w:rsidRPr="00C81B1C">
        <w:rPr>
          <w:rFonts w:cstheme="minorHAnsi"/>
          <w:lang w:val="en-GB"/>
        </w:rPr>
        <w:instrText xml:space="preserve"> REF BIB_bulmer_2dthomas2003 \h \* MERGEFORMAT </w:instrText>
      </w:r>
      <w:r w:rsidR="00C63EA7" w:rsidRPr="00C81B1C">
        <w:rPr>
          <w:rFonts w:cstheme="minorHAnsi"/>
          <w:lang w:val="en-GB"/>
        </w:rPr>
      </w:r>
      <w:r w:rsidR="00C63EA7" w:rsidRPr="00C81B1C">
        <w:rPr>
          <w:rFonts w:cstheme="minorHAnsi"/>
          <w:lang w:val="en-GB"/>
        </w:rPr>
        <w:fldChar w:fldCharType="separate"/>
      </w:r>
      <w:r w:rsidR="007D2B6B" w:rsidRPr="00C81B1C">
        <w:rPr>
          <w:rFonts w:eastAsia="Times New Roman" w:cstheme="minorHAnsi"/>
          <w:iCs/>
          <w:kern w:val="0"/>
          <w:lang w:val="en-GB" w:eastAsia="es-ES"/>
          <w14:ligatures w14:val="none"/>
        </w:rPr>
        <w:t>Bulmer-Thomas,</w:t>
      </w:r>
      <w:r w:rsidR="00FC7015">
        <w:rPr>
          <w:rFonts w:eastAsia="Times New Roman" w:cstheme="minorHAnsi"/>
          <w:iCs/>
          <w:kern w:val="0"/>
          <w:lang w:val="en-GB" w:eastAsia="es-ES"/>
          <w14:ligatures w14:val="none"/>
        </w:rPr>
        <w:t>2003</w:t>
      </w:r>
      <w:r w:rsidR="007D2B6B" w:rsidRPr="00C81B1C">
        <w:rPr>
          <w:rFonts w:eastAsia="Times New Roman" w:cstheme="minorHAnsi"/>
          <w:iCs/>
          <w:kern w:val="0"/>
          <w:lang w:val="en-GB" w:eastAsia="es-ES"/>
          <w14:ligatures w14:val="none"/>
        </w:rPr>
        <w:t xml:space="preserve"> </w:t>
      </w:r>
      <w:r w:rsidR="007D2B6B" w:rsidRPr="00C81B1C">
        <w:rPr>
          <w:rFonts w:eastAsia="Times New Roman" w:cstheme="minorHAnsi"/>
          <w:iCs/>
          <w:vanish/>
          <w:kern w:val="0"/>
          <w:lang w:val="en-GB" w:eastAsia="es-ES"/>
          <w14:ligatures w14:val="none"/>
        </w:rPr>
        <w:t>2003</w:t>
      </w:r>
      <w:r w:rsidR="00C63EA7" w:rsidRPr="00C81B1C">
        <w:rPr>
          <w:rFonts w:cstheme="minorHAnsi"/>
          <w:lang w:val="en-GB"/>
        </w:rPr>
        <w:fldChar w:fldCharType="end"/>
      </w:r>
      <w:r w:rsidR="00E16669" w:rsidRPr="00C81B1C">
        <w:rPr>
          <w:rFonts w:cstheme="minorHAnsi"/>
          <w:lang w:val="en-GB"/>
        </w:rPr>
        <w:t>;</w:t>
      </w:r>
      <w:r w:rsidR="00DC4288" w:rsidRPr="00C81B1C">
        <w:rPr>
          <w:rFonts w:cstheme="minorHAnsi"/>
          <w:lang w:val="en-GB"/>
        </w:rPr>
        <w:t xml:space="preserve"> </w:t>
      </w:r>
      <w:r w:rsidR="00C63EA7" w:rsidRPr="00C81B1C">
        <w:rPr>
          <w:rFonts w:cstheme="minorHAnsi"/>
          <w:lang w:val="en-GB"/>
        </w:rPr>
        <w:fldChar w:fldCharType="begin"/>
      </w:r>
      <w:r w:rsidR="00C63EA7" w:rsidRPr="00C81B1C">
        <w:rPr>
          <w:rFonts w:cstheme="minorHAnsi"/>
          <w:lang w:val="en-GB"/>
        </w:rPr>
        <w:instrText xml:space="preserve"> REF BIB_cardenas2000 \h \* MERGEFORMAT </w:instrText>
      </w:r>
      <w:r w:rsidR="00C63EA7" w:rsidRPr="00C81B1C">
        <w:rPr>
          <w:rFonts w:cstheme="minorHAnsi"/>
          <w:lang w:val="en-GB"/>
        </w:rPr>
      </w:r>
      <w:r w:rsidR="00C63EA7" w:rsidRPr="00C81B1C">
        <w:rPr>
          <w:rFonts w:cstheme="minorHAnsi"/>
          <w:lang w:val="en-GB"/>
        </w:rPr>
        <w:fldChar w:fldCharType="separate"/>
      </w:r>
      <w:r w:rsidR="007D2B6B" w:rsidRPr="00C81B1C">
        <w:rPr>
          <w:rFonts w:eastAsia="Times New Roman" w:cstheme="minorHAnsi"/>
          <w:iCs/>
          <w:kern w:val="0"/>
          <w:lang w:val="en-GB" w:eastAsia="es-ES"/>
          <w14:ligatures w14:val="none"/>
        </w:rPr>
        <w:t>Cárdenas et al</w:t>
      </w:r>
      <w:r w:rsidR="007D2B6B" w:rsidRPr="00C81B1C">
        <w:rPr>
          <w:rFonts w:eastAsia="Times New Roman" w:cstheme="minorHAnsi"/>
          <w:iCs/>
          <w:vanish/>
          <w:kern w:val="0"/>
          <w:lang w:val="en-GB" w:eastAsia="es-ES"/>
          <w14:ligatures w14:val="none"/>
        </w:rPr>
        <w:t>., 2000</w:t>
      </w:r>
      <w:r w:rsidR="00C63EA7" w:rsidRPr="00C81B1C">
        <w:rPr>
          <w:rFonts w:cstheme="minorHAnsi"/>
          <w:lang w:val="en-GB"/>
        </w:rPr>
        <w:fldChar w:fldCharType="end"/>
      </w:r>
      <w:r w:rsidR="00FC7015">
        <w:rPr>
          <w:rFonts w:cstheme="minorHAnsi"/>
          <w:lang w:val="en-GB"/>
        </w:rPr>
        <w:t>., 2000</w:t>
      </w:r>
      <w:r w:rsidR="00C63EA7" w:rsidRPr="00C81B1C">
        <w:rPr>
          <w:rFonts w:cstheme="minorHAnsi"/>
          <w:lang w:val="en-GB"/>
        </w:rPr>
        <w:t>)</w:t>
      </w:r>
      <w:r w:rsidRPr="00C81B1C">
        <w:rPr>
          <w:rFonts w:cstheme="minorHAnsi"/>
          <w:lang w:val="en-GB"/>
        </w:rPr>
        <w:t xml:space="preserve">. Public investment, technical assistance, and research centres spread improved seeds, fertilizers, mechanization, and irrigation, though unevenly </w:t>
      </w:r>
      <w:r w:rsidR="00C63EA7" w:rsidRPr="00C81B1C">
        <w:rPr>
          <w:rFonts w:cstheme="minorHAnsi"/>
          <w:lang w:val="en-GB"/>
        </w:rPr>
        <w:t>(</w:t>
      </w:r>
      <w:r w:rsidR="00C63EA7" w:rsidRPr="00C81B1C">
        <w:rPr>
          <w:rFonts w:cstheme="minorHAnsi"/>
          <w:lang w:val="en-GB"/>
        </w:rPr>
        <w:fldChar w:fldCharType="begin"/>
      </w:r>
      <w:r w:rsidR="00C63EA7" w:rsidRPr="00C81B1C">
        <w:rPr>
          <w:rFonts w:cstheme="minorHAnsi"/>
          <w:lang w:val="en-GB"/>
        </w:rPr>
        <w:instrText xml:space="preserve"> REF BIB_cardenas2000 \h \* MERGEFORMAT </w:instrText>
      </w:r>
      <w:r w:rsidR="00C63EA7" w:rsidRPr="00C81B1C">
        <w:rPr>
          <w:rFonts w:cstheme="minorHAnsi"/>
          <w:lang w:val="en-GB"/>
        </w:rPr>
      </w:r>
      <w:r w:rsidR="00C63EA7" w:rsidRPr="00C81B1C">
        <w:rPr>
          <w:rFonts w:cstheme="minorHAnsi"/>
          <w:lang w:val="en-GB"/>
        </w:rPr>
        <w:fldChar w:fldCharType="separate"/>
      </w:r>
      <w:r w:rsidR="007D2B6B" w:rsidRPr="00C81B1C">
        <w:rPr>
          <w:rFonts w:eastAsia="Times New Roman" w:cstheme="minorHAnsi"/>
          <w:iCs/>
          <w:kern w:val="0"/>
          <w:lang w:val="en-GB" w:eastAsia="es-ES"/>
          <w14:ligatures w14:val="none"/>
        </w:rPr>
        <w:t>Cárdenas et al</w:t>
      </w:r>
      <w:r w:rsidR="007D2B6B" w:rsidRPr="00C81B1C">
        <w:rPr>
          <w:rFonts w:eastAsia="Times New Roman" w:cstheme="minorHAnsi"/>
          <w:iCs/>
          <w:vanish/>
          <w:kern w:val="0"/>
          <w:lang w:val="en-GB" w:eastAsia="es-ES"/>
          <w14:ligatures w14:val="none"/>
        </w:rPr>
        <w:t>., 2000</w:t>
      </w:r>
      <w:r w:rsidR="00C63EA7" w:rsidRPr="00C81B1C">
        <w:rPr>
          <w:rFonts w:cstheme="minorHAnsi"/>
          <w:lang w:val="en-GB"/>
        </w:rPr>
        <w:fldChar w:fldCharType="end"/>
      </w:r>
      <w:r w:rsidR="00872561">
        <w:rPr>
          <w:rFonts w:cstheme="minorHAnsi"/>
          <w:lang w:val="en-GB"/>
        </w:rPr>
        <w:t>., 2000</w:t>
      </w:r>
      <w:r w:rsidR="00C63EA7" w:rsidRPr="00C81B1C">
        <w:rPr>
          <w:rFonts w:cstheme="minorHAnsi"/>
          <w:lang w:val="en-GB"/>
        </w:rPr>
        <w:t>)</w:t>
      </w:r>
      <w:r w:rsidRPr="00C81B1C">
        <w:rPr>
          <w:rFonts w:cstheme="minorHAnsi"/>
          <w:lang w:val="en-GB"/>
        </w:rPr>
        <w:t xml:space="preserve">. Livestock, especially poultry, underwent quasi-industrial transformations </w:t>
      </w:r>
      <w:r w:rsidR="00C63EA7" w:rsidRPr="00C81B1C">
        <w:rPr>
          <w:rFonts w:cstheme="minorHAnsi"/>
          <w:lang w:val="en-GB"/>
        </w:rPr>
        <w:t>(</w:t>
      </w:r>
      <w:proofErr w:type="spellStart"/>
      <w:r w:rsidR="00C63EA7" w:rsidRPr="00C81B1C">
        <w:rPr>
          <w:rFonts w:cstheme="minorHAnsi"/>
          <w:lang w:val="en-GB"/>
        </w:rPr>
        <w:fldChar w:fldCharType="begin"/>
      </w:r>
      <w:r w:rsidR="00C63EA7" w:rsidRPr="00C81B1C">
        <w:rPr>
          <w:rFonts w:cstheme="minorHAnsi"/>
          <w:lang w:val="en-GB"/>
        </w:rPr>
        <w:instrText xml:space="preserve"> REF BIB_bertola2012 \h \* MERGEFORMAT </w:instrText>
      </w:r>
      <w:r w:rsidR="00C63EA7" w:rsidRPr="00C81B1C">
        <w:rPr>
          <w:rFonts w:cstheme="minorHAnsi"/>
          <w:lang w:val="en-GB"/>
        </w:rPr>
      </w:r>
      <w:r w:rsidR="00C63EA7" w:rsidRPr="00C81B1C">
        <w:rPr>
          <w:rFonts w:cstheme="minorHAnsi"/>
          <w:lang w:val="en-GB"/>
        </w:rPr>
        <w:fldChar w:fldCharType="separate"/>
      </w:r>
      <w:r w:rsidR="007D2B6B" w:rsidRPr="00C81B1C">
        <w:rPr>
          <w:rFonts w:eastAsia="Times New Roman" w:cstheme="minorHAnsi"/>
          <w:iCs/>
          <w:kern w:val="0"/>
          <w:lang w:val="en-GB" w:eastAsia="es-ES"/>
          <w14:ligatures w14:val="none"/>
        </w:rPr>
        <w:t>Bértola</w:t>
      </w:r>
      <w:proofErr w:type="spellEnd"/>
      <w:r w:rsidR="007D2B6B" w:rsidRPr="00C81B1C">
        <w:rPr>
          <w:rFonts w:eastAsia="Times New Roman" w:cstheme="minorHAnsi"/>
          <w:iCs/>
          <w:kern w:val="0"/>
          <w:lang w:val="en-GB" w:eastAsia="es-ES"/>
          <w14:ligatures w14:val="none"/>
        </w:rPr>
        <w:t xml:space="preserve"> &amp;</w:t>
      </w:r>
      <w:r w:rsidR="007D2B6B" w:rsidRPr="00C81B1C">
        <w:rPr>
          <w:rFonts w:eastAsia="Times New Roman" w:cstheme="minorHAnsi"/>
          <w:iCs/>
          <w:vanish/>
          <w:kern w:val="0"/>
          <w:lang w:val="en-GB" w:eastAsia="es-ES"/>
          <w14:ligatures w14:val="none"/>
        </w:rPr>
        <w:t xml:space="preserve"> Ocampo, 2012</w:t>
      </w:r>
      <w:r w:rsidR="00C63EA7" w:rsidRPr="00C81B1C">
        <w:rPr>
          <w:rFonts w:cstheme="minorHAnsi"/>
          <w:lang w:val="en-GB"/>
        </w:rPr>
        <w:fldChar w:fldCharType="end"/>
      </w:r>
      <w:r w:rsidR="00872561">
        <w:rPr>
          <w:rFonts w:cstheme="minorHAnsi"/>
          <w:lang w:val="en-GB"/>
        </w:rPr>
        <w:t xml:space="preserve"> Ocampo, 2012</w:t>
      </w:r>
      <w:r w:rsidR="00C63EA7" w:rsidRPr="00C81B1C">
        <w:rPr>
          <w:rFonts w:cstheme="minorHAnsi"/>
          <w:lang w:val="en-GB"/>
        </w:rPr>
        <w:t>)</w:t>
      </w:r>
      <w:r w:rsidRPr="00C81B1C">
        <w:rPr>
          <w:rFonts w:cstheme="minorHAnsi"/>
          <w:lang w:val="en-GB"/>
        </w:rPr>
        <w:t>. Yields rose by 50% in crops and 30% in livestock between 1960 and 1980, while capital and total-factor-productivity gains reinforced modernization</w:t>
      </w:r>
      <w:r w:rsidR="0051621B" w:rsidRPr="00C81B1C">
        <w:rPr>
          <w:rFonts w:cstheme="minorHAnsi"/>
          <w:lang w:val="en-GB"/>
        </w:rPr>
        <w:t xml:space="preserve"> </w:t>
      </w:r>
      <w:r w:rsidR="0051621B" w:rsidRPr="00C81B1C">
        <w:rPr>
          <w:rFonts w:cstheme="minorHAnsi"/>
          <w:lang w:val="en-US"/>
        </w:rPr>
        <w:t>(Martín-</w:t>
      </w:r>
      <w:proofErr w:type="spellStart"/>
      <w:r w:rsidR="0051621B" w:rsidRPr="00C81B1C">
        <w:rPr>
          <w:rFonts w:cstheme="minorHAnsi"/>
          <w:lang w:val="en-US"/>
        </w:rPr>
        <w:t>Retortillo</w:t>
      </w:r>
      <w:proofErr w:type="spellEnd"/>
      <w:r w:rsidR="0051621B" w:rsidRPr="00C81B1C">
        <w:rPr>
          <w:rFonts w:cstheme="minorHAnsi"/>
          <w:lang w:val="en-US"/>
        </w:rPr>
        <w:t xml:space="preserve"> et al., </w:t>
      </w:r>
      <w:r w:rsidR="00FC7015">
        <w:rPr>
          <w:rFonts w:cstheme="minorHAnsi"/>
          <w:lang w:val="en-US"/>
        </w:rPr>
        <w:t>2026</w:t>
      </w:r>
      <w:r w:rsidR="0051621B" w:rsidRPr="00C81B1C">
        <w:rPr>
          <w:rFonts w:cstheme="minorHAnsi"/>
          <w:lang w:val="en-US"/>
        </w:rPr>
        <w:t>).</w:t>
      </w:r>
    </w:p>
    <w:p w14:paraId="38892F2B" w14:textId="64541DD0" w:rsidR="005A3D5C" w:rsidRPr="00C81B1C" w:rsidRDefault="005A3D5C" w:rsidP="005A3D5C">
      <w:pPr>
        <w:rPr>
          <w:rFonts w:cstheme="minorHAnsi"/>
          <w:lang w:val="en-GB"/>
        </w:rPr>
      </w:pPr>
      <w:r w:rsidRPr="00C81B1C">
        <w:rPr>
          <w:rFonts w:cstheme="minorHAnsi"/>
          <w:lang w:val="en-GB"/>
        </w:rPr>
        <w:t xml:space="preserve">Trade policy also shaped production. Export taxes, currency overvaluation, and protectionism penalized traditional export crops like coffee or sugar </w:t>
      </w:r>
      <w:r w:rsidR="00C63EA7" w:rsidRPr="00C81B1C">
        <w:rPr>
          <w:rFonts w:cstheme="minorHAnsi"/>
          <w:lang w:val="en-GB"/>
        </w:rPr>
        <w:t>(</w:t>
      </w:r>
      <w:proofErr w:type="spellStart"/>
      <w:r w:rsidR="00C63EA7" w:rsidRPr="00C81B1C">
        <w:rPr>
          <w:rFonts w:cstheme="minorHAnsi"/>
          <w:lang w:val="en-GB"/>
        </w:rPr>
        <w:fldChar w:fldCharType="begin"/>
      </w:r>
      <w:r w:rsidR="00C63EA7" w:rsidRPr="00C81B1C">
        <w:rPr>
          <w:rFonts w:cstheme="minorHAnsi"/>
          <w:lang w:val="en-GB"/>
        </w:rPr>
        <w:instrText xml:space="preserve"> REF BIB_bertola2012 \h \* MERGEFORMAT </w:instrText>
      </w:r>
      <w:r w:rsidR="00C63EA7" w:rsidRPr="00C81B1C">
        <w:rPr>
          <w:rFonts w:cstheme="minorHAnsi"/>
          <w:lang w:val="en-GB"/>
        </w:rPr>
      </w:r>
      <w:r w:rsidR="00C63EA7" w:rsidRPr="00C81B1C">
        <w:rPr>
          <w:rFonts w:cstheme="minorHAnsi"/>
          <w:lang w:val="en-GB"/>
        </w:rPr>
        <w:fldChar w:fldCharType="separate"/>
      </w:r>
      <w:r w:rsidR="007D2B6B" w:rsidRPr="00C81B1C">
        <w:rPr>
          <w:rFonts w:eastAsia="Times New Roman" w:cstheme="minorHAnsi"/>
          <w:iCs/>
          <w:kern w:val="0"/>
          <w:lang w:val="en-GB" w:eastAsia="es-ES"/>
          <w14:ligatures w14:val="none"/>
        </w:rPr>
        <w:t>Bértola</w:t>
      </w:r>
      <w:proofErr w:type="spellEnd"/>
      <w:r w:rsidR="007D2B6B" w:rsidRPr="00C81B1C">
        <w:rPr>
          <w:rFonts w:eastAsia="Times New Roman" w:cstheme="minorHAnsi"/>
          <w:iCs/>
          <w:kern w:val="0"/>
          <w:lang w:val="en-GB" w:eastAsia="es-ES"/>
          <w14:ligatures w14:val="none"/>
        </w:rPr>
        <w:t xml:space="preserve"> &amp;</w:t>
      </w:r>
      <w:r w:rsidR="007D2B6B" w:rsidRPr="00C81B1C">
        <w:rPr>
          <w:rFonts w:eastAsia="Times New Roman" w:cstheme="minorHAnsi"/>
          <w:iCs/>
          <w:vanish/>
          <w:kern w:val="0"/>
          <w:lang w:val="en-GB" w:eastAsia="es-ES"/>
          <w14:ligatures w14:val="none"/>
        </w:rPr>
        <w:t xml:space="preserve"> Ocampo, 2012</w:t>
      </w:r>
      <w:r w:rsidR="00C63EA7" w:rsidRPr="00C81B1C">
        <w:rPr>
          <w:rFonts w:cstheme="minorHAnsi"/>
          <w:lang w:val="en-GB"/>
        </w:rPr>
        <w:fldChar w:fldCharType="end"/>
      </w:r>
      <w:del w:id="29" w:author="John Alexander Urrego Mesa" w:date="2026-03-13T13:04:00Z">
        <w:r w:rsidR="00342386" w:rsidDel="006075B0">
          <w:rPr>
            <w:rFonts w:cstheme="minorHAnsi"/>
            <w:lang w:val="en-GB"/>
          </w:rPr>
          <w:delText xml:space="preserve"> Oca</w:delText>
        </w:r>
      </w:del>
      <w:r w:rsidR="00C63EA7" w:rsidRPr="00C81B1C">
        <w:rPr>
          <w:rFonts w:cstheme="minorHAnsi"/>
          <w:lang w:val="en-GB"/>
        </w:rPr>
        <w:t>)</w:t>
      </w:r>
      <w:r w:rsidR="00A33D2D" w:rsidRPr="00C81B1C">
        <w:rPr>
          <w:rFonts w:cstheme="minorHAnsi"/>
          <w:lang w:val="en-GB"/>
        </w:rPr>
        <w:t>,</w:t>
      </w:r>
      <w:r w:rsidRPr="00C81B1C">
        <w:rPr>
          <w:rFonts w:cstheme="minorHAnsi"/>
          <w:lang w:val="en-GB"/>
        </w:rPr>
        <w:t xml:space="preserve"> but </w:t>
      </w:r>
      <w:r w:rsidRPr="00C81B1C">
        <w:rPr>
          <w:rFonts w:cstheme="minorHAnsi"/>
          <w:lang w:val="en-GB"/>
        </w:rPr>
        <w:lastRenderedPageBreak/>
        <w:t>fostered import-substitution in food staples. Under the International Coffee Agreement, however, regulated exports and domestic substitution coexisted consistent with increased land devoted to coffee and wheat in Mexico</w:t>
      </w:r>
      <w:r w:rsidR="00342386">
        <w:rPr>
          <w:rFonts w:cstheme="minorHAnsi"/>
          <w:lang w:val="en-GB"/>
        </w:rPr>
        <w:t xml:space="preserve"> (</w:t>
      </w:r>
      <w:proofErr w:type="spellStart"/>
      <w:r w:rsidR="00342386">
        <w:rPr>
          <w:rFonts w:cstheme="minorHAnsi"/>
          <w:lang w:val="en-GB"/>
        </w:rPr>
        <w:t>Tortolero</w:t>
      </w:r>
      <w:proofErr w:type="spellEnd"/>
      <w:r w:rsidR="00342386">
        <w:rPr>
          <w:rFonts w:cstheme="minorHAnsi"/>
          <w:lang w:val="en-GB"/>
        </w:rPr>
        <w:t xml:space="preserve"> &amp; Mendez, 2026)</w:t>
      </w:r>
      <w:r w:rsidRPr="00C81B1C">
        <w:rPr>
          <w:rFonts w:cstheme="minorHAnsi"/>
          <w:lang w:val="en-GB"/>
        </w:rPr>
        <w:t>, Colombia</w:t>
      </w:r>
      <w:r w:rsidR="00342386">
        <w:rPr>
          <w:rFonts w:cstheme="minorHAnsi"/>
          <w:lang w:val="en-GB"/>
        </w:rPr>
        <w:t xml:space="preserve"> (Colmenares &amp; </w:t>
      </w:r>
      <w:proofErr w:type="spellStart"/>
      <w:r w:rsidR="00342386">
        <w:rPr>
          <w:rFonts w:cstheme="minorHAnsi"/>
          <w:lang w:val="en-GB"/>
        </w:rPr>
        <w:t>Vivas</w:t>
      </w:r>
      <w:proofErr w:type="spellEnd"/>
      <w:r w:rsidR="00342386">
        <w:rPr>
          <w:rFonts w:cstheme="minorHAnsi"/>
          <w:lang w:val="en-GB"/>
        </w:rPr>
        <w:t>, 2026)</w:t>
      </w:r>
      <w:r w:rsidRPr="00C81B1C">
        <w:rPr>
          <w:rFonts w:cstheme="minorHAnsi"/>
          <w:lang w:val="en-GB"/>
        </w:rPr>
        <w:t xml:space="preserve">, and Central America and wheat and sugar in Brazil </w:t>
      </w:r>
      <w:r w:rsidR="00342386">
        <w:rPr>
          <w:rFonts w:cstheme="minorHAnsi"/>
          <w:lang w:val="en-GB"/>
        </w:rPr>
        <w:t xml:space="preserve">(Klein &amp; Vidal </w:t>
      </w:r>
      <w:proofErr w:type="spellStart"/>
      <w:r w:rsidR="00342386">
        <w:rPr>
          <w:rFonts w:cstheme="minorHAnsi"/>
          <w:lang w:val="en-GB"/>
        </w:rPr>
        <w:t>Vivas</w:t>
      </w:r>
      <w:proofErr w:type="spellEnd"/>
      <w:r w:rsidR="00342386">
        <w:rPr>
          <w:rFonts w:cstheme="minorHAnsi"/>
          <w:lang w:val="en-GB"/>
        </w:rPr>
        <w:t xml:space="preserve">, 2026) </w:t>
      </w:r>
      <w:r w:rsidR="00FB486F" w:rsidRPr="00C81B1C">
        <w:rPr>
          <w:rFonts w:cstheme="minorHAnsi"/>
          <w:lang w:val="en-GB"/>
        </w:rPr>
        <w:t xml:space="preserve">as seen in </w:t>
      </w:r>
      <w:r w:rsidR="00E16669" w:rsidRPr="00C81B1C">
        <w:rPr>
          <w:rFonts w:cstheme="minorHAnsi"/>
          <w:lang w:val="en-GB"/>
        </w:rPr>
        <w:t>S</w:t>
      </w:r>
      <w:r w:rsidRPr="00C81B1C">
        <w:rPr>
          <w:rFonts w:cstheme="minorHAnsi"/>
          <w:lang w:val="en-GB"/>
        </w:rPr>
        <w:t xml:space="preserve">ection </w:t>
      </w:r>
      <w:r w:rsidR="008F2918" w:rsidRPr="00C81B1C">
        <w:rPr>
          <w:rFonts w:cstheme="minorHAnsi"/>
          <w:lang w:val="en-GB"/>
        </w:rPr>
        <w:t>3.2</w:t>
      </w:r>
      <w:r w:rsidRPr="00C81B1C">
        <w:rPr>
          <w:rFonts w:cstheme="minorHAnsi"/>
          <w:lang w:val="en-GB"/>
        </w:rPr>
        <w:t>.</w:t>
      </w:r>
    </w:p>
    <w:p w14:paraId="5AF57414" w14:textId="3FAB0128" w:rsidR="00B070BA" w:rsidRPr="00C81B1C" w:rsidRDefault="005A3D5C" w:rsidP="00144CAB">
      <w:pPr>
        <w:rPr>
          <w:rFonts w:cstheme="minorHAnsi"/>
          <w:lang w:val="en-GB"/>
        </w:rPr>
      </w:pPr>
      <w:r w:rsidRPr="00C81B1C">
        <w:rPr>
          <w:rFonts w:cstheme="minorHAnsi"/>
          <w:lang w:val="en-GB"/>
        </w:rPr>
        <w:t>Frontier settlement sustained deforestation, while technological change generated new emission sources</w:t>
      </w:r>
      <w:r w:rsidR="00EA6F74" w:rsidRPr="00C81B1C">
        <w:rPr>
          <w:rFonts w:cstheme="minorHAnsi"/>
          <w:lang w:val="en-GB"/>
        </w:rPr>
        <w:t xml:space="preserve"> </w:t>
      </w:r>
      <w:r w:rsidRPr="00C81B1C">
        <w:rPr>
          <w:rFonts w:cstheme="minorHAnsi"/>
          <w:lang w:val="en-GB"/>
        </w:rPr>
        <w:t>marking a qualitative shift in the region’s agrarian metabolism (Section 4</w:t>
      </w:r>
      <w:r w:rsidR="00E0488F" w:rsidRPr="00C81B1C">
        <w:rPr>
          <w:rFonts w:cstheme="minorHAnsi"/>
          <w:lang w:val="en-GB"/>
        </w:rPr>
        <w:t>.3</w:t>
      </w:r>
      <w:r w:rsidRPr="00C81B1C">
        <w:rPr>
          <w:rFonts w:cstheme="minorHAnsi"/>
          <w:lang w:val="en-GB"/>
        </w:rPr>
        <w:t>). By the late 1970s, these intensive sources began to rival land-use emissions, reflecting a structural transition in agrarian impacts.</w:t>
      </w:r>
      <w:r w:rsidR="00144CAB" w:rsidRPr="00C81B1C">
        <w:rPr>
          <w:rFonts w:cstheme="minorHAnsi"/>
          <w:lang w:val="en-GB"/>
        </w:rPr>
        <w:t xml:space="preserve"> </w:t>
      </w:r>
      <w:r w:rsidR="00B070BA" w:rsidRPr="00C81B1C">
        <w:rPr>
          <w:rFonts w:cstheme="minorHAnsi"/>
          <w:lang w:val="en-GB"/>
        </w:rPr>
        <w:t>After a decade of cheap credit and mounting debt, falling commodity prices and rising interest rates created an adverse context in which the burden of external debt ultimately overwhelmed Latin American countries. Several rounds of debt restructuring, fiscal adjustment, and export promotion gradually consolidated as the main strategy to ensure debt repayment, displacing the ISI model.</w:t>
      </w:r>
    </w:p>
    <w:p w14:paraId="62DDB2AC" w14:textId="21F77FEC" w:rsidR="005A3D5C" w:rsidRPr="00C81B1C" w:rsidRDefault="00E0488F" w:rsidP="00D5246C">
      <w:pPr>
        <w:ind w:firstLine="708"/>
        <w:rPr>
          <w:rFonts w:cstheme="minorHAnsi"/>
          <w:b/>
          <w:bCs/>
          <w:lang w:val="en-GB"/>
        </w:rPr>
      </w:pPr>
      <w:r w:rsidRPr="00C81B1C">
        <w:rPr>
          <w:rFonts w:cstheme="minorHAnsi"/>
          <w:b/>
          <w:bCs/>
          <w:lang w:val="en-GB"/>
        </w:rPr>
        <w:t xml:space="preserve">5.3 </w:t>
      </w:r>
      <w:r w:rsidR="005A3D5C" w:rsidRPr="00C81B1C">
        <w:rPr>
          <w:rFonts w:cstheme="minorHAnsi"/>
          <w:b/>
          <w:bCs/>
          <w:lang w:val="en-GB"/>
        </w:rPr>
        <w:t xml:space="preserve">Return </w:t>
      </w:r>
      <w:r w:rsidR="00BC0FB0" w:rsidRPr="00C81B1C">
        <w:rPr>
          <w:rFonts w:cstheme="minorHAnsi"/>
          <w:b/>
          <w:bCs/>
          <w:lang w:val="en-GB"/>
        </w:rPr>
        <w:t>t</w:t>
      </w:r>
      <w:r w:rsidR="005A3D5C" w:rsidRPr="00C81B1C">
        <w:rPr>
          <w:rFonts w:cstheme="minorHAnsi"/>
          <w:b/>
          <w:bCs/>
          <w:lang w:val="en-GB"/>
        </w:rPr>
        <w:t>o Markets: Specialization and New Environmental Impacts (1980–2020)</w:t>
      </w:r>
    </w:p>
    <w:p w14:paraId="4B634BF5" w14:textId="3E8E39E9" w:rsidR="00AA767B" w:rsidRPr="00C81B1C" w:rsidRDefault="005A3D5C" w:rsidP="00AA767B">
      <w:pPr>
        <w:rPr>
          <w:rFonts w:cstheme="minorHAnsi"/>
          <w:lang w:val="en-GB"/>
        </w:rPr>
      </w:pPr>
      <w:r w:rsidRPr="00C81B1C">
        <w:rPr>
          <w:rFonts w:cstheme="minorHAnsi"/>
          <w:lang w:val="en-GB"/>
        </w:rPr>
        <w:t>The 1982 Mexican default exposed structural weaknesses accumulated during ISI. As external debt soared</w:t>
      </w:r>
      <w:r w:rsidR="008661E7">
        <w:rPr>
          <w:rFonts w:cstheme="minorHAnsi"/>
          <w:lang w:val="en-GB"/>
        </w:rPr>
        <w:t xml:space="preserve"> </w:t>
      </w:r>
      <w:r w:rsidR="00E0488F" w:rsidRPr="00C81B1C">
        <w:rPr>
          <w:rFonts w:cstheme="minorHAnsi"/>
          <w:lang w:val="en-GB"/>
        </w:rPr>
        <w:t>–</w:t>
      </w:r>
      <w:r w:rsidRPr="00C81B1C">
        <w:rPr>
          <w:rFonts w:cstheme="minorHAnsi"/>
          <w:lang w:val="en-GB"/>
        </w:rPr>
        <w:t xml:space="preserve">tripling between 1975 and 1980 </w:t>
      </w:r>
      <w:r w:rsidR="00C63EA7" w:rsidRPr="00C81B1C">
        <w:rPr>
          <w:rFonts w:cstheme="minorHAnsi"/>
          <w:lang w:val="en-GB"/>
        </w:rPr>
        <w:t>(</w:t>
      </w:r>
      <w:r w:rsidR="00C63EA7" w:rsidRPr="00C81B1C">
        <w:rPr>
          <w:rFonts w:cstheme="minorHAnsi"/>
          <w:lang w:val="en-GB"/>
        </w:rPr>
        <w:fldChar w:fldCharType="begin"/>
      </w:r>
      <w:r w:rsidR="00C63EA7" w:rsidRPr="00C81B1C">
        <w:rPr>
          <w:rFonts w:cstheme="minorHAnsi"/>
          <w:lang w:val="en-GB"/>
        </w:rPr>
        <w:instrText xml:space="preserve"> REF BIB_ocampo2014 \h \* MERGEFORMAT </w:instrText>
      </w:r>
      <w:r w:rsidR="00C63EA7" w:rsidRPr="00C81B1C">
        <w:rPr>
          <w:rFonts w:cstheme="minorHAnsi"/>
          <w:lang w:val="en-GB"/>
        </w:rPr>
      </w:r>
      <w:r w:rsidR="00C63EA7" w:rsidRPr="00C81B1C">
        <w:rPr>
          <w:rFonts w:cstheme="minorHAnsi"/>
          <w:lang w:val="en-GB"/>
        </w:rPr>
        <w:fldChar w:fldCharType="separate"/>
      </w:r>
      <w:r w:rsidR="007D2B6B" w:rsidRPr="00C81B1C">
        <w:rPr>
          <w:rFonts w:eastAsia="Times New Roman" w:cstheme="minorHAnsi"/>
          <w:iCs/>
          <w:kern w:val="0"/>
          <w:lang w:val="en-GB" w:eastAsia="es-ES"/>
          <w14:ligatures w14:val="none"/>
        </w:rPr>
        <w:t>Ocampo et al</w:t>
      </w:r>
      <w:r w:rsidR="007D2B6B" w:rsidRPr="00C81B1C">
        <w:rPr>
          <w:rFonts w:eastAsia="Times New Roman" w:cstheme="minorHAnsi"/>
          <w:iCs/>
          <w:vanish/>
          <w:kern w:val="0"/>
          <w:lang w:val="en-US" w:eastAsia="es-ES"/>
          <w14:ligatures w14:val="none"/>
        </w:rPr>
        <w:t>., 2014</w:t>
      </w:r>
      <w:r w:rsidR="00C63EA7" w:rsidRPr="00C81B1C">
        <w:rPr>
          <w:rFonts w:cstheme="minorHAnsi"/>
          <w:lang w:val="en-GB"/>
        </w:rPr>
        <w:fldChar w:fldCharType="end"/>
      </w:r>
      <w:r w:rsidR="008661E7">
        <w:rPr>
          <w:rFonts w:cstheme="minorHAnsi"/>
          <w:lang w:val="en-GB"/>
        </w:rPr>
        <w:t>., 2014</w:t>
      </w:r>
      <w:r w:rsidR="002864E8" w:rsidRPr="00C81B1C">
        <w:rPr>
          <w:rFonts w:cstheme="minorHAnsi"/>
          <w:lang w:val="en-GB"/>
        </w:rPr>
        <w:t>:</w:t>
      </w:r>
      <w:r w:rsidRPr="00C81B1C">
        <w:rPr>
          <w:rFonts w:cstheme="minorHAnsi"/>
          <w:lang w:val="en-GB"/>
        </w:rPr>
        <w:t xml:space="preserve"> Table 2)</w:t>
      </w:r>
      <w:r w:rsidR="00E0488F" w:rsidRPr="00C81B1C">
        <w:rPr>
          <w:rFonts w:cstheme="minorHAnsi"/>
          <w:lang w:val="en-GB"/>
        </w:rPr>
        <w:t>–</w:t>
      </w:r>
      <w:r w:rsidR="008661E7">
        <w:rPr>
          <w:rFonts w:cstheme="minorHAnsi"/>
          <w:lang w:val="en-GB"/>
        </w:rPr>
        <w:t xml:space="preserve"> </w:t>
      </w:r>
      <w:r w:rsidRPr="00C81B1C">
        <w:rPr>
          <w:rFonts w:cstheme="minorHAnsi"/>
          <w:lang w:val="en-GB"/>
        </w:rPr>
        <w:t>Latin American countries turned to structural adjustment and export promotion. Reforms encouraged trade liberalization and market-oriented agriculture to restore foreign exchange.</w:t>
      </w:r>
      <w:r w:rsidR="00145C91" w:rsidRPr="00C81B1C">
        <w:rPr>
          <w:rFonts w:cstheme="minorHAnsi"/>
          <w:lang w:val="en-GB"/>
        </w:rPr>
        <w:t xml:space="preserve"> </w:t>
      </w:r>
      <w:r w:rsidR="00AA767B" w:rsidRPr="00C81B1C">
        <w:rPr>
          <w:rFonts w:cstheme="minorHAnsi"/>
          <w:lang w:val="en-GB"/>
        </w:rPr>
        <w:t>Liberalization, however, did not significantly stimulate agricultural growth, which was lower in the 1980s than in the 1970s (</w:t>
      </w:r>
      <w:r w:rsidR="00AA767B" w:rsidRPr="00C81B1C">
        <w:rPr>
          <w:rFonts w:cstheme="minorHAnsi"/>
          <w:lang w:val="en-GB"/>
        </w:rPr>
        <w:fldChar w:fldCharType="begin"/>
      </w:r>
      <w:r w:rsidR="00AA767B" w:rsidRPr="00C81B1C">
        <w:rPr>
          <w:rFonts w:cstheme="minorHAnsi"/>
          <w:lang w:val="en-GB"/>
        </w:rPr>
        <w:instrText xml:space="preserve"> REF BIB_weeks1995 \h \* MERGEFORMAT </w:instrText>
      </w:r>
      <w:r w:rsidR="00AA767B" w:rsidRPr="00C81B1C">
        <w:rPr>
          <w:rFonts w:cstheme="minorHAnsi"/>
          <w:lang w:val="en-GB"/>
        </w:rPr>
      </w:r>
      <w:r w:rsidR="00AA767B" w:rsidRPr="00C81B1C">
        <w:rPr>
          <w:rFonts w:cstheme="minorHAnsi"/>
          <w:lang w:val="en-GB"/>
        </w:rPr>
        <w:fldChar w:fldCharType="separate"/>
      </w:r>
      <w:r w:rsidR="00AA767B" w:rsidRPr="00C81B1C">
        <w:rPr>
          <w:rFonts w:cstheme="minorHAnsi"/>
          <w:iCs/>
          <w:lang w:val="en-GB" w:eastAsia="es-ES"/>
        </w:rPr>
        <w:t>Weeks,</w:t>
      </w:r>
      <w:r w:rsidR="008661E7">
        <w:rPr>
          <w:rFonts w:cstheme="minorHAnsi"/>
          <w:iCs/>
          <w:lang w:val="en-GB" w:eastAsia="es-ES"/>
        </w:rPr>
        <w:t xml:space="preserve"> 1995</w:t>
      </w:r>
      <w:r w:rsidR="00AA767B" w:rsidRPr="00C81B1C">
        <w:rPr>
          <w:rFonts w:cstheme="minorHAnsi"/>
          <w:iCs/>
          <w:lang w:val="en-GB" w:eastAsia="es-ES"/>
        </w:rPr>
        <w:t xml:space="preserve"> </w:t>
      </w:r>
      <w:r w:rsidR="00AA767B" w:rsidRPr="00C81B1C">
        <w:rPr>
          <w:rFonts w:cstheme="minorHAnsi"/>
          <w:iCs/>
          <w:vanish/>
          <w:lang w:val="en-GB" w:eastAsia="es-ES"/>
        </w:rPr>
        <w:t>1995</w:t>
      </w:r>
      <w:r w:rsidR="00AA767B" w:rsidRPr="00C81B1C">
        <w:rPr>
          <w:rFonts w:cstheme="minorHAnsi"/>
          <w:lang w:val="en-GB"/>
        </w:rPr>
        <w:fldChar w:fldCharType="end"/>
      </w:r>
      <w:r w:rsidR="00AA767B" w:rsidRPr="00C81B1C">
        <w:rPr>
          <w:rFonts w:cstheme="minorHAnsi"/>
          <w:lang w:val="en-GB"/>
        </w:rPr>
        <w:t>).</w:t>
      </w:r>
    </w:p>
    <w:p w14:paraId="5228F981" w14:textId="79AD5837" w:rsidR="002A77E6" w:rsidRPr="00C81B1C" w:rsidRDefault="005958C5" w:rsidP="005A3D5C">
      <w:pPr>
        <w:rPr>
          <w:rFonts w:cstheme="minorHAnsi"/>
          <w:lang w:val="en-GB"/>
        </w:rPr>
      </w:pPr>
      <w:r w:rsidRPr="00C81B1C">
        <w:rPr>
          <w:rFonts w:cstheme="minorHAnsi"/>
          <w:lang w:val="en-GB"/>
        </w:rPr>
        <w:t xml:space="preserve">Moreover, </w:t>
      </w:r>
      <w:r w:rsidR="005A3D5C" w:rsidRPr="00C81B1C">
        <w:rPr>
          <w:rFonts w:cstheme="minorHAnsi"/>
          <w:lang w:val="en-GB"/>
        </w:rPr>
        <w:t>land endowments and institutions determined distinct strategies</w:t>
      </w:r>
      <w:r w:rsidR="00D072BF" w:rsidRPr="00C81B1C">
        <w:rPr>
          <w:rFonts w:cstheme="minorHAnsi"/>
          <w:lang w:val="en-GB"/>
        </w:rPr>
        <w:t xml:space="preserve"> of </w:t>
      </w:r>
      <w:r w:rsidR="00F3632B" w:rsidRPr="00C81B1C">
        <w:rPr>
          <w:rFonts w:cstheme="minorHAnsi"/>
          <w:lang w:val="en-GB"/>
        </w:rPr>
        <w:t>integration</w:t>
      </w:r>
      <w:r w:rsidR="005A3D5C" w:rsidRPr="00C81B1C">
        <w:rPr>
          <w:rFonts w:cstheme="minorHAnsi"/>
          <w:lang w:val="en-GB"/>
        </w:rPr>
        <w:t>. In the Andes, Mexico, and Central America</w:t>
      </w:r>
      <w:r w:rsidR="008661E7">
        <w:rPr>
          <w:rFonts w:cstheme="minorHAnsi"/>
          <w:lang w:val="en-GB"/>
        </w:rPr>
        <w:t xml:space="preserve"> </w:t>
      </w:r>
      <w:r w:rsidR="00E0488F" w:rsidRPr="00C81B1C">
        <w:rPr>
          <w:rFonts w:cstheme="minorHAnsi"/>
          <w:lang w:val="en-GB"/>
        </w:rPr>
        <w:t>–</w:t>
      </w:r>
      <w:r w:rsidR="005A3D5C" w:rsidRPr="00C81B1C">
        <w:rPr>
          <w:rFonts w:cstheme="minorHAnsi"/>
          <w:lang w:val="en-GB"/>
        </w:rPr>
        <w:t>where land scarcity prevailed</w:t>
      </w:r>
      <w:r w:rsidR="00E0488F" w:rsidRPr="00C81B1C">
        <w:rPr>
          <w:rFonts w:cstheme="minorHAnsi"/>
          <w:lang w:val="en-GB"/>
        </w:rPr>
        <w:t>–</w:t>
      </w:r>
      <w:r w:rsidR="008661E7">
        <w:rPr>
          <w:rFonts w:cstheme="minorHAnsi"/>
          <w:lang w:val="en-GB"/>
        </w:rPr>
        <w:t xml:space="preserve"> </w:t>
      </w:r>
      <w:r w:rsidR="005A3D5C" w:rsidRPr="00C81B1C">
        <w:rPr>
          <w:rFonts w:cstheme="minorHAnsi"/>
          <w:lang w:val="en-GB"/>
        </w:rPr>
        <w:t>growth relied on intensification and specialization in high-energy crops such as oil palm, bananas, sugarcane, and pineapples. In contrast, Brazil and the Southern Cone, endowed with abundant land, pursued a mixed strategy combining new cropland and technological intensification, particularly through soybean expansion.</w:t>
      </w:r>
    </w:p>
    <w:p w14:paraId="2AACA267" w14:textId="151E8DB1" w:rsidR="00AA1EAC" w:rsidRPr="00C81B1C" w:rsidRDefault="00AA1EAC" w:rsidP="00AA1EAC">
      <w:pPr>
        <w:rPr>
          <w:rFonts w:cstheme="minorHAnsi"/>
          <w:lang w:val="en-GB"/>
        </w:rPr>
      </w:pPr>
      <w:r w:rsidRPr="00C81B1C">
        <w:rPr>
          <w:rFonts w:cstheme="minorHAnsi"/>
          <w:lang w:val="en-GB"/>
        </w:rPr>
        <w:t>Institutional paths toward export agriculture were uneven</w:t>
      </w:r>
      <w:r w:rsidR="00C67C2C" w:rsidRPr="00C81B1C">
        <w:rPr>
          <w:rFonts w:cstheme="minorHAnsi"/>
          <w:lang w:val="en-GB"/>
        </w:rPr>
        <w:t>, but state action</w:t>
      </w:r>
      <w:r w:rsidR="008661E7">
        <w:rPr>
          <w:rFonts w:cstheme="minorHAnsi"/>
          <w:lang w:val="en-GB"/>
        </w:rPr>
        <w:t xml:space="preserve"> </w:t>
      </w:r>
      <w:r w:rsidR="00C67C2C" w:rsidRPr="00C81B1C">
        <w:rPr>
          <w:rFonts w:cstheme="minorHAnsi"/>
          <w:lang w:val="en-GB"/>
        </w:rPr>
        <w:t>–liberalized trade, agribusiness legislation, and infrastructure investment–</w:t>
      </w:r>
      <w:r w:rsidR="008661E7">
        <w:rPr>
          <w:rFonts w:cstheme="minorHAnsi"/>
          <w:lang w:val="en-GB"/>
        </w:rPr>
        <w:t xml:space="preserve"> </w:t>
      </w:r>
      <w:r w:rsidR="00C67C2C" w:rsidRPr="00C81B1C">
        <w:rPr>
          <w:rFonts w:cstheme="minorHAnsi"/>
          <w:lang w:val="en-GB"/>
        </w:rPr>
        <w:t>was crucial (</w:t>
      </w:r>
      <w:r w:rsidR="00C67C2C" w:rsidRPr="00C81B1C">
        <w:rPr>
          <w:rFonts w:cstheme="minorHAnsi"/>
          <w:lang w:val="en-GB"/>
        </w:rPr>
        <w:fldChar w:fldCharType="begin"/>
      </w:r>
      <w:r w:rsidR="00C67C2C" w:rsidRPr="00C81B1C">
        <w:rPr>
          <w:rFonts w:cstheme="minorHAnsi"/>
          <w:lang w:val="en-GB"/>
        </w:rPr>
        <w:instrText xml:space="preserve"> REF BIB_norberg2019 \h \* MERGEFORMAT </w:instrText>
      </w:r>
      <w:r w:rsidR="00C67C2C" w:rsidRPr="00C81B1C">
        <w:rPr>
          <w:rFonts w:cstheme="minorHAnsi"/>
          <w:lang w:val="en-GB"/>
        </w:rPr>
      </w:r>
      <w:r w:rsidR="00C67C2C" w:rsidRPr="00C81B1C">
        <w:rPr>
          <w:rFonts w:cstheme="minorHAnsi"/>
          <w:lang w:val="en-GB"/>
        </w:rPr>
        <w:fldChar w:fldCharType="separate"/>
      </w:r>
      <w:r w:rsidR="00C67C2C" w:rsidRPr="00C81B1C">
        <w:rPr>
          <w:rFonts w:eastAsia="Times New Roman" w:cstheme="minorHAnsi"/>
          <w:iCs/>
          <w:kern w:val="0"/>
          <w:lang w:val="en-GB" w:eastAsia="es-ES"/>
          <w14:ligatures w14:val="none"/>
        </w:rPr>
        <w:t>Norberg,</w:t>
      </w:r>
      <w:r w:rsidR="008661E7">
        <w:rPr>
          <w:rFonts w:eastAsia="Times New Roman" w:cstheme="minorHAnsi"/>
          <w:iCs/>
          <w:kern w:val="0"/>
          <w:lang w:val="en-GB" w:eastAsia="es-ES"/>
          <w14:ligatures w14:val="none"/>
        </w:rPr>
        <w:t xml:space="preserve"> 2019</w:t>
      </w:r>
      <w:r w:rsidR="00C67C2C" w:rsidRPr="00C81B1C">
        <w:rPr>
          <w:rFonts w:eastAsia="Times New Roman" w:cstheme="minorHAnsi"/>
          <w:iCs/>
          <w:kern w:val="0"/>
          <w:lang w:val="en-GB" w:eastAsia="es-ES"/>
          <w14:ligatures w14:val="none"/>
        </w:rPr>
        <w:t xml:space="preserve"> </w:t>
      </w:r>
      <w:r w:rsidR="00C67C2C" w:rsidRPr="00C81B1C">
        <w:rPr>
          <w:rFonts w:eastAsia="Times New Roman" w:cstheme="minorHAnsi"/>
          <w:iCs/>
          <w:vanish/>
          <w:kern w:val="0"/>
          <w:lang w:val="en-GB" w:eastAsia="es-ES"/>
          <w14:ligatures w14:val="none"/>
        </w:rPr>
        <w:t>2019</w:t>
      </w:r>
      <w:r w:rsidR="00C67C2C" w:rsidRPr="00C81B1C">
        <w:rPr>
          <w:rFonts w:cstheme="minorHAnsi"/>
          <w:lang w:val="en-GB"/>
        </w:rPr>
        <w:fldChar w:fldCharType="end"/>
      </w:r>
      <w:r w:rsidR="00C67C2C" w:rsidRPr="00C81B1C">
        <w:rPr>
          <w:rFonts w:cstheme="minorHAnsi"/>
          <w:lang w:val="en-GB"/>
        </w:rPr>
        <w:t>)</w:t>
      </w:r>
      <w:r w:rsidRPr="00C81B1C">
        <w:rPr>
          <w:rFonts w:cstheme="minorHAnsi"/>
          <w:lang w:val="en-GB"/>
        </w:rPr>
        <w:t xml:space="preserve">. In Costa Rica, stronger governance enabled a smoother, market-based transition, while in Guatemala, El Salvador, and Colombia, civil wars rooted in land inequality shaped agrarian restructuring. In Colombia, violence and displacement reinforced </w:t>
      </w:r>
      <w:proofErr w:type="spellStart"/>
      <w:r w:rsidRPr="00C81B1C">
        <w:rPr>
          <w:rFonts w:cstheme="minorHAnsi"/>
          <w:lang w:val="en-GB"/>
        </w:rPr>
        <w:t>agro</w:t>
      </w:r>
      <w:proofErr w:type="spellEnd"/>
      <w:r w:rsidRPr="00C81B1C">
        <w:rPr>
          <w:rFonts w:cstheme="minorHAnsi"/>
          <w:lang w:val="en-GB"/>
        </w:rPr>
        <w:t>-export consolidation, particularly in bananas and oil palm (</w:t>
      </w:r>
      <w:proofErr w:type="spellStart"/>
      <w:r w:rsidRPr="00C81B1C">
        <w:rPr>
          <w:rFonts w:cstheme="minorHAnsi"/>
          <w:lang w:val="en-GB"/>
        </w:rPr>
        <w:fldChar w:fldCharType="begin"/>
      </w:r>
      <w:r w:rsidRPr="00C81B1C">
        <w:rPr>
          <w:rFonts w:cstheme="minorHAnsi"/>
          <w:lang w:val="en-GB"/>
        </w:rPr>
        <w:instrText xml:space="preserve"> REF BIB_grajales2021 \h \* MERGEFORMAT </w:instrText>
      </w:r>
      <w:r w:rsidRPr="00C81B1C">
        <w:rPr>
          <w:rFonts w:cstheme="minorHAnsi"/>
          <w:lang w:val="en-GB"/>
        </w:rPr>
      </w:r>
      <w:r w:rsidRPr="00C81B1C">
        <w:rPr>
          <w:rFonts w:cstheme="minorHAnsi"/>
          <w:lang w:val="en-GB"/>
        </w:rPr>
        <w:fldChar w:fldCharType="separate"/>
      </w:r>
      <w:r w:rsidRPr="00C81B1C">
        <w:rPr>
          <w:rFonts w:eastAsia="Times New Roman" w:cstheme="minorHAnsi"/>
          <w:iCs/>
          <w:kern w:val="0"/>
          <w:lang w:val="en-GB" w:eastAsia="es-ES"/>
          <w14:ligatures w14:val="none"/>
        </w:rPr>
        <w:t>Grajales</w:t>
      </w:r>
      <w:proofErr w:type="spellEnd"/>
      <w:r w:rsidRPr="00C81B1C">
        <w:rPr>
          <w:rFonts w:eastAsia="Times New Roman" w:cstheme="minorHAnsi"/>
          <w:iCs/>
          <w:kern w:val="0"/>
          <w:lang w:val="en-GB" w:eastAsia="es-ES"/>
          <w14:ligatures w14:val="none"/>
        </w:rPr>
        <w:t>,</w:t>
      </w:r>
      <w:r w:rsidR="008661E7">
        <w:rPr>
          <w:rFonts w:eastAsia="Times New Roman" w:cstheme="minorHAnsi"/>
          <w:iCs/>
          <w:kern w:val="0"/>
          <w:lang w:val="en-GB" w:eastAsia="es-ES"/>
          <w14:ligatures w14:val="none"/>
        </w:rPr>
        <w:t xml:space="preserve"> 2021</w:t>
      </w:r>
      <w:r w:rsidRPr="00C81B1C">
        <w:rPr>
          <w:rFonts w:eastAsia="Times New Roman" w:cstheme="minorHAnsi"/>
          <w:iCs/>
          <w:kern w:val="0"/>
          <w:lang w:val="en-GB" w:eastAsia="es-ES"/>
          <w14:ligatures w14:val="none"/>
        </w:rPr>
        <w:t xml:space="preserve"> </w:t>
      </w:r>
      <w:r w:rsidRPr="00C81B1C">
        <w:rPr>
          <w:rFonts w:eastAsia="Times New Roman" w:cstheme="minorHAnsi"/>
          <w:iCs/>
          <w:vanish/>
          <w:kern w:val="0"/>
          <w:lang w:val="en-GB" w:eastAsia="es-ES"/>
          <w14:ligatures w14:val="none"/>
        </w:rPr>
        <w:t>2021</w:t>
      </w:r>
      <w:r w:rsidRPr="00C81B1C">
        <w:rPr>
          <w:rFonts w:cstheme="minorHAnsi"/>
          <w:lang w:val="en-GB"/>
        </w:rPr>
        <w:fldChar w:fldCharType="end"/>
      </w:r>
      <w:r w:rsidRPr="00C81B1C">
        <w:rPr>
          <w:rFonts w:cstheme="minorHAnsi"/>
          <w:lang w:val="en-GB"/>
        </w:rPr>
        <w:t xml:space="preserve">; </w:t>
      </w:r>
      <w:r w:rsidRPr="00C81B1C">
        <w:rPr>
          <w:rFonts w:cstheme="minorHAnsi"/>
          <w:lang w:val="en-GB"/>
        </w:rPr>
        <w:fldChar w:fldCharType="begin"/>
      </w:r>
      <w:r w:rsidRPr="00C81B1C">
        <w:rPr>
          <w:rFonts w:cstheme="minorHAnsi"/>
          <w:lang w:val="en-GB"/>
        </w:rPr>
        <w:instrText xml:space="preserve"> REF BIB_maher2015rooted \h \* MERGEFORMAT </w:instrText>
      </w:r>
      <w:r w:rsidRPr="00C81B1C">
        <w:rPr>
          <w:rFonts w:cstheme="minorHAnsi"/>
          <w:lang w:val="en-GB"/>
        </w:rPr>
      </w:r>
      <w:r w:rsidRPr="00C81B1C">
        <w:rPr>
          <w:rFonts w:cstheme="minorHAnsi"/>
          <w:lang w:val="en-GB"/>
        </w:rPr>
        <w:fldChar w:fldCharType="separate"/>
      </w:r>
      <w:r w:rsidRPr="00C81B1C">
        <w:rPr>
          <w:rFonts w:eastAsia="Times New Roman" w:cstheme="minorHAnsi"/>
          <w:iCs/>
          <w:kern w:val="0"/>
          <w:lang w:val="en-GB" w:eastAsia="es-ES"/>
          <w14:ligatures w14:val="none"/>
        </w:rPr>
        <w:t xml:space="preserve">Maher, </w:t>
      </w:r>
      <w:r w:rsidRPr="00C81B1C">
        <w:rPr>
          <w:rFonts w:eastAsia="Times New Roman" w:cstheme="minorHAnsi"/>
          <w:iCs/>
          <w:vanish/>
          <w:kern w:val="0"/>
          <w:lang w:val="en-GB" w:eastAsia="es-ES"/>
          <w14:ligatures w14:val="none"/>
        </w:rPr>
        <w:t>2015</w:t>
      </w:r>
      <w:r w:rsidRPr="00C81B1C">
        <w:rPr>
          <w:rFonts w:cstheme="minorHAnsi"/>
          <w:lang w:val="en-GB"/>
        </w:rPr>
        <w:fldChar w:fldCharType="end"/>
      </w:r>
      <w:r w:rsidR="008661E7">
        <w:rPr>
          <w:rFonts w:cstheme="minorHAnsi"/>
          <w:lang w:val="en-GB"/>
        </w:rPr>
        <w:t>2015</w:t>
      </w:r>
      <w:r w:rsidRPr="00C81B1C">
        <w:rPr>
          <w:rFonts w:cstheme="minorHAnsi"/>
          <w:lang w:val="en-GB"/>
        </w:rPr>
        <w:t xml:space="preserve">; </w:t>
      </w:r>
      <w:r w:rsidRPr="00C81B1C">
        <w:rPr>
          <w:rFonts w:cstheme="minorHAnsi"/>
          <w:lang w:val="en-GB"/>
        </w:rPr>
        <w:fldChar w:fldCharType="begin"/>
      </w:r>
      <w:r w:rsidRPr="00C81B1C">
        <w:rPr>
          <w:rFonts w:cstheme="minorHAnsi"/>
          <w:lang w:val="en-GB"/>
        </w:rPr>
        <w:instrText xml:space="preserve"> REF BIB_urregomesa2021 \h \* MERGEFORMAT </w:instrText>
      </w:r>
      <w:r w:rsidRPr="00C81B1C">
        <w:rPr>
          <w:rFonts w:cstheme="minorHAnsi"/>
          <w:lang w:val="en-GB"/>
        </w:rPr>
      </w:r>
      <w:r w:rsidRPr="00C81B1C">
        <w:rPr>
          <w:rFonts w:cstheme="minorHAnsi"/>
          <w:lang w:val="en-GB"/>
        </w:rPr>
        <w:fldChar w:fldCharType="separate"/>
      </w:r>
      <w:r w:rsidRPr="00C81B1C">
        <w:rPr>
          <w:rFonts w:eastAsia="Times New Roman" w:cstheme="minorHAnsi"/>
          <w:iCs/>
          <w:kern w:val="0"/>
          <w:lang w:val="en-GB" w:eastAsia="es-ES"/>
          <w14:ligatures w14:val="none"/>
        </w:rPr>
        <w:t>Urrego-Mesa,</w:t>
      </w:r>
      <w:r w:rsidR="008661E7">
        <w:rPr>
          <w:rFonts w:eastAsia="Times New Roman" w:cstheme="minorHAnsi"/>
          <w:iCs/>
          <w:kern w:val="0"/>
          <w:lang w:val="en-GB" w:eastAsia="es-ES"/>
          <w14:ligatures w14:val="none"/>
        </w:rPr>
        <w:t>2021</w:t>
      </w:r>
      <w:r w:rsidRPr="00C81B1C">
        <w:rPr>
          <w:rFonts w:eastAsia="Times New Roman" w:cstheme="minorHAnsi"/>
          <w:iCs/>
          <w:kern w:val="0"/>
          <w:lang w:val="en-GB" w:eastAsia="es-ES"/>
          <w14:ligatures w14:val="none"/>
        </w:rPr>
        <w:t xml:space="preserve"> </w:t>
      </w:r>
      <w:r w:rsidRPr="00C81B1C">
        <w:rPr>
          <w:rFonts w:eastAsia="Times New Roman" w:cstheme="minorHAnsi"/>
          <w:iCs/>
          <w:vanish/>
          <w:kern w:val="0"/>
          <w:lang w:val="en-US" w:eastAsia="es-ES"/>
          <w14:ligatures w14:val="none"/>
        </w:rPr>
        <w:t>2021</w:t>
      </w:r>
      <w:r w:rsidRPr="00C81B1C">
        <w:rPr>
          <w:rFonts w:cstheme="minorHAnsi"/>
          <w:lang w:val="en-GB"/>
        </w:rPr>
        <w:fldChar w:fldCharType="end"/>
      </w:r>
      <w:r w:rsidRPr="00C81B1C">
        <w:rPr>
          <w:rFonts w:cstheme="minorHAnsi"/>
          <w:lang w:val="en-GB"/>
        </w:rPr>
        <w:t xml:space="preserve">), illustrating how conflict and markets jointly produced new agrarian geographies. Thus, state participation, market incentives and conflicts over redistribution of the new model shaped the way of the transition towards </w:t>
      </w:r>
      <w:proofErr w:type="spellStart"/>
      <w:r w:rsidRPr="00C81B1C">
        <w:rPr>
          <w:rFonts w:cstheme="minorHAnsi"/>
          <w:lang w:val="en-GB"/>
        </w:rPr>
        <w:t>agro</w:t>
      </w:r>
      <w:proofErr w:type="spellEnd"/>
      <w:r w:rsidRPr="00C81B1C">
        <w:rPr>
          <w:rFonts w:cstheme="minorHAnsi"/>
          <w:lang w:val="en-GB"/>
        </w:rPr>
        <w:t>-export intensification of land.</w:t>
      </w:r>
    </w:p>
    <w:p w14:paraId="22B48D7E" w14:textId="58BE2726" w:rsidR="00AA1EAC" w:rsidRPr="00C81B1C" w:rsidRDefault="00AA1EAC" w:rsidP="00AA1EAC">
      <w:pPr>
        <w:rPr>
          <w:rFonts w:cstheme="minorHAnsi"/>
          <w:lang w:val="en-GB"/>
        </w:rPr>
      </w:pPr>
      <w:r w:rsidRPr="00C81B1C">
        <w:rPr>
          <w:rFonts w:cstheme="minorHAnsi"/>
          <w:lang w:val="en-GB"/>
        </w:rPr>
        <w:t xml:space="preserve">In the Southern Cone, soy </w:t>
      </w:r>
      <w:r w:rsidR="00A13B0C" w:rsidRPr="00C81B1C">
        <w:rPr>
          <w:rFonts w:cstheme="minorHAnsi"/>
          <w:lang w:val="en-GB"/>
        </w:rPr>
        <w:t>symbolised</w:t>
      </w:r>
      <w:r w:rsidRPr="00C81B1C">
        <w:rPr>
          <w:rFonts w:cstheme="minorHAnsi"/>
          <w:lang w:val="en-GB"/>
        </w:rPr>
        <w:t xml:space="preserve"> the shift toward capital-intensive, export-oriented agriculture characteristic of the third food regime (</w:t>
      </w:r>
      <w:r w:rsidRPr="00C81B1C">
        <w:rPr>
          <w:rFonts w:cstheme="minorHAnsi"/>
          <w:lang w:val="en-GB"/>
        </w:rPr>
        <w:fldChar w:fldCharType="begin"/>
      </w:r>
      <w:r w:rsidRPr="00C81B1C">
        <w:rPr>
          <w:rFonts w:cstheme="minorHAnsi"/>
          <w:lang w:val="en-GB"/>
        </w:rPr>
        <w:instrText xml:space="preserve"> REF BIB_mcmichael2013 \h \* MERGEFORMAT </w:instrText>
      </w:r>
      <w:r w:rsidRPr="00C81B1C">
        <w:rPr>
          <w:rFonts w:cstheme="minorHAnsi"/>
          <w:lang w:val="en-GB"/>
        </w:rPr>
      </w:r>
      <w:r w:rsidRPr="00C81B1C">
        <w:rPr>
          <w:rFonts w:cstheme="minorHAnsi"/>
          <w:lang w:val="en-GB"/>
        </w:rPr>
        <w:fldChar w:fldCharType="separate"/>
      </w:r>
      <w:r w:rsidRPr="00C81B1C">
        <w:rPr>
          <w:rFonts w:eastAsia="Times New Roman" w:cstheme="minorHAnsi"/>
          <w:iCs/>
          <w:kern w:val="0"/>
          <w:lang w:val="en-GB" w:eastAsia="es-ES"/>
          <w14:ligatures w14:val="none"/>
        </w:rPr>
        <w:t>McMichael,</w:t>
      </w:r>
      <w:r w:rsidR="002F40D2">
        <w:rPr>
          <w:rFonts w:eastAsia="Times New Roman" w:cstheme="minorHAnsi"/>
          <w:iCs/>
          <w:kern w:val="0"/>
          <w:lang w:val="en-GB" w:eastAsia="es-ES"/>
          <w14:ligatures w14:val="none"/>
        </w:rPr>
        <w:t xml:space="preserve"> 2013</w:t>
      </w:r>
      <w:r w:rsidRPr="00C81B1C">
        <w:rPr>
          <w:rFonts w:eastAsia="Times New Roman" w:cstheme="minorHAnsi"/>
          <w:iCs/>
          <w:kern w:val="0"/>
          <w:lang w:val="en-GB" w:eastAsia="es-ES"/>
          <w14:ligatures w14:val="none"/>
        </w:rPr>
        <w:t xml:space="preserve"> </w:t>
      </w:r>
      <w:r w:rsidRPr="00C81B1C">
        <w:rPr>
          <w:rFonts w:eastAsia="Times New Roman" w:cstheme="minorHAnsi"/>
          <w:iCs/>
          <w:vanish/>
          <w:kern w:val="0"/>
          <w:lang w:val="en-GB" w:eastAsia="es-ES"/>
          <w14:ligatures w14:val="none"/>
        </w:rPr>
        <w:t>2013</w:t>
      </w:r>
      <w:r w:rsidRPr="00C81B1C">
        <w:rPr>
          <w:rFonts w:cstheme="minorHAnsi"/>
          <w:lang w:val="en-GB"/>
        </w:rPr>
        <w:fldChar w:fldCharType="end"/>
      </w:r>
      <w:r w:rsidRPr="00C81B1C">
        <w:rPr>
          <w:rFonts w:cstheme="minorHAnsi"/>
          <w:lang w:val="en-GB"/>
        </w:rPr>
        <w:t xml:space="preserve">; </w:t>
      </w:r>
      <w:r w:rsidRPr="00C81B1C">
        <w:rPr>
          <w:rFonts w:cstheme="minorHAnsi"/>
          <w:lang w:val="en-GB"/>
        </w:rPr>
        <w:fldChar w:fldCharType="begin"/>
      </w:r>
      <w:r w:rsidRPr="00C81B1C">
        <w:rPr>
          <w:rFonts w:cstheme="minorHAnsi"/>
          <w:lang w:val="en-GB"/>
        </w:rPr>
        <w:instrText xml:space="preserve"> REF BIB_norberg2019 \h \* MERGEFORMAT </w:instrText>
      </w:r>
      <w:r w:rsidRPr="00C81B1C">
        <w:rPr>
          <w:rFonts w:cstheme="minorHAnsi"/>
          <w:lang w:val="en-GB"/>
        </w:rPr>
      </w:r>
      <w:r w:rsidRPr="00C81B1C">
        <w:rPr>
          <w:rFonts w:cstheme="minorHAnsi"/>
          <w:lang w:val="en-GB"/>
        </w:rPr>
        <w:fldChar w:fldCharType="separate"/>
      </w:r>
      <w:r w:rsidRPr="00C81B1C">
        <w:rPr>
          <w:rFonts w:eastAsia="Times New Roman" w:cstheme="minorHAnsi"/>
          <w:iCs/>
          <w:kern w:val="0"/>
          <w:lang w:val="en-GB" w:eastAsia="es-ES"/>
          <w14:ligatures w14:val="none"/>
        </w:rPr>
        <w:t>Norberg,</w:t>
      </w:r>
      <w:r w:rsidR="002F40D2">
        <w:rPr>
          <w:rFonts w:eastAsia="Times New Roman" w:cstheme="minorHAnsi"/>
          <w:iCs/>
          <w:kern w:val="0"/>
          <w:lang w:val="en-GB" w:eastAsia="es-ES"/>
          <w14:ligatures w14:val="none"/>
        </w:rPr>
        <w:t xml:space="preserve"> 2019</w:t>
      </w:r>
      <w:r w:rsidRPr="00C81B1C">
        <w:rPr>
          <w:rFonts w:eastAsia="Times New Roman" w:cstheme="minorHAnsi"/>
          <w:iCs/>
          <w:kern w:val="0"/>
          <w:lang w:val="en-GB" w:eastAsia="es-ES"/>
          <w14:ligatures w14:val="none"/>
        </w:rPr>
        <w:t xml:space="preserve"> </w:t>
      </w:r>
      <w:r w:rsidRPr="00C81B1C">
        <w:rPr>
          <w:rFonts w:eastAsia="Times New Roman" w:cstheme="minorHAnsi"/>
          <w:iCs/>
          <w:vanish/>
          <w:kern w:val="0"/>
          <w:lang w:val="en-GB" w:eastAsia="es-ES"/>
          <w14:ligatures w14:val="none"/>
        </w:rPr>
        <w:t>2019</w:t>
      </w:r>
      <w:r w:rsidRPr="00C81B1C">
        <w:rPr>
          <w:rFonts w:cstheme="minorHAnsi"/>
          <w:lang w:val="en-GB"/>
        </w:rPr>
        <w:fldChar w:fldCharType="end"/>
      </w:r>
      <w:r w:rsidRPr="00C81B1C">
        <w:rPr>
          <w:rFonts w:cstheme="minorHAnsi"/>
          <w:lang w:val="en-GB"/>
        </w:rPr>
        <w:t>). Its early expansion in Brazil and Paraguay occurred under authoritarian developmentalism: Brazil’s dictatorship (1964–</w:t>
      </w:r>
      <w:r w:rsidR="00AF744E" w:rsidRPr="00C81B1C">
        <w:rPr>
          <w:rFonts w:cstheme="minorHAnsi"/>
          <w:lang w:val="en-GB"/>
        </w:rPr>
        <w:t>19</w:t>
      </w:r>
      <w:r w:rsidRPr="00C81B1C">
        <w:rPr>
          <w:rFonts w:cstheme="minorHAnsi"/>
          <w:lang w:val="en-GB"/>
        </w:rPr>
        <w:t>85) promoted agricultural exports to earn foreign currency, while Paraguay’s regime (1954–</w:t>
      </w:r>
      <w:r w:rsidR="00AF744E" w:rsidRPr="00C81B1C">
        <w:rPr>
          <w:rFonts w:cstheme="minorHAnsi"/>
          <w:lang w:val="en-GB"/>
        </w:rPr>
        <w:t>19</w:t>
      </w:r>
      <w:r w:rsidRPr="00C81B1C">
        <w:rPr>
          <w:rFonts w:cstheme="minorHAnsi"/>
          <w:lang w:val="en-GB"/>
        </w:rPr>
        <w:t>89) encouraged land concentration and settlement by Brazilian farmers. Liberalization in the 1980s–</w:t>
      </w:r>
      <w:r w:rsidR="00AF744E" w:rsidRPr="00C81B1C">
        <w:rPr>
          <w:rFonts w:cstheme="minorHAnsi"/>
          <w:lang w:val="en-GB"/>
        </w:rPr>
        <w:t>19</w:t>
      </w:r>
      <w:r w:rsidRPr="00C81B1C">
        <w:rPr>
          <w:rFonts w:cstheme="minorHAnsi"/>
          <w:lang w:val="en-GB"/>
        </w:rPr>
        <w:t xml:space="preserve">90s accelerated this process through land titling, Genetically Modified Organism deregulation, and forest conversion, transforming </w:t>
      </w:r>
      <w:r w:rsidR="00664678" w:rsidRPr="00C81B1C">
        <w:rPr>
          <w:rFonts w:cstheme="minorHAnsi"/>
          <w:lang w:val="en-GB"/>
        </w:rPr>
        <w:t xml:space="preserve">traditional </w:t>
      </w:r>
      <w:r w:rsidRPr="00C81B1C">
        <w:rPr>
          <w:rFonts w:cstheme="minorHAnsi"/>
          <w:lang w:val="en-GB"/>
        </w:rPr>
        <w:t>crop-livestock rotations in the Pampas into soy monocultures and driving deforestation in the Gran Chaco</w:t>
      </w:r>
      <w:r w:rsidR="00664678" w:rsidRPr="00C81B1C">
        <w:rPr>
          <w:rFonts w:cstheme="minorHAnsi"/>
          <w:lang w:val="en-GB"/>
        </w:rPr>
        <w:t xml:space="preserve">, the Atlantic Forest and the </w:t>
      </w:r>
      <w:r w:rsidRPr="00C81B1C">
        <w:rPr>
          <w:rFonts w:cstheme="minorHAnsi"/>
          <w:lang w:val="en-GB"/>
        </w:rPr>
        <w:t>Amazon. Across the region, input use and land concentration intensified, deepening environmental degradation.</w:t>
      </w:r>
    </w:p>
    <w:p w14:paraId="5A18127A" w14:textId="207DDAE6" w:rsidR="00B3349A" w:rsidRPr="00C81B1C" w:rsidRDefault="000E5464" w:rsidP="005A3D5C">
      <w:pPr>
        <w:rPr>
          <w:rFonts w:cstheme="minorHAnsi"/>
          <w:lang w:val="en-GB"/>
        </w:rPr>
      </w:pPr>
      <w:r w:rsidRPr="00C81B1C">
        <w:rPr>
          <w:rFonts w:cstheme="minorHAnsi"/>
          <w:lang w:val="en-GB"/>
        </w:rPr>
        <w:lastRenderedPageBreak/>
        <w:t>China’s entry into the World Trade Organization in 2000 inaugurated a new expansionary cycle.</w:t>
      </w:r>
      <w:r w:rsidR="00AC321B" w:rsidRPr="00C81B1C">
        <w:rPr>
          <w:rFonts w:cstheme="minorHAnsi"/>
          <w:lang w:val="en-GB"/>
        </w:rPr>
        <w:t xml:space="preserve"> </w:t>
      </w:r>
      <w:r w:rsidR="00D272C7" w:rsidRPr="00C81B1C">
        <w:rPr>
          <w:lang w:val="en-US"/>
        </w:rPr>
        <w:t xml:space="preserve">Rising commodity prices and lower interest rates brought an end to two decades of </w:t>
      </w:r>
      <w:r w:rsidR="00113422" w:rsidRPr="00C81B1C">
        <w:rPr>
          <w:lang w:val="en-US"/>
        </w:rPr>
        <w:t>macroeconomic constrain</w:t>
      </w:r>
      <w:r w:rsidR="001D32EF" w:rsidRPr="00C81B1C">
        <w:rPr>
          <w:lang w:val="en-US"/>
        </w:rPr>
        <w:t>t</w:t>
      </w:r>
      <w:r w:rsidR="00113422" w:rsidRPr="00C81B1C">
        <w:rPr>
          <w:lang w:val="en-US"/>
        </w:rPr>
        <w:t xml:space="preserve">s </w:t>
      </w:r>
      <w:r w:rsidR="00DA112B" w:rsidRPr="00C81B1C">
        <w:rPr>
          <w:rFonts w:cstheme="minorHAnsi"/>
          <w:lang w:val="en-GB"/>
        </w:rPr>
        <w:t>(</w:t>
      </w:r>
      <w:proofErr w:type="spellStart"/>
      <w:r w:rsidR="00DA112B" w:rsidRPr="00C81B1C">
        <w:rPr>
          <w:rFonts w:cstheme="minorHAnsi"/>
          <w:lang w:val="en-GB"/>
        </w:rPr>
        <w:fldChar w:fldCharType="begin"/>
      </w:r>
      <w:r w:rsidR="00DA112B" w:rsidRPr="00C81B1C">
        <w:rPr>
          <w:rFonts w:cstheme="minorHAnsi"/>
          <w:lang w:val="en-GB"/>
        </w:rPr>
        <w:instrText xml:space="preserve"> REF BIB_bertola2012 \h \* MERGEFORMAT </w:instrText>
      </w:r>
      <w:r w:rsidR="00DA112B" w:rsidRPr="00C81B1C">
        <w:rPr>
          <w:rFonts w:cstheme="minorHAnsi"/>
          <w:lang w:val="en-GB"/>
        </w:rPr>
      </w:r>
      <w:r w:rsidR="00DA112B" w:rsidRPr="00C81B1C">
        <w:rPr>
          <w:rFonts w:cstheme="minorHAnsi"/>
          <w:lang w:val="en-GB"/>
        </w:rPr>
        <w:fldChar w:fldCharType="separate"/>
      </w:r>
      <w:r w:rsidR="00DA112B" w:rsidRPr="00C81B1C">
        <w:rPr>
          <w:rFonts w:eastAsia="Times New Roman" w:cstheme="minorHAnsi"/>
          <w:iCs/>
          <w:kern w:val="0"/>
          <w:lang w:val="en-GB" w:eastAsia="es-ES"/>
          <w14:ligatures w14:val="none"/>
        </w:rPr>
        <w:t>Bértola</w:t>
      </w:r>
      <w:proofErr w:type="spellEnd"/>
      <w:r w:rsidR="00DA112B" w:rsidRPr="00C81B1C">
        <w:rPr>
          <w:rFonts w:eastAsia="Times New Roman" w:cstheme="minorHAnsi"/>
          <w:iCs/>
          <w:kern w:val="0"/>
          <w:lang w:val="en-GB" w:eastAsia="es-ES"/>
          <w14:ligatures w14:val="none"/>
        </w:rPr>
        <w:t xml:space="preserve"> &amp;</w:t>
      </w:r>
      <w:r w:rsidR="00DA112B" w:rsidRPr="00C81B1C">
        <w:rPr>
          <w:rFonts w:eastAsia="Times New Roman" w:cstheme="minorHAnsi"/>
          <w:iCs/>
          <w:vanish/>
          <w:kern w:val="0"/>
          <w:lang w:val="en-GB" w:eastAsia="es-ES"/>
          <w14:ligatures w14:val="none"/>
        </w:rPr>
        <w:t xml:space="preserve"> Ocampo, 2012</w:t>
      </w:r>
      <w:r w:rsidR="00DA112B" w:rsidRPr="00C81B1C">
        <w:rPr>
          <w:rFonts w:cstheme="minorHAnsi"/>
          <w:lang w:val="en-GB"/>
        </w:rPr>
        <w:fldChar w:fldCharType="end"/>
      </w:r>
      <w:r w:rsidR="002F40D2">
        <w:rPr>
          <w:rFonts w:cstheme="minorHAnsi"/>
          <w:lang w:val="en-GB"/>
        </w:rPr>
        <w:t xml:space="preserve"> Ocampo, 2012</w:t>
      </w:r>
      <w:r w:rsidR="00DA112B" w:rsidRPr="00C81B1C">
        <w:rPr>
          <w:rFonts w:cstheme="minorHAnsi"/>
          <w:lang w:val="en-GB"/>
        </w:rPr>
        <w:t>)</w:t>
      </w:r>
      <w:r w:rsidR="005A3D5C" w:rsidRPr="00C81B1C">
        <w:rPr>
          <w:rFonts w:cstheme="minorHAnsi"/>
          <w:lang w:val="en-GB"/>
        </w:rPr>
        <w:t>. Between 2000 and 2020, Latin American agricultural output more than doubled through both expansion and intensification, consolidating earlier strategies.</w:t>
      </w:r>
      <w:r w:rsidR="009D41E7" w:rsidRPr="00C81B1C">
        <w:rPr>
          <w:rFonts w:cstheme="minorHAnsi"/>
          <w:lang w:val="en-GB"/>
        </w:rPr>
        <w:t xml:space="preserve"> </w:t>
      </w:r>
    </w:p>
    <w:p w14:paraId="456C0627" w14:textId="59A3BB9C" w:rsidR="00282EAB" w:rsidRPr="00C81B1C" w:rsidRDefault="009D41E7" w:rsidP="005A3D5C">
      <w:pPr>
        <w:rPr>
          <w:rFonts w:cstheme="minorHAnsi"/>
          <w:lang w:val="en-GB"/>
        </w:rPr>
      </w:pPr>
      <w:r w:rsidRPr="00C81B1C">
        <w:rPr>
          <w:rFonts w:cstheme="minorHAnsi"/>
          <w:lang w:val="en-GB"/>
        </w:rPr>
        <w:t xml:space="preserve">This phase also redefined the state’s role, characterized by a shared aim of reducing the social costs of natural resource exploitation by increasing the redistributive capacity of the state. </w:t>
      </w:r>
      <w:r w:rsidR="00B971F1" w:rsidRPr="00C81B1C">
        <w:rPr>
          <w:rFonts w:cstheme="minorHAnsi"/>
          <w:lang w:val="en-GB"/>
        </w:rPr>
        <w:t xml:space="preserve">Governments combined market orientation with selective activism: Argentina’s soy export taxes, Paraguay’s Payment for Ecosystem Services, and Uruguay’s public investment with environmental regulation (Norberg, 2019). </w:t>
      </w:r>
      <w:r w:rsidR="00C93594" w:rsidRPr="00C81B1C">
        <w:rPr>
          <w:rFonts w:cstheme="minorHAnsi"/>
          <w:lang w:val="en-GB"/>
        </w:rPr>
        <w:t>Scholars have described this hybrid pattern as neo-</w:t>
      </w:r>
      <w:proofErr w:type="spellStart"/>
      <w:r w:rsidR="00C93594" w:rsidRPr="00C81B1C">
        <w:rPr>
          <w:rFonts w:cstheme="minorHAnsi"/>
          <w:lang w:val="en-GB"/>
        </w:rPr>
        <w:t>extractivism</w:t>
      </w:r>
      <w:proofErr w:type="spellEnd"/>
      <w:r w:rsidR="00583CA5" w:rsidRPr="00C81B1C">
        <w:rPr>
          <w:rFonts w:cstheme="minorHAnsi"/>
          <w:lang w:val="en-GB"/>
        </w:rPr>
        <w:t>,</w:t>
      </w:r>
      <w:r w:rsidR="00C93594" w:rsidRPr="00C81B1C">
        <w:rPr>
          <w:rFonts w:cstheme="minorHAnsi"/>
          <w:lang w:val="en-GB"/>
        </w:rPr>
        <w:t xml:space="preserve"> or agrarian </w:t>
      </w:r>
      <w:proofErr w:type="spellStart"/>
      <w:r w:rsidR="00C93594" w:rsidRPr="00C81B1C">
        <w:rPr>
          <w:rFonts w:cstheme="minorHAnsi"/>
          <w:lang w:val="en-GB"/>
        </w:rPr>
        <w:t>extractivism</w:t>
      </w:r>
      <w:proofErr w:type="spellEnd"/>
      <w:r w:rsidR="00C93594" w:rsidRPr="00C81B1C">
        <w:rPr>
          <w:rFonts w:cstheme="minorHAnsi"/>
          <w:lang w:val="en-GB"/>
        </w:rPr>
        <w:t xml:space="preserve"> </w:t>
      </w:r>
      <w:r w:rsidR="00583CA5" w:rsidRPr="00C81B1C">
        <w:rPr>
          <w:rFonts w:cstheme="minorHAnsi"/>
          <w:lang w:val="en-GB"/>
        </w:rPr>
        <w:t xml:space="preserve">in this </w:t>
      </w:r>
      <w:r w:rsidR="00C93594" w:rsidRPr="00C81B1C">
        <w:rPr>
          <w:rFonts w:cstheme="minorHAnsi"/>
          <w:lang w:val="en-GB"/>
        </w:rPr>
        <w:t>case</w:t>
      </w:r>
      <w:r w:rsidR="00583CA5" w:rsidRPr="00C81B1C">
        <w:rPr>
          <w:rFonts w:cstheme="minorHAnsi"/>
          <w:lang w:val="en-GB"/>
        </w:rPr>
        <w:t xml:space="preserve">, </w:t>
      </w:r>
      <w:r w:rsidR="00C93594" w:rsidRPr="00C81B1C">
        <w:rPr>
          <w:rFonts w:cstheme="minorHAnsi"/>
          <w:lang w:val="en-GB"/>
        </w:rPr>
        <w:t>a regime blending renewed commodity specialization with social compensation (</w:t>
      </w:r>
      <w:r w:rsidR="00C93594" w:rsidRPr="00C81B1C">
        <w:rPr>
          <w:rFonts w:cstheme="minorHAnsi"/>
          <w:lang w:val="en-GB"/>
        </w:rPr>
        <w:fldChar w:fldCharType="begin"/>
      </w:r>
      <w:r w:rsidR="00C93594" w:rsidRPr="00C81B1C">
        <w:rPr>
          <w:rFonts w:cstheme="minorHAnsi"/>
          <w:lang w:val="en-GB"/>
        </w:rPr>
        <w:instrText xml:space="preserve"> REF BIB_gudynas2009 \h \* MERGEFORMAT </w:instrText>
      </w:r>
      <w:r w:rsidR="00C93594" w:rsidRPr="00C81B1C">
        <w:rPr>
          <w:rFonts w:cstheme="minorHAnsi"/>
          <w:lang w:val="en-GB"/>
        </w:rPr>
      </w:r>
      <w:r w:rsidR="00C93594" w:rsidRPr="00C81B1C">
        <w:rPr>
          <w:rFonts w:cstheme="minorHAnsi"/>
          <w:lang w:val="en-GB"/>
        </w:rPr>
        <w:fldChar w:fldCharType="separate"/>
      </w:r>
      <w:r w:rsidR="00C93594" w:rsidRPr="00C81B1C">
        <w:rPr>
          <w:rFonts w:eastAsia="Times New Roman" w:cstheme="minorHAnsi"/>
          <w:iCs/>
          <w:kern w:val="0"/>
          <w:lang w:val="en-GB" w:eastAsia="es-ES"/>
          <w14:ligatures w14:val="none"/>
        </w:rPr>
        <w:t>Gudynas,</w:t>
      </w:r>
      <w:r w:rsidR="002F40D2">
        <w:rPr>
          <w:rFonts w:eastAsia="Times New Roman" w:cstheme="minorHAnsi"/>
          <w:iCs/>
          <w:kern w:val="0"/>
          <w:lang w:val="en-GB" w:eastAsia="es-ES"/>
          <w14:ligatures w14:val="none"/>
        </w:rPr>
        <w:t>2009</w:t>
      </w:r>
      <w:r w:rsidR="00C93594" w:rsidRPr="00C81B1C">
        <w:rPr>
          <w:rFonts w:eastAsia="Times New Roman" w:cstheme="minorHAnsi"/>
          <w:iCs/>
          <w:kern w:val="0"/>
          <w:lang w:val="en-GB" w:eastAsia="es-ES"/>
          <w14:ligatures w14:val="none"/>
        </w:rPr>
        <w:t xml:space="preserve"> </w:t>
      </w:r>
      <w:r w:rsidR="00C93594" w:rsidRPr="00C81B1C">
        <w:rPr>
          <w:rFonts w:eastAsia="Times New Roman" w:cstheme="minorHAnsi"/>
          <w:iCs/>
          <w:vanish/>
          <w:kern w:val="0"/>
          <w:lang w:val="en-US" w:eastAsia="es-ES"/>
          <w14:ligatures w14:val="none"/>
        </w:rPr>
        <w:t>2009</w:t>
      </w:r>
      <w:r w:rsidR="00C93594" w:rsidRPr="00C81B1C">
        <w:rPr>
          <w:rFonts w:cstheme="minorHAnsi"/>
          <w:lang w:val="en-GB"/>
        </w:rPr>
        <w:fldChar w:fldCharType="end"/>
      </w:r>
      <w:r w:rsidR="00C93594" w:rsidRPr="00C81B1C">
        <w:rPr>
          <w:rFonts w:cstheme="minorHAnsi"/>
          <w:lang w:val="en-GB"/>
        </w:rPr>
        <w:t xml:space="preserve">; </w:t>
      </w:r>
      <w:r w:rsidR="00C93594" w:rsidRPr="00C81B1C">
        <w:rPr>
          <w:rFonts w:cstheme="minorHAnsi"/>
          <w:lang w:val="en-GB"/>
        </w:rPr>
        <w:fldChar w:fldCharType="begin"/>
      </w:r>
      <w:r w:rsidR="00C93594" w:rsidRPr="00C81B1C">
        <w:rPr>
          <w:rFonts w:cstheme="minorHAnsi"/>
          <w:lang w:val="en-GB"/>
        </w:rPr>
        <w:instrText xml:space="preserve"> REF BIB_mckay2021 \h \* MERGEFORMAT </w:instrText>
      </w:r>
      <w:r w:rsidR="00C93594" w:rsidRPr="00C81B1C">
        <w:rPr>
          <w:rFonts w:cstheme="minorHAnsi"/>
          <w:lang w:val="en-GB"/>
        </w:rPr>
      </w:r>
      <w:r w:rsidR="00C93594" w:rsidRPr="00C81B1C">
        <w:rPr>
          <w:rFonts w:cstheme="minorHAnsi"/>
          <w:lang w:val="en-GB"/>
        </w:rPr>
        <w:fldChar w:fldCharType="separate"/>
      </w:r>
      <w:r w:rsidR="00C93594" w:rsidRPr="00C81B1C">
        <w:rPr>
          <w:rFonts w:eastAsia="Times New Roman" w:cstheme="minorHAnsi"/>
          <w:iCs/>
          <w:kern w:val="0"/>
          <w:lang w:val="en-GB" w:eastAsia="es-ES"/>
          <w14:ligatures w14:val="none"/>
        </w:rPr>
        <w:t>McKay et al</w:t>
      </w:r>
      <w:r w:rsidR="00C93594" w:rsidRPr="00C81B1C">
        <w:rPr>
          <w:rFonts w:eastAsia="Times New Roman" w:cstheme="minorHAnsi"/>
          <w:iCs/>
          <w:vanish/>
          <w:kern w:val="0"/>
          <w:lang w:val="en-GB" w:eastAsia="es-ES"/>
          <w14:ligatures w14:val="none"/>
        </w:rPr>
        <w:t>., 2021</w:t>
      </w:r>
      <w:r w:rsidR="00C93594" w:rsidRPr="00C81B1C">
        <w:rPr>
          <w:rFonts w:cstheme="minorHAnsi"/>
          <w:lang w:val="en-GB"/>
        </w:rPr>
        <w:fldChar w:fldCharType="end"/>
      </w:r>
      <w:r w:rsidR="002F40D2">
        <w:rPr>
          <w:rFonts w:cstheme="minorHAnsi"/>
          <w:lang w:val="en-GB"/>
        </w:rPr>
        <w:t>, 2021</w:t>
      </w:r>
      <w:r w:rsidR="00C93594" w:rsidRPr="00C81B1C">
        <w:rPr>
          <w:rFonts w:cstheme="minorHAnsi"/>
          <w:lang w:val="en-GB"/>
        </w:rPr>
        <w:t xml:space="preserve">; </w:t>
      </w:r>
      <w:r w:rsidR="00C93594" w:rsidRPr="00C81B1C">
        <w:rPr>
          <w:rFonts w:cstheme="minorHAnsi"/>
          <w:lang w:val="en-GB"/>
        </w:rPr>
        <w:fldChar w:fldCharType="begin"/>
      </w:r>
      <w:r w:rsidR="00C93594" w:rsidRPr="00C81B1C">
        <w:rPr>
          <w:rFonts w:cstheme="minorHAnsi"/>
          <w:lang w:val="en-GB"/>
        </w:rPr>
        <w:instrText xml:space="preserve"> REF BIB_veltmeyer2014 \h \* MERGEFORMAT </w:instrText>
      </w:r>
      <w:r w:rsidR="00C93594" w:rsidRPr="00C81B1C">
        <w:rPr>
          <w:rFonts w:cstheme="minorHAnsi"/>
          <w:lang w:val="en-GB"/>
        </w:rPr>
      </w:r>
      <w:r w:rsidR="00C93594" w:rsidRPr="00C81B1C">
        <w:rPr>
          <w:rFonts w:cstheme="minorHAnsi"/>
          <w:lang w:val="en-GB"/>
        </w:rPr>
        <w:fldChar w:fldCharType="separate"/>
      </w:r>
      <w:proofErr w:type="spellStart"/>
      <w:r w:rsidR="00C93594" w:rsidRPr="00C81B1C">
        <w:rPr>
          <w:rFonts w:eastAsia="Times New Roman" w:cstheme="minorHAnsi"/>
          <w:iCs/>
          <w:kern w:val="0"/>
          <w:lang w:val="en-GB" w:eastAsia="es-ES"/>
          <w14:ligatures w14:val="none"/>
        </w:rPr>
        <w:t>Veltmeyer</w:t>
      </w:r>
      <w:proofErr w:type="spellEnd"/>
      <w:r w:rsidR="00C93594" w:rsidRPr="00C81B1C">
        <w:rPr>
          <w:rFonts w:eastAsia="Times New Roman" w:cstheme="minorHAnsi"/>
          <w:iCs/>
          <w:kern w:val="0"/>
          <w:lang w:val="en-GB" w:eastAsia="es-ES"/>
          <w14:ligatures w14:val="none"/>
        </w:rPr>
        <w:t xml:space="preserve"> &amp;</w:t>
      </w:r>
      <w:r w:rsidR="00C93594" w:rsidRPr="00C81B1C">
        <w:rPr>
          <w:rFonts w:eastAsia="Times New Roman" w:cstheme="minorHAnsi"/>
          <w:iCs/>
          <w:vanish/>
          <w:kern w:val="0"/>
          <w:lang w:val="en-GB" w:eastAsia="es-ES"/>
          <w14:ligatures w14:val="none"/>
        </w:rPr>
        <w:t xml:space="preserve"> </w:t>
      </w:r>
      <w:proofErr w:type="spellStart"/>
      <w:r w:rsidR="00C93594" w:rsidRPr="00C81B1C">
        <w:rPr>
          <w:rFonts w:eastAsia="Times New Roman" w:cstheme="minorHAnsi"/>
          <w:iCs/>
          <w:vanish/>
          <w:kern w:val="0"/>
          <w:lang w:val="en-GB" w:eastAsia="es-ES"/>
          <w14:ligatures w14:val="none"/>
        </w:rPr>
        <w:t>Petras</w:t>
      </w:r>
      <w:proofErr w:type="spellEnd"/>
      <w:r w:rsidR="00C93594" w:rsidRPr="00C81B1C">
        <w:rPr>
          <w:rFonts w:eastAsia="Times New Roman" w:cstheme="minorHAnsi"/>
          <w:iCs/>
          <w:vanish/>
          <w:kern w:val="0"/>
          <w:lang w:val="en-GB" w:eastAsia="es-ES"/>
          <w14:ligatures w14:val="none"/>
        </w:rPr>
        <w:t>, 2014</w:t>
      </w:r>
      <w:r w:rsidR="00C93594" w:rsidRPr="00C81B1C">
        <w:rPr>
          <w:rFonts w:cstheme="minorHAnsi"/>
          <w:lang w:val="en-GB"/>
        </w:rPr>
        <w:fldChar w:fldCharType="end"/>
      </w:r>
      <w:r w:rsidR="002F40D2">
        <w:rPr>
          <w:rFonts w:cstheme="minorHAnsi"/>
          <w:lang w:val="en-GB"/>
        </w:rPr>
        <w:t xml:space="preserve"> </w:t>
      </w:r>
      <w:proofErr w:type="spellStart"/>
      <w:r w:rsidR="002F40D2">
        <w:rPr>
          <w:rFonts w:cstheme="minorHAnsi"/>
          <w:lang w:val="en-GB"/>
        </w:rPr>
        <w:t>Pertras</w:t>
      </w:r>
      <w:proofErr w:type="spellEnd"/>
      <w:r w:rsidR="002F40D2">
        <w:rPr>
          <w:rFonts w:cstheme="minorHAnsi"/>
          <w:lang w:val="en-GB"/>
        </w:rPr>
        <w:t>, 2014</w:t>
      </w:r>
      <w:r w:rsidR="00C93594" w:rsidRPr="00C81B1C">
        <w:rPr>
          <w:rFonts w:cstheme="minorHAnsi"/>
          <w:lang w:val="en-GB"/>
        </w:rPr>
        <w:t>).</w:t>
      </w:r>
    </w:p>
    <w:p w14:paraId="49BFB58B" w14:textId="09082DE8" w:rsidR="005A3D5C" w:rsidRPr="00C81B1C" w:rsidRDefault="00B3349A" w:rsidP="005A3D5C">
      <w:pPr>
        <w:rPr>
          <w:rFonts w:cstheme="minorHAnsi"/>
          <w:lang w:val="en-GB"/>
        </w:rPr>
      </w:pPr>
      <w:r w:rsidRPr="00C81B1C">
        <w:rPr>
          <w:rFonts w:cstheme="minorHAnsi"/>
          <w:lang w:val="en-GB"/>
        </w:rPr>
        <w:t>Beyond the definition</w:t>
      </w:r>
      <w:r w:rsidR="00540994" w:rsidRPr="00C81B1C">
        <w:rPr>
          <w:rFonts w:cstheme="minorHAnsi"/>
          <w:lang w:val="en-GB"/>
        </w:rPr>
        <w:t>, the e</w:t>
      </w:r>
      <w:r w:rsidR="005A3D5C" w:rsidRPr="00C81B1C">
        <w:rPr>
          <w:rFonts w:cstheme="minorHAnsi"/>
          <w:lang w:val="en-GB"/>
        </w:rPr>
        <w:t xml:space="preserve">nvironmental effects </w:t>
      </w:r>
      <w:r w:rsidR="000C1921" w:rsidRPr="00C81B1C">
        <w:rPr>
          <w:rFonts w:cstheme="minorHAnsi"/>
          <w:lang w:val="en-GB"/>
        </w:rPr>
        <w:t>have be</w:t>
      </w:r>
      <w:r w:rsidR="00E21A1F" w:rsidRPr="00C81B1C">
        <w:rPr>
          <w:rFonts w:cstheme="minorHAnsi"/>
          <w:lang w:val="en-GB"/>
        </w:rPr>
        <w:t>en</w:t>
      </w:r>
      <w:r w:rsidR="005A3D5C" w:rsidRPr="00C81B1C">
        <w:rPr>
          <w:rFonts w:cstheme="minorHAnsi"/>
          <w:lang w:val="en-GB"/>
        </w:rPr>
        <w:t xml:space="preserve"> significant. Brazil saw a new deforestation peak (2003–2006), while fertilizer-related emissions surpassed those from land-use change. Despite lower deforestation intensity, total emissions remained high, and no efficiency gains in fertilizer use were achieved (Section 4). Agricultural growth thus shifted its environmental burden rather than reduced it. The promise of modernization came with a heavier and more persistent ecological pressure</w:t>
      </w:r>
      <w:r w:rsidR="00F514F9">
        <w:rPr>
          <w:rFonts w:cstheme="minorHAnsi"/>
          <w:lang w:val="en-GB"/>
        </w:rPr>
        <w:t xml:space="preserve"> </w:t>
      </w:r>
      <w:r w:rsidR="003669A6" w:rsidRPr="00C81B1C">
        <w:rPr>
          <w:rFonts w:cstheme="minorHAnsi"/>
          <w:lang w:val="en-GB"/>
        </w:rPr>
        <w:t>–</w:t>
      </w:r>
      <w:r w:rsidR="005A3D5C" w:rsidRPr="00C81B1C">
        <w:rPr>
          <w:rFonts w:cstheme="minorHAnsi"/>
          <w:lang w:val="en-GB"/>
        </w:rPr>
        <w:t>marking a new stage in the region’s environmental history.</w:t>
      </w:r>
    </w:p>
    <w:p w14:paraId="5AA463CB" w14:textId="473E904C" w:rsidR="005A3D5C" w:rsidRPr="00C81B1C" w:rsidRDefault="005A3D5C" w:rsidP="001B7F86">
      <w:pPr>
        <w:pStyle w:val="Prrafodelista"/>
        <w:numPr>
          <w:ilvl w:val="0"/>
          <w:numId w:val="10"/>
        </w:numPr>
        <w:rPr>
          <w:rFonts w:cstheme="minorHAnsi"/>
          <w:b/>
          <w:bCs/>
          <w:lang w:val="en-GB"/>
        </w:rPr>
      </w:pPr>
      <w:r w:rsidRPr="00C81B1C">
        <w:rPr>
          <w:rFonts w:cstheme="minorHAnsi"/>
          <w:b/>
          <w:bCs/>
          <w:lang w:val="en-GB"/>
        </w:rPr>
        <w:t>CONCLUSIONS</w:t>
      </w:r>
    </w:p>
    <w:p w14:paraId="7E2DEA70" w14:textId="72DE6B6B" w:rsidR="00576A63" w:rsidRPr="00C81B1C" w:rsidRDefault="00442C4B" w:rsidP="00576A63">
      <w:pPr>
        <w:rPr>
          <w:rFonts w:cstheme="minorHAnsi"/>
          <w:lang w:val="en-GB"/>
        </w:rPr>
      </w:pPr>
      <w:r w:rsidRPr="00C81B1C">
        <w:rPr>
          <w:rFonts w:cstheme="minorHAnsi"/>
          <w:lang w:val="en-GB"/>
        </w:rPr>
        <w:t xml:space="preserve">This chapter has examined the long-term trajectory of agricultural growth in Latin America and the strategies employed over the </w:t>
      </w:r>
      <w:r w:rsidR="0043492B" w:rsidRPr="00C81B1C">
        <w:rPr>
          <w:rFonts w:cstheme="minorHAnsi"/>
          <w:lang w:val="en-GB"/>
        </w:rPr>
        <w:t>20</w:t>
      </w:r>
      <w:r w:rsidR="0043492B" w:rsidRPr="00C81B1C">
        <w:rPr>
          <w:rFonts w:cstheme="minorHAnsi"/>
          <w:vertAlign w:val="superscript"/>
          <w:lang w:val="en-GB"/>
        </w:rPr>
        <w:t>th</w:t>
      </w:r>
      <w:r w:rsidR="0043492B" w:rsidRPr="00C81B1C">
        <w:rPr>
          <w:rFonts w:cstheme="minorHAnsi"/>
          <w:lang w:val="en-GB"/>
        </w:rPr>
        <w:t xml:space="preserve"> </w:t>
      </w:r>
      <w:r w:rsidRPr="00C81B1C">
        <w:rPr>
          <w:rFonts w:cstheme="minorHAnsi"/>
          <w:lang w:val="en-GB"/>
        </w:rPr>
        <w:t xml:space="preserve">and early </w:t>
      </w:r>
      <w:r w:rsidR="0043492B" w:rsidRPr="00C81B1C">
        <w:rPr>
          <w:rFonts w:cstheme="minorHAnsi"/>
          <w:lang w:val="en-GB"/>
        </w:rPr>
        <w:t>21</w:t>
      </w:r>
      <w:r w:rsidR="0043492B" w:rsidRPr="00C81B1C">
        <w:rPr>
          <w:rFonts w:cstheme="minorHAnsi"/>
          <w:vertAlign w:val="superscript"/>
          <w:lang w:val="en-GB"/>
        </w:rPr>
        <w:t>st</w:t>
      </w:r>
      <w:r w:rsidRPr="00C81B1C">
        <w:rPr>
          <w:rFonts w:cstheme="minorHAnsi"/>
          <w:lang w:val="en-GB"/>
        </w:rPr>
        <w:t xml:space="preserve"> centuries to achieve it, while also addressing their environmental consequences. It has focused on two guiding questions: </w:t>
      </w:r>
      <w:r w:rsidR="0043492B" w:rsidRPr="00C81B1C">
        <w:rPr>
          <w:rFonts w:cstheme="minorHAnsi"/>
          <w:lang w:val="en-GB"/>
        </w:rPr>
        <w:t>t</w:t>
      </w:r>
      <w:r w:rsidR="00576A63" w:rsidRPr="00C81B1C">
        <w:rPr>
          <w:rFonts w:cstheme="minorHAnsi"/>
          <w:lang w:val="en-GB"/>
        </w:rPr>
        <w:t>o what extent has agricultural growth in Latin America relied on land expansion and/or intensification</w:t>
      </w:r>
      <w:r w:rsidR="00CA5702" w:rsidRPr="00C81B1C">
        <w:rPr>
          <w:rFonts w:cstheme="minorHAnsi"/>
          <w:lang w:val="en-GB"/>
        </w:rPr>
        <w:t>, a</w:t>
      </w:r>
      <w:r w:rsidR="00576A63" w:rsidRPr="00C81B1C">
        <w:rPr>
          <w:rFonts w:cstheme="minorHAnsi"/>
          <w:lang w:val="en-GB"/>
        </w:rPr>
        <w:t>nd what have been the environmental consequences of these strategies, particularly in terms of deforestation, greenhouse gas emissions, and biogeochemical disruption?</w:t>
      </w:r>
    </w:p>
    <w:p w14:paraId="1D8E310A" w14:textId="452F0B59" w:rsidR="00442C4B" w:rsidRPr="00C81B1C" w:rsidRDefault="00442C4B" w:rsidP="00442C4B">
      <w:pPr>
        <w:rPr>
          <w:rFonts w:cstheme="minorHAnsi"/>
          <w:lang w:val="en-GB"/>
        </w:rPr>
      </w:pPr>
      <w:r w:rsidRPr="00C81B1C">
        <w:rPr>
          <w:rFonts w:cstheme="minorHAnsi"/>
          <w:lang w:val="en-GB"/>
        </w:rPr>
        <w:t xml:space="preserve">The empirical analysis has identified three major phases of agrarian growth. </w:t>
      </w:r>
      <w:r w:rsidR="003E6866" w:rsidRPr="00C81B1C">
        <w:rPr>
          <w:rFonts w:cstheme="minorHAnsi"/>
          <w:lang w:val="en-GB"/>
        </w:rPr>
        <w:t xml:space="preserve">During the </w:t>
      </w:r>
      <w:r w:rsidR="0043492B" w:rsidRPr="00C81B1C">
        <w:rPr>
          <w:rFonts w:cstheme="minorHAnsi"/>
          <w:lang w:val="en-GB"/>
        </w:rPr>
        <w:t>F</w:t>
      </w:r>
      <w:r w:rsidR="003E6866" w:rsidRPr="00C81B1C">
        <w:rPr>
          <w:rFonts w:cstheme="minorHAnsi"/>
          <w:lang w:val="en-GB"/>
        </w:rPr>
        <w:t xml:space="preserve">irst </w:t>
      </w:r>
      <w:r w:rsidR="0043492B" w:rsidRPr="00C81B1C">
        <w:rPr>
          <w:rFonts w:cstheme="minorHAnsi"/>
          <w:lang w:val="en-GB"/>
        </w:rPr>
        <w:t>G</w:t>
      </w:r>
      <w:r w:rsidR="003E6866" w:rsidRPr="00C81B1C">
        <w:rPr>
          <w:rFonts w:cstheme="minorHAnsi"/>
          <w:lang w:val="en-GB"/>
        </w:rPr>
        <w:t>lobalization (1901–</w:t>
      </w:r>
      <w:r w:rsidR="00767CA6">
        <w:rPr>
          <w:rFonts w:cstheme="minorHAnsi"/>
          <w:lang w:val="en-GB"/>
        </w:rPr>
        <w:t>19</w:t>
      </w:r>
      <w:r w:rsidR="003E6866" w:rsidRPr="00C81B1C">
        <w:rPr>
          <w:rFonts w:cstheme="minorHAnsi"/>
          <w:lang w:val="en-GB"/>
        </w:rPr>
        <w:t>19), growth was largely achieved through extensification</w:t>
      </w:r>
      <w:r w:rsidR="00767CA6">
        <w:rPr>
          <w:rFonts w:cstheme="minorHAnsi"/>
          <w:lang w:val="en-GB"/>
        </w:rPr>
        <w:t xml:space="preserve"> </w:t>
      </w:r>
      <w:r w:rsidR="0043492B" w:rsidRPr="00C81B1C">
        <w:rPr>
          <w:rFonts w:cstheme="minorHAnsi"/>
          <w:lang w:val="en-GB"/>
        </w:rPr>
        <w:t>–</w:t>
      </w:r>
      <w:r w:rsidR="003E6866" w:rsidRPr="00C81B1C">
        <w:rPr>
          <w:rFonts w:cstheme="minorHAnsi"/>
          <w:lang w:val="en-GB"/>
        </w:rPr>
        <w:t>expanding cultivated area, particularly in the Southern Cone and Caribbean, often at the expense of forested land. The state-led development period (1947</w:t>
      </w:r>
      <w:r w:rsidR="00767CA6">
        <w:rPr>
          <w:rFonts w:cstheme="minorHAnsi"/>
          <w:lang w:val="en-GB"/>
        </w:rPr>
        <w:t>-19</w:t>
      </w:r>
      <w:r w:rsidR="003E6866" w:rsidRPr="00C81B1C">
        <w:rPr>
          <w:rFonts w:cstheme="minorHAnsi"/>
          <w:lang w:val="en-GB"/>
        </w:rPr>
        <w:t>81) introduced a new dual logic: continued frontier expansion through colonization and land reform</w:t>
      </w:r>
      <w:r w:rsidR="00767CA6">
        <w:rPr>
          <w:rFonts w:cstheme="minorHAnsi"/>
          <w:lang w:val="en-GB"/>
        </w:rPr>
        <w:t xml:space="preserve"> </w:t>
      </w:r>
      <w:r w:rsidR="0043492B" w:rsidRPr="00C81B1C">
        <w:rPr>
          <w:rFonts w:cstheme="minorHAnsi"/>
          <w:lang w:val="en-GB"/>
        </w:rPr>
        <w:t>–</w:t>
      </w:r>
      <w:r w:rsidR="003E6866" w:rsidRPr="00C81B1C">
        <w:rPr>
          <w:rFonts w:cstheme="minorHAnsi"/>
          <w:lang w:val="en-GB"/>
        </w:rPr>
        <w:t>especially in Brazil, Mexico, and Colombia</w:t>
      </w:r>
      <w:r w:rsidR="0043492B" w:rsidRPr="00C81B1C">
        <w:rPr>
          <w:rFonts w:cstheme="minorHAnsi"/>
          <w:lang w:val="en-GB"/>
        </w:rPr>
        <w:t>–</w:t>
      </w:r>
      <w:r w:rsidR="00767CA6">
        <w:rPr>
          <w:rFonts w:cstheme="minorHAnsi"/>
          <w:lang w:val="en-GB"/>
        </w:rPr>
        <w:t xml:space="preserve"> </w:t>
      </w:r>
      <w:r w:rsidR="003E6866" w:rsidRPr="00C81B1C">
        <w:rPr>
          <w:rFonts w:cstheme="minorHAnsi"/>
          <w:lang w:val="en-GB"/>
        </w:rPr>
        <w:t>combined with the modernization of agriculture via technological change and favourable agricultural and trade policies.</w:t>
      </w:r>
      <w:r w:rsidR="00B52F85" w:rsidRPr="00C81B1C">
        <w:rPr>
          <w:rFonts w:cstheme="minorHAnsi"/>
          <w:lang w:val="en-GB"/>
        </w:rPr>
        <w:t xml:space="preserve"> </w:t>
      </w:r>
      <w:r w:rsidRPr="00C81B1C">
        <w:rPr>
          <w:rFonts w:cstheme="minorHAnsi"/>
          <w:lang w:val="en-GB"/>
        </w:rPr>
        <w:t xml:space="preserve">After the return to global markets in the 1980s, and particularly during the commodity boom of the early 2000s, growth became increasingly shaped by </w:t>
      </w:r>
      <w:proofErr w:type="spellStart"/>
      <w:r w:rsidRPr="00C81B1C">
        <w:rPr>
          <w:rFonts w:cstheme="minorHAnsi"/>
          <w:lang w:val="en-GB"/>
        </w:rPr>
        <w:t>agro</w:t>
      </w:r>
      <w:proofErr w:type="spellEnd"/>
      <w:r w:rsidRPr="00C81B1C">
        <w:rPr>
          <w:rFonts w:cstheme="minorHAnsi"/>
          <w:lang w:val="en-GB"/>
        </w:rPr>
        <w:t>-export specialization and input-driven intensification. While Central America and the Andes relied mainly on high-energy tropical crops, the Southern Cone and Brazil pursued mixed strategies combining expansion and capital-intensive production, notably soybeans. Despite these differences, the long-term pattern of crop and geographical concentration remained a defining feature of Latin American agriculture.</w:t>
      </w:r>
    </w:p>
    <w:p w14:paraId="6F2EAA1F" w14:textId="39E855F5" w:rsidR="00BC506E" w:rsidRPr="00C81B1C" w:rsidRDefault="00442C4B" w:rsidP="00BC506E">
      <w:pPr>
        <w:rPr>
          <w:rFonts w:cstheme="minorHAnsi"/>
          <w:lang w:val="en-GB"/>
        </w:rPr>
      </w:pPr>
      <w:r w:rsidRPr="00C81B1C">
        <w:rPr>
          <w:rFonts w:cstheme="minorHAnsi"/>
          <w:lang w:val="en-GB"/>
        </w:rPr>
        <w:t xml:space="preserve">These changing growth strategies translated into evolving environmental impacts. Early deforestation was geographically widespread but most pronounced in Brazil, the Andes, and Central America, while the Southern Cone experienced lower relative impacts. </w:t>
      </w:r>
      <w:r w:rsidR="00B134BE" w:rsidRPr="00C81B1C">
        <w:rPr>
          <w:rFonts w:cstheme="minorHAnsi"/>
          <w:lang w:val="en-GB"/>
        </w:rPr>
        <w:t xml:space="preserve">During the ISI period, state-led colonization reinforced deforestation through the settlement of frontier lands, </w:t>
      </w:r>
      <w:r w:rsidR="00B134BE" w:rsidRPr="00C81B1C">
        <w:rPr>
          <w:rFonts w:cstheme="minorHAnsi"/>
          <w:lang w:val="en-GB"/>
        </w:rPr>
        <w:lastRenderedPageBreak/>
        <w:t>even as technological modernization increased land productivity. In this context, Brazil became the dominant driver of regional deforestation, while modernization marked a turning point in the surge of intensive impacts. Since the 2000s, deforestation has slowed, yet emissions linked to intensification, particularly nitrous oxide (N₂O) from fertilizers and methane (CH₄) from livestock, have accelerated. By 2020, land-use change and other agricultural emissions accounted for more than half of the region’s total greenhouse gas emissions, positioning agriculture as a central driver of the region’s contribution to climate change.</w:t>
      </w:r>
    </w:p>
    <w:p w14:paraId="5B18A963" w14:textId="43AD7599" w:rsidR="005A3D5C" w:rsidRPr="00C81B1C" w:rsidRDefault="00442C4B" w:rsidP="005A3D5C">
      <w:pPr>
        <w:rPr>
          <w:rFonts w:cstheme="minorHAnsi"/>
          <w:lang w:val="en-GB"/>
        </w:rPr>
      </w:pPr>
      <w:r w:rsidRPr="00C81B1C">
        <w:rPr>
          <w:rFonts w:cstheme="minorHAnsi"/>
          <w:lang w:val="en-GB"/>
        </w:rPr>
        <w:t>Over the long term, Latin American agriculture has evolved from extensive land conversion to a model of input-dependent, export-oriented production. This trajectory</w:t>
      </w:r>
      <w:r w:rsidR="00B52F85" w:rsidRPr="00C81B1C">
        <w:rPr>
          <w:rFonts w:cstheme="minorHAnsi"/>
          <w:lang w:val="en-GB"/>
        </w:rPr>
        <w:t xml:space="preserve"> </w:t>
      </w:r>
      <w:r w:rsidRPr="00C81B1C">
        <w:rPr>
          <w:rFonts w:cstheme="minorHAnsi"/>
          <w:lang w:val="en-GB"/>
        </w:rPr>
        <w:t>reveals a persistent structural pattern: increasing output and environmental pressures sustained by the active role of the state in securing agricultural growth within changing models of development. While the instruments and objectives have shifted</w:t>
      </w:r>
      <w:r w:rsidR="00767CA6">
        <w:rPr>
          <w:rFonts w:cstheme="minorHAnsi"/>
          <w:lang w:val="en-GB"/>
        </w:rPr>
        <w:t xml:space="preserve"> </w:t>
      </w:r>
      <w:r w:rsidR="007C1209" w:rsidRPr="00C81B1C">
        <w:rPr>
          <w:rFonts w:cstheme="minorHAnsi"/>
          <w:lang w:val="en-GB"/>
        </w:rPr>
        <w:t>–</w:t>
      </w:r>
      <w:r w:rsidRPr="00C81B1C">
        <w:rPr>
          <w:rFonts w:cstheme="minorHAnsi"/>
          <w:lang w:val="en-GB"/>
        </w:rPr>
        <w:t>from frontier colonization to export promotion</w:t>
      </w:r>
      <w:r w:rsidR="007C1209" w:rsidRPr="00C81B1C">
        <w:rPr>
          <w:rFonts w:cstheme="minorHAnsi"/>
          <w:lang w:val="en-GB"/>
        </w:rPr>
        <w:t>–</w:t>
      </w:r>
      <w:r w:rsidR="00767CA6">
        <w:rPr>
          <w:rFonts w:cstheme="minorHAnsi"/>
          <w:lang w:val="en-GB"/>
        </w:rPr>
        <w:t xml:space="preserve"> </w:t>
      </w:r>
      <w:r w:rsidRPr="00C81B1C">
        <w:rPr>
          <w:rFonts w:cstheme="minorHAnsi"/>
          <w:lang w:val="en-GB"/>
        </w:rPr>
        <w:t>the underlying extractive logic has endured, linking agricultural growth to the depletion of natural resources and the deepening of global market dependence.</w:t>
      </w:r>
      <w:r w:rsidR="005A3D5C" w:rsidRPr="00C81B1C">
        <w:rPr>
          <w:rFonts w:cstheme="minorHAnsi"/>
          <w:lang w:val="en-GB"/>
        </w:rPr>
        <w:br w:type="page"/>
      </w:r>
    </w:p>
    <w:p w14:paraId="23807D38" w14:textId="64342588" w:rsidR="006F38CF" w:rsidRPr="00C81B1C" w:rsidRDefault="00B74C13" w:rsidP="00B33F45">
      <w:pPr>
        <w:pStyle w:val="Prrafodelista"/>
        <w:numPr>
          <w:ilvl w:val="0"/>
          <w:numId w:val="10"/>
        </w:numPr>
        <w:rPr>
          <w:rFonts w:cstheme="minorHAnsi"/>
          <w:b/>
          <w:bCs/>
          <w:lang w:val="en-GB"/>
        </w:rPr>
      </w:pPr>
      <w:r>
        <w:rPr>
          <w:rFonts w:cstheme="minorHAnsi"/>
          <w:b/>
          <w:bCs/>
          <w:lang w:val="en-GB"/>
        </w:rPr>
        <w:lastRenderedPageBreak/>
        <w:t>REFERENCES</w:t>
      </w:r>
    </w:p>
    <w:p w14:paraId="451D9CD0" w14:textId="77777777" w:rsidR="00741284" w:rsidRPr="00C81B1C" w:rsidRDefault="00741284" w:rsidP="00741284">
      <w:pPr>
        <w:spacing w:after="0" w:line="240" w:lineRule="auto"/>
        <w:ind w:left="284" w:hanging="284"/>
        <w:rPr>
          <w:rFonts w:eastAsia="Times New Roman" w:cstheme="minorHAnsi"/>
          <w:kern w:val="0"/>
          <w:lang w:val="en-GB" w:eastAsia="es-ES"/>
          <w14:ligatures w14:val="none"/>
        </w:rPr>
      </w:pPr>
      <w:bookmarkStart w:id="30" w:name="_Hlk223879627"/>
      <w:bookmarkStart w:id="31" w:name="BIB__bib"/>
      <w:r w:rsidRPr="00C81B1C">
        <w:rPr>
          <w:rFonts w:eastAsia="Times New Roman" w:cstheme="minorHAnsi"/>
          <w:kern w:val="0"/>
          <w:lang w:val="en-GB" w:eastAsia="es-ES"/>
          <w14:ligatures w14:val="none"/>
        </w:rPr>
        <w:t xml:space="preserve">Albertus, M. (2015), </w:t>
      </w:r>
      <w:r w:rsidRPr="00C81B1C">
        <w:rPr>
          <w:rFonts w:eastAsia="Times New Roman" w:cstheme="minorHAnsi"/>
          <w:i/>
          <w:iCs/>
          <w:kern w:val="0"/>
          <w:lang w:val="en-GB" w:eastAsia="es-ES"/>
          <w14:ligatures w14:val="none"/>
        </w:rPr>
        <w:t>Autocracy and redistribution</w:t>
      </w:r>
      <w:r w:rsidRPr="00C81B1C">
        <w:rPr>
          <w:rFonts w:eastAsia="Times New Roman" w:cstheme="minorHAnsi"/>
          <w:kern w:val="0"/>
          <w:lang w:val="en-GB" w:eastAsia="es-ES"/>
          <w14:ligatures w14:val="none"/>
        </w:rPr>
        <w:t>, Cambridge University Press.</w:t>
      </w:r>
    </w:p>
    <w:p w14:paraId="1C15BCCB" w14:textId="77777777" w:rsidR="00741284" w:rsidRPr="00C81B1C" w:rsidRDefault="00741284" w:rsidP="00741284">
      <w:pPr>
        <w:spacing w:after="0" w:line="240" w:lineRule="auto"/>
        <w:ind w:left="284" w:hanging="284"/>
        <w:rPr>
          <w:rFonts w:eastAsia="Times New Roman" w:cstheme="minorHAnsi"/>
          <w:kern w:val="0"/>
          <w:lang w:val="en-GB" w:eastAsia="es-ES"/>
          <w14:ligatures w14:val="none"/>
        </w:rPr>
      </w:pPr>
      <w:r w:rsidRPr="00C81B1C">
        <w:rPr>
          <w:rFonts w:eastAsia="Times New Roman" w:cstheme="minorHAnsi"/>
          <w:kern w:val="0"/>
          <w:lang w:val="en-GB" w:eastAsia="es-ES"/>
          <w14:ligatures w14:val="none"/>
        </w:rPr>
        <w:t xml:space="preserve">Andrew, R. M. &amp; Peters, G. P. (2021), ‘The Global Carbon Project’s fossil CO₂ emissions dataset’, </w:t>
      </w:r>
      <w:proofErr w:type="spellStart"/>
      <w:r w:rsidRPr="00C81B1C">
        <w:rPr>
          <w:rFonts w:eastAsia="Times New Roman" w:cstheme="minorHAnsi"/>
          <w:i/>
          <w:iCs/>
          <w:kern w:val="0"/>
          <w:lang w:val="en-GB" w:eastAsia="es-ES"/>
          <w14:ligatures w14:val="none"/>
        </w:rPr>
        <w:t>Zenodo</w:t>
      </w:r>
      <w:proofErr w:type="spellEnd"/>
      <w:r w:rsidRPr="00C81B1C">
        <w:rPr>
          <w:rFonts w:eastAsia="Times New Roman" w:cstheme="minorHAnsi"/>
          <w:kern w:val="0"/>
          <w:lang w:val="en-GB" w:eastAsia="es-ES"/>
          <w14:ligatures w14:val="none"/>
        </w:rPr>
        <w:t xml:space="preserve">. </w:t>
      </w:r>
      <w:hyperlink r:id="rId19" w:tgtFrame="_new" w:history="1">
        <w:r w:rsidRPr="00C81B1C">
          <w:rPr>
            <w:rFonts w:eastAsia="Times New Roman" w:cstheme="minorHAnsi"/>
            <w:color w:val="0000FF"/>
            <w:kern w:val="0"/>
            <w:u w:val="single"/>
            <w:lang w:val="en-GB" w:eastAsia="es-ES"/>
            <w14:ligatures w14:val="none"/>
          </w:rPr>
          <w:t>https://zenodo.org/records/5569235</w:t>
        </w:r>
      </w:hyperlink>
    </w:p>
    <w:p w14:paraId="08F87A70" w14:textId="77777777" w:rsidR="00741284" w:rsidRPr="00C81B1C" w:rsidRDefault="00741284" w:rsidP="00741284">
      <w:pPr>
        <w:spacing w:after="0" w:line="240" w:lineRule="auto"/>
        <w:ind w:left="284" w:hanging="284"/>
        <w:rPr>
          <w:rFonts w:eastAsia="Times New Roman" w:cstheme="minorHAnsi"/>
          <w:kern w:val="0"/>
          <w:lang w:val="en-GB" w:eastAsia="es-ES"/>
          <w14:ligatures w14:val="none"/>
        </w:rPr>
      </w:pPr>
      <w:r w:rsidRPr="00C81B1C">
        <w:rPr>
          <w:rFonts w:eastAsia="Times New Roman" w:cstheme="minorHAnsi"/>
          <w:kern w:val="0"/>
          <w:lang w:val="en-GB" w:eastAsia="es-ES"/>
          <w14:ligatures w14:val="none"/>
        </w:rPr>
        <w:t xml:space="preserve">Ang, B. W. (2005), ‘The LMDI approach to decomposition analysis: a practical guide’, </w:t>
      </w:r>
      <w:r w:rsidRPr="00C81B1C">
        <w:rPr>
          <w:rFonts w:eastAsia="Times New Roman" w:cstheme="minorHAnsi"/>
          <w:i/>
          <w:iCs/>
          <w:kern w:val="0"/>
          <w:lang w:val="en-GB" w:eastAsia="es-ES"/>
          <w14:ligatures w14:val="none"/>
        </w:rPr>
        <w:t>Energy Policy</w:t>
      </w:r>
      <w:r w:rsidRPr="00C81B1C">
        <w:rPr>
          <w:rFonts w:eastAsia="Times New Roman" w:cstheme="minorHAnsi"/>
          <w:kern w:val="0"/>
          <w:lang w:val="en-GB" w:eastAsia="es-ES"/>
          <w14:ligatures w14:val="none"/>
        </w:rPr>
        <w:t xml:space="preserve"> 33(7), 867–871.</w:t>
      </w:r>
    </w:p>
    <w:p w14:paraId="5666C96E" w14:textId="77777777" w:rsidR="00741284" w:rsidRPr="00C81B1C" w:rsidRDefault="00741284" w:rsidP="00741284">
      <w:pPr>
        <w:spacing w:after="0" w:line="240" w:lineRule="auto"/>
        <w:ind w:left="284" w:hanging="284"/>
        <w:rPr>
          <w:rFonts w:eastAsia="Times New Roman" w:cstheme="minorHAnsi"/>
          <w:kern w:val="0"/>
          <w:lang w:val="en-GB" w:eastAsia="es-ES"/>
          <w14:ligatures w14:val="none"/>
        </w:rPr>
      </w:pPr>
      <w:proofErr w:type="spellStart"/>
      <w:r w:rsidRPr="00C81B1C">
        <w:rPr>
          <w:rFonts w:eastAsia="Times New Roman" w:cstheme="minorHAnsi"/>
          <w:kern w:val="0"/>
          <w:lang w:val="en-GB" w:eastAsia="es-ES"/>
          <w14:ligatures w14:val="none"/>
        </w:rPr>
        <w:t>Bértola</w:t>
      </w:r>
      <w:proofErr w:type="spellEnd"/>
      <w:r w:rsidRPr="00C81B1C">
        <w:rPr>
          <w:rFonts w:eastAsia="Times New Roman" w:cstheme="minorHAnsi"/>
          <w:kern w:val="0"/>
          <w:lang w:val="en-GB" w:eastAsia="es-ES"/>
          <w14:ligatures w14:val="none"/>
        </w:rPr>
        <w:t xml:space="preserve">, L. &amp; Ocampo, J. A. (2012), </w:t>
      </w:r>
      <w:r w:rsidRPr="00C81B1C">
        <w:rPr>
          <w:rFonts w:eastAsia="Times New Roman" w:cstheme="minorHAnsi"/>
          <w:i/>
          <w:iCs/>
          <w:kern w:val="0"/>
          <w:lang w:val="en-GB" w:eastAsia="es-ES"/>
          <w14:ligatures w14:val="none"/>
        </w:rPr>
        <w:t>The economic development of Latin America since independence</w:t>
      </w:r>
      <w:r w:rsidRPr="00C81B1C">
        <w:rPr>
          <w:rFonts w:eastAsia="Times New Roman" w:cstheme="minorHAnsi"/>
          <w:kern w:val="0"/>
          <w:lang w:val="en-GB" w:eastAsia="es-ES"/>
          <w14:ligatures w14:val="none"/>
        </w:rPr>
        <w:t>, OUP Oxford.</w:t>
      </w:r>
    </w:p>
    <w:p w14:paraId="404A74E0" w14:textId="77777777" w:rsidR="00741284" w:rsidRPr="00C81B1C" w:rsidRDefault="00741284" w:rsidP="00741284">
      <w:pPr>
        <w:spacing w:after="0" w:line="240" w:lineRule="auto"/>
        <w:ind w:left="284" w:hanging="284"/>
        <w:rPr>
          <w:rFonts w:eastAsia="Times New Roman" w:cstheme="minorHAnsi"/>
          <w:kern w:val="0"/>
          <w:lang w:val="en-GB" w:eastAsia="es-ES"/>
          <w14:ligatures w14:val="none"/>
        </w:rPr>
      </w:pPr>
      <w:proofErr w:type="spellStart"/>
      <w:r w:rsidRPr="00C81B1C">
        <w:rPr>
          <w:rFonts w:eastAsia="Times New Roman" w:cstheme="minorHAnsi"/>
          <w:kern w:val="0"/>
          <w:lang w:val="en-GB" w:eastAsia="es-ES"/>
          <w14:ligatures w14:val="none"/>
        </w:rPr>
        <w:t>Billen</w:t>
      </w:r>
      <w:proofErr w:type="spellEnd"/>
      <w:r w:rsidRPr="00C81B1C">
        <w:rPr>
          <w:rFonts w:eastAsia="Times New Roman" w:cstheme="minorHAnsi"/>
          <w:kern w:val="0"/>
          <w:lang w:val="en-GB" w:eastAsia="es-ES"/>
          <w14:ligatures w14:val="none"/>
        </w:rPr>
        <w:t xml:space="preserve">, G., Garnier, J. &amp; </w:t>
      </w:r>
      <w:proofErr w:type="spellStart"/>
      <w:r w:rsidRPr="00C81B1C">
        <w:rPr>
          <w:rFonts w:eastAsia="Times New Roman" w:cstheme="minorHAnsi"/>
          <w:kern w:val="0"/>
          <w:lang w:val="en-GB" w:eastAsia="es-ES"/>
          <w14:ligatures w14:val="none"/>
        </w:rPr>
        <w:t>Lassaletta</w:t>
      </w:r>
      <w:proofErr w:type="spellEnd"/>
      <w:r w:rsidRPr="00C81B1C">
        <w:rPr>
          <w:rFonts w:eastAsia="Times New Roman" w:cstheme="minorHAnsi"/>
          <w:kern w:val="0"/>
          <w:lang w:val="en-GB" w:eastAsia="es-ES"/>
          <w14:ligatures w14:val="none"/>
        </w:rPr>
        <w:t xml:space="preserve">, L. (2013), ‘The nitrogen cascade from agricultural soils to the sea: modelling nitrogen transfers at regional watershed and global scales’, </w:t>
      </w:r>
      <w:r w:rsidRPr="00C81B1C">
        <w:rPr>
          <w:rFonts w:eastAsia="Times New Roman" w:cstheme="minorHAnsi"/>
          <w:i/>
          <w:iCs/>
          <w:kern w:val="0"/>
          <w:lang w:val="en-GB" w:eastAsia="es-ES"/>
          <w14:ligatures w14:val="none"/>
        </w:rPr>
        <w:t>Philosophical Transactions of the Royal Society B: Biological Sciences</w:t>
      </w:r>
      <w:r w:rsidRPr="00C81B1C">
        <w:rPr>
          <w:rFonts w:eastAsia="Times New Roman" w:cstheme="minorHAnsi"/>
          <w:kern w:val="0"/>
          <w:lang w:val="en-GB" w:eastAsia="es-ES"/>
          <w14:ligatures w14:val="none"/>
        </w:rPr>
        <w:t xml:space="preserve"> 368(1621), 20130123.</w:t>
      </w:r>
    </w:p>
    <w:p w14:paraId="03728F25" w14:textId="77777777" w:rsidR="00741284" w:rsidRPr="00C81B1C" w:rsidRDefault="00741284" w:rsidP="00741284">
      <w:pPr>
        <w:spacing w:after="0" w:line="240" w:lineRule="auto"/>
        <w:ind w:left="284" w:hanging="284"/>
        <w:rPr>
          <w:rFonts w:eastAsia="Times New Roman" w:cstheme="minorHAnsi"/>
          <w:kern w:val="0"/>
          <w:lang w:val="en-GB" w:eastAsia="es-ES"/>
          <w14:ligatures w14:val="none"/>
        </w:rPr>
      </w:pPr>
      <w:r w:rsidRPr="00C81B1C">
        <w:rPr>
          <w:rFonts w:eastAsia="Times New Roman" w:cstheme="minorHAnsi"/>
          <w:kern w:val="0"/>
          <w:lang w:val="en-GB" w:eastAsia="es-ES"/>
          <w14:ligatures w14:val="none"/>
        </w:rPr>
        <w:t xml:space="preserve">Bulmer-Thomas, V. (2003), </w:t>
      </w:r>
      <w:r w:rsidRPr="00C81B1C">
        <w:rPr>
          <w:rFonts w:eastAsia="Times New Roman" w:cstheme="minorHAnsi"/>
          <w:i/>
          <w:iCs/>
          <w:kern w:val="0"/>
          <w:lang w:val="en-GB" w:eastAsia="es-ES"/>
          <w14:ligatures w14:val="none"/>
        </w:rPr>
        <w:t>The economic history of Latin America since independence</w:t>
      </w:r>
      <w:r w:rsidRPr="00C81B1C">
        <w:rPr>
          <w:rFonts w:eastAsia="Times New Roman" w:cstheme="minorHAnsi"/>
          <w:kern w:val="0"/>
          <w:lang w:val="en-GB" w:eastAsia="es-ES"/>
          <w14:ligatures w14:val="none"/>
        </w:rPr>
        <w:t>, Cambridge University Press.</w:t>
      </w:r>
    </w:p>
    <w:p w14:paraId="5CEA22C8" w14:textId="77777777" w:rsidR="00741284" w:rsidRPr="00C81B1C" w:rsidRDefault="00741284" w:rsidP="00741284">
      <w:pPr>
        <w:spacing w:after="0" w:line="240" w:lineRule="auto"/>
        <w:ind w:left="284" w:hanging="284"/>
        <w:rPr>
          <w:rFonts w:eastAsia="Times New Roman" w:cstheme="minorHAnsi"/>
          <w:kern w:val="0"/>
          <w:lang w:val="en-GB" w:eastAsia="es-ES"/>
          <w14:ligatures w14:val="none"/>
        </w:rPr>
      </w:pPr>
      <w:r w:rsidRPr="00C81B1C">
        <w:rPr>
          <w:rFonts w:eastAsia="Times New Roman" w:cstheme="minorHAnsi"/>
          <w:kern w:val="0"/>
          <w:lang w:val="en-GB" w:eastAsia="es-ES"/>
          <w14:ligatures w14:val="none"/>
        </w:rPr>
        <w:t xml:space="preserve">Campbell, B. M., </w:t>
      </w:r>
      <w:proofErr w:type="spellStart"/>
      <w:r w:rsidRPr="00C81B1C">
        <w:rPr>
          <w:rFonts w:eastAsia="Times New Roman" w:cstheme="minorHAnsi"/>
          <w:kern w:val="0"/>
          <w:lang w:val="en-GB" w:eastAsia="es-ES"/>
          <w14:ligatures w14:val="none"/>
        </w:rPr>
        <w:t>Beare</w:t>
      </w:r>
      <w:proofErr w:type="spellEnd"/>
      <w:r w:rsidRPr="00C81B1C">
        <w:rPr>
          <w:rFonts w:eastAsia="Times New Roman" w:cstheme="minorHAnsi"/>
          <w:kern w:val="0"/>
          <w:lang w:val="en-GB" w:eastAsia="es-ES"/>
          <w14:ligatures w14:val="none"/>
        </w:rPr>
        <w:t xml:space="preserve">, D. J., Bennett, E. M., Hall-Spencer, J. M., Ingram, J. S. I., Jaramillo, F., Ortiz, R., </w:t>
      </w:r>
      <w:proofErr w:type="spellStart"/>
      <w:r w:rsidRPr="00C81B1C">
        <w:rPr>
          <w:rFonts w:eastAsia="Times New Roman" w:cstheme="minorHAnsi"/>
          <w:kern w:val="0"/>
          <w:lang w:val="en-GB" w:eastAsia="es-ES"/>
          <w14:ligatures w14:val="none"/>
        </w:rPr>
        <w:t>Ramankutty</w:t>
      </w:r>
      <w:proofErr w:type="spellEnd"/>
      <w:r w:rsidRPr="00C81B1C">
        <w:rPr>
          <w:rFonts w:eastAsia="Times New Roman" w:cstheme="minorHAnsi"/>
          <w:kern w:val="0"/>
          <w:lang w:val="en-GB" w:eastAsia="es-ES"/>
          <w14:ligatures w14:val="none"/>
        </w:rPr>
        <w:t xml:space="preserve">, N., Sayer, J. A. &amp; </w:t>
      </w:r>
      <w:proofErr w:type="spellStart"/>
      <w:r w:rsidRPr="00C81B1C">
        <w:rPr>
          <w:rFonts w:eastAsia="Times New Roman" w:cstheme="minorHAnsi"/>
          <w:kern w:val="0"/>
          <w:lang w:val="en-GB" w:eastAsia="es-ES"/>
          <w14:ligatures w14:val="none"/>
        </w:rPr>
        <w:t>Shindell</w:t>
      </w:r>
      <w:proofErr w:type="spellEnd"/>
      <w:r w:rsidRPr="00C81B1C">
        <w:rPr>
          <w:rFonts w:eastAsia="Times New Roman" w:cstheme="minorHAnsi"/>
          <w:kern w:val="0"/>
          <w:lang w:val="en-GB" w:eastAsia="es-ES"/>
          <w14:ligatures w14:val="none"/>
        </w:rPr>
        <w:t xml:space="preserve">, D. (2017), ‘Agriculture production as a major driver of the Earth system exceeding planetary boundaries’, </w:t>
      </w:r>
      <w:r w:rsidRPr="00C81B1C">
        <w:rPr>
          <w:rFonts w:eastAsia="Times New Roman" w:cstheme="minorHAnsi"/>
          <w:i/>
          <w:iCs/>
          <w:kern w:val="0"/>
          <w:lang w:val="en-GB" w:eastAsia="es-ES"/>
          <w14:ligatures w14:val="none"/>
        </w:rPr>
        <w:t>Ecology and Society</w:t>
      </w:r>
      <w:r w:rsidRPr="00C81B1C">
        <w:rPr>
          <w:rFonts w:eastAsia="Times New Roman" w:cstheme="minorHAnsi"/>
          <w:kern w:val="0"/>
          <w:lang w:val="en-GB" w:eastAsia="es-ES"/>
          <w14:ligatures w14:val="none"/>
        </w:rPr>
        <w:t xml:space="preserve"> 22(4).</w:t>
      </w:r>
    </w:p>
    <w:p w14:paraId="1D45302B" w14:textId="77777777" w:rsidR="00741284" w:rsidRPr="00C81B1C" w:rsidRDefault="00741284" w:rsidP="00741284">
      <w:pPr>
        <w:spacing w:after="0" w:line="240" w:lineRule="auto"/>
        <w:ind w:left="284" w:hanging="284"/>
        <w:rPr>
          <w:rFonts w:eastAsia="Times New Roman" w:cstheme="minorHAnsi"/>
          <w:kern w:val="0"/>
          <w:lang w:val="en-GB" w:eastAsia="es-ES"/>
          <w14:ligatures w14:val="none"/>
        </w:rPr>
      </w:pPr>
      <w:r w:rsidRPr="00C81B1C">
        <w:rPr>
          <w:rFonts w:eastAsia="Times New Roman" w:cstheme="minorHAnsi"/>
          <w:kern w:val="0"/>
          <w:lang w:val="en-GB" w:eastAsia="es-ES"/>
          <w14:ligatures w14:val="none"/>
        </w:rPr>
        <w:t xml:space="preserve">Cárdenas, E., Ocampo, J. &amp; Thorp, R. (2000), </w:t>
      </w:r>
      <w:r w:rsidRPr="00C81B1C">
        <w:rPr>
          <w:rFonts w:eastAsia="Times New Roman" w:cstheme="minorHAnsi"/>
          <w:i/>
          <w:iCs/>
          <w:kern w:val="0"/>
          <w:lang w:val="en-GB" w:eastAsia="es-ES"/>
          <w14:ligatures w14:val="none"/>
        </w:rPr>
        <w:t xml:space="preserve">An Economic History of Twentieth-Century Latin America: Industrialization and the State in Latin America: The </w:t>
      </w:r>
      <w:proofErr w:type="spellStart"/>
      <w:r w:rsidRPr="00C81B1C">
        <w:rPr>
          <w:rFonts w:eastAsia="Times New Roman" w:cstheme="minorHAnsi"/>
          <w:i/>
          <w:iCs/>
          <w:kern w:val="0"/>
          <w:lang w:val="en-GB" w:eastAsia="es-ES"/>
          <w14:ligatures w14:val="none"/>
        </w:rPr>
        <w:t>Postwar</w:t>
      </w:r>
      <w:proofErr w:type="spellEnd"/>
      <w:r w:rsidRPr="00C81B1C">
        <w:rPr>
          <w:rFonts w:eastAsia="Times New Roman" w:cstheme="minorHAnsi"/>
          <w:i/>
          <w:iCs/>
          <w:kern w:val="0"/>
          <w:lang w:val="en-GB" w:eastAsia="es-ES"/>
          <w14:ligatures w14:val="none"/>
        </w:rPr>
        <w:t xml:space="preserve"> Years</w:t>
      </w:r>
      <w:r w:rsidRPr="00C81B1C">
        <w:rPr>
          <w:rFonts w:eastAsia="Times New Roman" w:cstheme="minorHAnsi"/>
          <w:kern w:val="0"/>
          <w:lang w:val="en-GB" w:eastAsia="es-ES"/>
          <w14:ligatures w14:val="none"/>
        </w:rPr>
        <w:t>, Vol. 3, Springer.</w:t>
      </w:r>
    </w:p>
    <w:p w14:paraId="0255AF7A" w14:textId="2F1D76D8" w:rsidR="00741284" w:rsidRPr="00342386" w:rsidRDefault="00741284" w:rsidP="00741284">
      <w:pPr>
        <w:spacing w:after="0" w:line="240" w:lineRule="auto"/>
        <w:ind w:left="284" w:hanging="284"/>
        <w:rPr>
          <w:rFonts w:eastAsia="Times New Roman" w:cstheme="minorHAnsi"/>
          <w:kern w:val="0"/>
          <w:lang w:val="es-ES" w:eastAsia="es-ES"/>
          <w14:ligatures w14:val="none"/>
        </w:rPr>
      </w:pPr>
      <w:r w:rsidRPr="00342386">
        <w:rPr>
          <w:rFonts w:eastAsia="Times New Roman" w:cstheme="minorHAnsi"/>
          <w:kern w:val="0"/>
          <w:lang w:val="es-ES" w:eastAsia="es-ES"/>
          <w14:ligatures w14:val="none"/>
        </w:rPr>
        <w:t>Colmenares, S. (2024), ‘“</w:t>
      </w:r>
      <w:proofErr w:type="spellStart"/>
      <w:r w:rsidRPr="00342386">
        <w:rPr>
          <w:rFonts w:eastAsia="Times New Roman" w:cstheme="minorHAnsi"/>
          <w:kern w:val="0"/>
          <w:lang w:val="es-ES" w:eastAsia="es-ES"/>
          <w14:ligatures w14:val="none"/>
        </w:rPr>
        <w:t>The</w:t>
      </w:r>
      <w:proofErr w:type="spellEnd"/>
      <w:r w:rsidRPr="00342386">
        <w:rPr>
          <w:rFonts w:eastAsia="Times New Roman" w:cstheme="minorHAnsi"/>
          <w:kern w:val="0"/>
          <w:lang w:val="es-ES" w:eastAsia="es-ES"/>
          <w14:ligatures w14:val="none"/>
        </w:rPr>
        <w:t xml:space="preserve"> </w:t>
      </w:r>
      <w:proofErr w:type="spellStart"/>
      <w:r w:rsidRPr="00342386">
        <w:rPr>
          <w:rFonts w:eastAsia="Times New Roman" w:cstheme="minorHAnsi"/>
          <w:kern w:val="0"/>
          <w:lang w:val="es-ES" w:eastAsia="es-ES"/>
          <w14:ligatures w14:val="none"/>
        </w:rPr>
        <w:t>best</w:t>
      </w:r>
      <w:proofErr w:type="spellEnd"/>
      <w:r w:rsidRPr="00342386">
        <w:rPr>
          <w:rFonts w:eastAsia="Times New Roman" w:cstheme="minorHAnsi"/>
          <w:kern w:val="0"/>
          <w:lang w:val="es-ES" w:eastAsia="es-ES"/>
          <w14:ligatures w14:val="none"/>
        </w:rPr>
        <w:t xml:space="preserve"> </w:t>
      </w:r>
      <w:proofErr w:type="spellStart"/>
      <w:r w:rsidRPr="00342386">
        <w:rPr>
          <w:rFonts w:eastAsia="Times New Roman" w:cstheme="minorHAnsi"/>
          <w:kern w:val="0"/>
          <w:lang w:val="es-ES" w:eastAsia="es-ES"/>
          <w14:ligatures w14:val="none"/>
        </w:rPr>
        <w:t>lands</w:t>
      </w:r>
      <w:proofErr w:type="spellEnd"/>
      <w:r w:rsidRPr="00342386">
        <w:rPr>
          <w:rFonts w:eastAsia="Times New Roman" w:cstheme="minorHAnsi"/>
          <w:kern w:val="0"/>
          <w:lang w:val="es-ES" w:eastAsia="es-ES"/>
          <w14:ligatures w14:val="none"/>
        </w:rPr>
        <w:t xml:space="preserve"> </w:t>
      </w:r>
      <w:proofErr w:type="spellStart"/>
      <w:r w:rsidRPr="00342386">
        <w:rPr>
          <w:rFonts w:eastAsia="Times New Roman" w:cstheme="minorHAnsi"/>
          <w:kern w:val="0"/>
          <w:lang w:val="es-ES" w:eastAsia="es-ES"/>
          <w14:ligatures w14:val="none"/>
        </w:rPr>
        <w:t>have</w:t>
      </w:r>
      <w:proofErr w:type="spellEnd"/>
      <w:r w:rsidRPr="00342386">
        <w:rPr>
          <w:rFonts w:eastAsia="Times New Roman" w:cstheme="minorHAnsi"/>
          <w:kern w:val="0"/>
          <w:lang w:val="es-ES" w:eastAsia="es-ES"/>
          <w14:ligatures w14:val="none"/>
        </w:rPr>
        <w:t xml:space="preserve"> </w:t>
      </w:r>
      <w:proofErr w:type="spellStart"/>
      <w:r w:rsidRPr="00342386">
        <w:rPr>
          <w:rFonts w:eastAsia="Times New Roman" w:cstheme="minorHAnsi"/>
          <w:kern w:val="0"/>
          <w:lang w:val="es-ES" w:eastAsia="es-ES"/>
          <w14:ligatures w14:val="none"/>
        </w:rPr>
        <w:t>been</w:t>
      </w:r>
      <w:proofErr w:type="spellEnd"/>
      <w:r w:rsidRPr="00342386">
        <w:rPr>
          <w:rFonts w:eastAsia="Times New Roman" w:cstheme="minorHAnsi"/>
          <w:kern w:val="0"/>
          <w:lang w:val="es-ES" w:eastAsia="es-ES"/>
          <w14:ligatures w14:val="none"/>
        </w:rPr>
        <w:t xml:space="preserve"> </w:t>
      </w:r>
      <w:proofErr w:type="spellStart"/>
      <w:r w:rsidRPr="00342386">
        <w:rPr>
          <w:rFonts w:eastAsia="Times New Roman" w:cstheme="minorHAnsi"/>
          <w:kern w:val="0"/>
          <w:lang w:val="es-ES" w:eastAsia="es-ES"/>
          <w14:ligatures w14:val="none"/>
        </w:rPr>
        <w:t>taken</w:t>
      </w:r>
      <w:proofErr w:type="spellEnd"/>
      <w:r w:rsidRPr="00342386">
        <w:rPr>
          <w:rFonts w:eastAsia="Times New Roman" w:cstheme="minorHAnsi"/>
          <w:kern w:val="0"/>
          <w:lang w:val="es-ES" w:eastAsia="es-ES"/>
          <w14:ligatures w14:val="none"/>
        </w:rPr>
        <w:t xml:space="preserve">”: el proceso de acumulación de tierras de la </w:t>
      </w:r>
      <w:proofErr w:type="spellStart"/>
      <w:r w:rsidRPr="00342386">
        <w:rPr>
          <w:rFonts w:eastAsia="Times New Roman" w:cstheme="minorHAnsi"/>
          <w:kern w:val="0"/>
          <w:lang w:val="es-ES" w:eastAsia="es-ES"/>
          <w14:ligatures w14:val="none"/>
        </w:rPr>
        <w:t>United</w:t>
      </w:r>
      <w:proofErr w:type="spellEnd"/>
      <w:r w:rsidRPr="00342386">
        <w:rPr>
          <w:rFonts w:eastAsia="Times New Roman" w:cstheme="minorHAnsi"/>
          <w:kern w:val="0"/>
          <w:lang w:val="es-ES" w:eastAsia="es-ES"/>
          <w14:ligatures w14:val="none"/>
        </w:rPr>
        <w:t xml:space="preserve"> </w:t>
      </w:r>
      <w:proofErr w:type="spellStart"/>
      <w:r w:rsidRPr="00342386">
        <w:rPr>
          <w:rFonts w:eastAsia="Times New Roman" w:cstheme="minorHAnsi"/>
          <w:kern w:val="0"/>
          <w:lang w:val="es-ES" w:eastAsia="es-ES"/>
          <w14:ligatures w14:val="none"/>
        </w:rPr>
        <w:t>Fruit</w:t>
      </w:r>
      <w:proofErr w:type="spellEnd"/>
      <w:r w:rsidRPr="00342386">
        <w:rPr>
          <w:rFonts w:eastAsia="Times New Roman" w:cstheme="minorHAnsi"/>
          <w:kern w:val="0"/>
          <w:lang w:val="es-ES" w:eastAsia="es-ES"/>
          <w14:ligatures w14:val="none"/>
        </w:rPr>
        <w:t xml:space="preserve"> Company a lo largo de la frontera del banano en el Gran Caribe, 1900–1940’, </w:t>
      </w:r>
      <w:r w:rsidRPr="00342386">
        <w:rPr>
          <w:rFonts w:eastAsia="Times New Roman" w:cstheme="minorHAnsi"/>
          <w:i/>
          <w:iCs/>
          <w:kern w:val="0"/>
          <w:lang w:val="es-ES" w:eastAsia="es-ES"/>
          <w14:ligatures w14:val="none"/>
        </w:rPr>
        <w:t>Historia Agraria de América Latina</w:t>
      </w:r>
      <w:r w:rsidRPr="00342386">
        <w:rPr>
          <w:rFonts w:eastAsia="Times New Roman" w:cstheme="minorHAnsi"/>
          <w:kern w:val="0"/>
          <w:lang w:val="es-ES" w:eastAsia="es-ES"/>
          <w14:ligatures w14:val="none"/>
        </w:rPr>
        <w:t xml:space="preserve"> 5(02), 29–55.</w:t>
      </w:r>
    </w:p>
    <w:p w14:paraId="5FCE0A4D" w14:textId="45134F52" w:rsidR="00342386" w:rsidRPr="002054B2" w:rsidRDefault="00342386" w:rsidP="00342386">
      <w:pPr>
        <w:spacing w:before="120"/>
        <w:ind w:left="284" w:hanging="284"/>
        <w:jc w:val="both"/>
        <w:rPr>
          <w:rFonts w:eastAsia="Constantia" w:cstheme="minorHAnsi"/>
          <w:lang w:val="en-US"/>
        </w:rPr>
      </w:pPr>
      <w:r w:rsidRPr="002054B2">
        <w:rPr>
          <w:rFonts w:eastAsia="Constantia" w:cstheme="minorHAnsi"/>
          <w:lang w:val="en-US"/>
        </w:rPr>
        <w:t xml:space="preserve">Colmenares, S., &amp; </w:t>
      </w:r>
      <w:proofErr w:type="spellStart"/>
      <w:r w:rsidRPr="002054B2">
        <w:rPr>
          <w:rFonts w:eastAsia="Constantia" w:cstheme="minorHAnsi"/>
          <w:lang w:val="en-US"/>
        </w:rPr>
        <w:t>Vivas</w:t>
      </w:r>
      <w:proofErr w:type="spellEnd"/>
      <w:r w:rsidRPr="002054B2">
        <w:rPr>
          <w:rFonts w:eastAsia="Constantia" w:cstheme="minorHAnsi"/>
          <w:lang w:val="en-US"/>
        </w:rPr>
        <w:t xml:space="preserve">, J. (2026). Policies and performance of Colombia's agriculture and livestock sector over the last 150 years. </w:t>
      </w:r>
      <w:r w:rsidRPr="005E465D">
        <w:rPr>
          <w:rFonts w:eastAsia="Constantia" w:cstheme="minorHAnsi"/>
          <w:lang w:val="en-US"/>
          <w:rPrChange w:id="32" w:author="John Alexander Urrego Mesa" w:date="2026-03-13T12:32:00Z">
            <w:rPr>
              <w:rFonts w:eastAsia="Constantia" w:cstheme="minorHAnsi"/>
            </w:rPr>
          </w:rPrChange>
        </w:rPr>
        <w:t>In M. Martín-</w:t>
      </w:r>
      <w:proofErr w:type="spellStart"/>
      <w:r w:rsidRPr="005E465D">
        <w:rPr>
          <w:rFonts w:eastAsia="Constantia" w:cstheme="minorHAnsi"/>
          <w:lang w:val="en-US"/>
          <w:rPrChange w:id="33" w:author="John Alexander Urrego Mesa" w:date="2026-03-13T12:32:00Z">
            <w:rPr>
              <w:rFonts w:eastAsia="Constantia" w:cstheme="minorHAnsi"/>
            </w:rPr>
          </w:rPrChange>
        </w:rPr>
        <w:t>Retortillo</w:t>
      </w:r>
      <w:proofErr w:type="spellEnd"/>
      <w:r w:rsidRPr="005E465D">
        <w:rPr>
          <w:rFonts w:eastAsia="Constantia" w:cstheme="minorHAnsi"/>
          <w:lang w:val="en-US"/>
          <w:rPrChange w:id="34" w:author="John Alexander Urrego Mesa" w:date="2026-03-13T12:32:00Z">
            <w:rPr>
              <w:rFonts w:eastAsia="Constantia" w:cstheme="minorHAnsi"/>
            </w:rPr>
          </w:rPrChange>
        </w:rPr>
        <w:t xml:space="preserve"> et al. (Eds.), </w:t>
      </w:r>
      <w:r w:rsidRPr="005E465D">
        <w:rPr>
          <w:rFonts w:eastAsia="Constantia" w:cstheme="minorHAnsi"/>
          <w:i/>
          <w:iCs/>
          <w:lang w:val="en-US"/>
          <w:rPrChange w:id="35" w:author="John Alexander Urrego Mesa" w:date="2026-03-13T12:32:00Z">
            <w:rPr>
              <w:rFonts w:eastAsia="Constantia" w:cstheme="minorHAnsi"/>
              <w:i/>
              <w:iCs/>
            </w:rPr>
          </w:rPrChange>
        </w:rPr>
        <w:t>150 years of Latin American agricultures</w:t>
      </w:r>
      <w:r w:rsidRPr="005E465D">
        <w:rPr>
          <w:rFonts w:eastAsia="Constantia" w:cstheme="minorHAnsi"/>
          <w:lang w:val="en-US"/>
          <w:rPrChange w:id="36" w:author="John Alexander Urrego Mesa" w:date="2026-03-13T12:32:00Z">
            <w:rPr>
              <w:rFonts w:eastAsia="Constantia" w:cstheme="minorHAnsi"/>
            </w:rPr>
          </w:rPrChange>
        </w:rPr>
        <w:t xml:space="preserve"> (Vol. 2). </w:t>
      </w:r>
      <w:r w:rsidRPr="002054B2">
        <w:rPr>
          <w:rFonts w:eastAsia="Constantia" w:cstheme="minorHAnsi"/>
          <w:lang w:val="en-US"/>
        </w:rPr>
        <w:t>Palgrave Macmillan.</w:t>
      </w:r>
    </w:p>
    <w:p w14:paraId="2C39843C" w14:textId="023C4FF7" w:rsidR="00741284" w:rsidRDefault="00741284" w:rsidP="00741284">
      <w:pPr>
        <w:spacing w:after="0" w:line="240" w:lineRule="auto"/>
        <w:ind w:left="284" w:hanging="284"/>
        <w:rPr>
          <w:rFonts w:eastAsia="Times New Roman" w:cstheme="minorHAnsi"/>
          <w:kern w:val="0"/>
          <w:lang w:val="en-GB" w:eastAsia="es-ES"/>
          <w14:ligatures w14:val="none"/>
        </w:rPr>
      </w:pPr>
      <w:r w:rsidRPr="00342386">
        <w:rPr>
          <w:rFonts w:eastAsia="Times New Roman" w:cstheme="minorHAnsi"/>
          <w:kern w:val="0"/>
          <w:lang w:val="en-GB" w:eastAsia="es-ES"/>
          <w14:ligatures w14:val="none"/>
        </w:rPr>
        <w:t xml:space="preserve">Domínguez, J. I. &amp; Mares, D. R. (2003), </w:t>
      </w:r>
      <w:r w:rsidRPr="00342386">
        <w:rPr>
          <w:rFonts w:eastAsia="Times New Roman" w:cstheme="minorHAnsi"/>
          <w:i/>
          <w:iCs/>
          <w:kern w:val="0"/>
          <w:lang w:val="en-GB" w:eastAsia="es-ES"/>
          <w14:ligatures w14:val="none"/>
        </w:rPr>
        <w:t>Boundary Disputes in Latin America</w:t>
      </w:r>
      <w:r w:rsidRPr="00342386">
        <w:rPr>
          <w:rFonts w:eastAsia="Times New Roman" w:cstheme="minorHAnsi"/>
          <w:kern w:val="0"/>
          <w:lang w:val="en-GB" w:eastAsia="es-ES"/>
          <w14:ligatures w14:val="none"/>
        </w:rPr>
        <w:t>, United States</w:t>
      </w:r>
      <w:r w:rsidRPr="00C81B1C">
        <w:rPr>
          <w:rFonts w:eastAsia="Times New Roman" w:cstheme="minorHAnsi"/>
          <w:kern w:val="0"/>
          <w:lang w:val="en-GB" w:eastAsia="es-ES"/>
          <w14:ligatures w14:val="none"/>
        </w:rPr>
        <w:t xml:space="preserve"> Institute of Peace.</w:t>
      </w:r>
    </w:p>
    <w:p w14:paraId="6086FDBF" w14:textId="0D4D9C46" w:rsidR="00481161" w:rsidRPr="00C81B1C" w:rsidRDefault="00481161" w:rsidP="00741284">
      <w:pPr>
        <w:spacing w:after="0" w:line="240" w:lineRule="auto"/>
        <w:ind w:left="284" w:hanging="284"/>
        <w:rPr>
          <w:rFonts w:eastAsia="Times New Roman" w:cstheme="minorHAnsi"/>
          <w:kern w:val="0"/>
          <w:lang w:val="en-GB" w:eastAsia="es-ES"/>
          <w14:ligatures w14:val="none"/>
        </w:rPr>
      </w:pPr>
      <w:r w:rsidRPr="00481161">
        <w:rPr>
          <w:rFonts w:eastAsia="Times New Roman" w:cstheme="minorHAnsi"/>
          <w:kern w:val="0"/>
          <w:lang w:val="en-GB" w:eastAsia="es-ES"/>
          <w14:ligatures w14:val="none"/>
        </w:rPr>
        <w:t xml:space="preserve">Federico, G. (2010). </w:t>
      </w:r>
      <w:r w:rsidRPr="007173C2">
        <w:rPr>
          <w:rFonts w:eastAsia="Times New Roman" w:cstheme="minorHAnsi"/>
          <w:i/>
          <w:iCs/>
          <w:kern w:val="0"/>
          <w:lang w:val="en-GB" w:eastAsia="es-ES"/>
          <w14:ligatures w14:val="none"/>
        </w:rPr>
        <w:t>Feeding the world: an economic history of agriculture, 1800-2000</w:t>
      </w:r>
      <w:r w:rsidRPr="00481161">
        <w:rPr>
          <w:rFonts w:eastAsia="Times New Roman" w:cstheme="minorHAnsi"/>
          <w:kern w:val="0"/>
          <w:lang w:val="en-GB" w:eastAsia="es-ES"/>
          <w14:ligatures w14:val="none"/>
        </w:rPr>
        <w:t>. Princeton University Press.</w:t>
      </w:r>
    </w:p>
    <w:p w14:paraId="56DE0B77" w14:textId="77777777" w:rsidR="00741284" w:rsidRPr="00C81B1C" w:rsidRDefault="00741284" w:rsidP="00741284">
      <w:pPr>
        <w:spacing w:after="0" w:line="240" w:lineRule="auto"/>
        <w:ind w:left="284" w:hanging="284"/>
        <w:rPr>
          <w:rFonts w:eastAsia="Times New Roman" w:cstheme="minorHAnsi"/>
          <w:kern w:val="0"/>
          <w:lang w:val="en-GB" w:eastAsia="es-ES"/>
          <w14:ligatures w14:val="none"/>
        </w:rPr>
      </w:pPr>
      <w:proofErr w:type="spellStart"/>
      <w:r w:rsidRPr="00C81B1C">
        <w:rPr>
          <w:rFonts w:eastAsia="Times New Roman" w:cstheme="minorHAnsi"/>
          <w:kern w:val="0"/>
          <w:lang w:val="en-GB" w:eastAsia="es-ES"/>
          <w14:ligatures w14:val="none"/>
        </w:rPr>
        <w:t>Erisman</w:t>
      </w:r>
      <w:proofErr w:type="spellEnd"/>
      <w:r w:rsidRPr="00C81B1C">
        <w:rPr>
          <w:rFonts w:eastAsia="Times New Roman" w:cstheme="minorHAnsi"/>
          <w:kern w:val="0"/>
          <w:lang w:val="en-GB" w:eastAsia="es-ES"/>
          <w14:ligatures w14:val="none"/>
        </w:rPr>
        <w:t xml:space="preserve">, J. W., Galloway, J. N., </w:t>
      </w:r>
      <w:proofErr w:type="spellStart"/>
      <w:r w:rsidRPr="00C81B1C">
        <w:rPr>
          <w:rFonts w:eastAsia="Times New Roman" w:cstheme="minorHAnsi"/>
          <w:kern w:val="0"/>
          <w:lang w:val="en-GB" w:eastAsia="es-ES"/>
          <w14:ligatures w14:val="none"/>
        </w:rPr>
        <w:t>Seitzinger</w:t>
      </w:r>
      <w:proofErr w:type="spellEnd"/>
      <w:r w:rsidRPr="00C81B1C">
        <w:rPr>
          <w:rFonts w:eastAsia="Times New Roman" w:cstheme="minorHAnsi"/>
          <w:kern w:val="0"/>
          <w:lang w:val="en-GB" w:eastAsia="es-ES"/>
          <w14:ligatures w14:val="none"/>
        </w:rPr>
        <w:t xml:space="preserve">, S., Bleeker, A., </w:t>
      </w:r>
      <w:proofErr w:type="spellStart"/>
      <w:r w:rsidRPr="00C81B1C">
        <w:rPr>
          <w:rFonts w:eastAsia="Times New Roman" w:cstheme="minorHAnsi"/>
          <w:kern w:val="0"/>
          <w:lang w:val="en-GB" w:eastAsia="es-ES"/>
          <w14:ligatures w14:val="none"/>
        </w:rPr>
        <w:t>Dise</w:t>
      </w:r>
      <w:proofErr w:type="spellEnd"/>
      <w:r w:rsidRPr="00C81B1C">
        <w:rPr>
          <w:rFonts w:eastAsia="Times New Roman" w:cstheme="minorHAnsi"/>
          <w:kern w:val="0"/>
          <w:lang w:val="en-GB" w:eastAsia="es-ES"/>
          <w14:ligatures w14:val="none"/>
        </w:rPr>
        <w:t xml:space="preserve">, N. B., Petrescu, A. R., Leach, A. M. &amp; de Vries, W. (2013), ‘Consequences of human modification of the global nitrogen cycle’, </w:t>
      </w:r>
      <w:r w:rsidRPr="00C81B1C">
        <w:rPr>
          <w:rFonts w:eastAsia="Times New Roman" w:cstheme="minorHAnsi"/>
          <w:i/>
          <w:iCs/>
          <w:kern w:val="0"/>
          <w:lang w:val="en-GB" w:eastAsia="es-ES"/>
          <w14:ligatures w14:val="none"/>
        </w:rPr>
        <w:t>Philosophical Transactions of the Royal Society B: Biological Sciences</w:t>
      </w:r>
      <w:r w:rsidRPr="00C81B1C">
        <w:rPr>
          <w:rFonts w:eastAsia="Times New Roman" w:cstheme="minorHAnsi"/>
          <w:kern w:val="0"/>
          <w:lang w:val="en-GB" w:eastAsia="es-ES"/>
          <w14:ligatures w14:val="none"/>
        </w:rPr>
        <w:t xml:space="preserve"> 368(1621), 20130116.</w:t>
      </w:r>
    </w:p>
    <w:p w14:paraId="1F6AB14B" w14:textId="77777777" w:rsidR="00741284" w:rsidRPr="001D780D" w:rsidRDefault="00741284" w:rsidP="00741284">
      <w:pPr>
        <w:spacing w:after="0" w:line="240" w:lineRule="auto"/>
        <w:ind w:left="284" w:hanging="284"/>
        <w:rPr>
          <w:rFonts w:eastAsia="Times New Roman" w:cstheme="minorHAnsi"/>
          <w:kern w:val="0"/>
          <w:lang w:eastAsia="es-ES"/>
          <w14:ligatures w14:val="none"/>
        </w:rPr>
      </w:pPr>
      <w:r w:rsidRPr="00C81B1C">
        <w:rPr>
          <w:rFonts w:eastAsia="Times New Roman" w:cstheme="minorHAnsi"/>
          <w:kern w:val="0"/>
          <w:lang w:val="en-GB" w:eastAsia="es-ES"/>
          <w14:ligatures w14:val="none"/>
        </w:rPr>
        <w:t xml:space="preserve">FAOSTAT (2025), ‘Food and agriculture database’. </w:t>
      </w:r>
      <w:hyperlink r:id="rId20" w:tgtFrame="_new" w:history="1">
        <w:r w:rsidRPr="001D780D">
          <w:rPr>
            <w:rFonts w:eastAsia="Times New Roman" w:cstheme="minorHAnsi"/>
            <w:color w:val="0000FF"/>
            <w:kern w:val="0"/>
            <w:u w:val="single"/>
            <w:lang w:eastAsia="es-ES"/>
            <w14:ligatures w14:val="none"/>
          </w:rPr>
          <w:t>http://www.fao.org/faostat/en/</w:t>
        </w:r>
      </w:hyperlink>
    </w:p>
    <w:p w14:paraId="025C4C4F" w14:textId="77777777" w:rsidR="00741284" w:rsidRPr="00C81B1C" w:rsidRDefault="00741284" w:rsidP="00741284">
      <w:pPr>
        <w:spacing w:after="0" w:line="240" w:lineRule="auto"/>
        <w:ind w:left="284" w:hanging="284"/>
        <w:rPr>
          <w:rFonts w:eastAsia="Times New Roman" w:cstheme="minorHAnsi"/>
          <w:kern w:val="0"/>
          <w:lang w:val="en-GB" w:eastAsia="es-ES"/>
          <w14:ligatures w14:val="none"/>
        </w:rPr>
      </w:pPr>
      <w:proofErr w:type="spellStart"/>
      <w:r w:rsidRPr="001D780D">
        <w:rPr>
          <w:rFonts w:eastAsia="Times New Roman" w:cstheme="minorHAnsi"/>
          <w:kern w:val="0"/>
          <w:lang w:eastAsia="es-ES"/>
          <w14:ligatures w14:val="none"/>
        </w:rPr>
        <w:t>Friedlingstein</w:t>
      </w:r>
      <w:proofErr w:type="spellEnd"/>
      <w:r w:rsidRPr="001D780D">
        <w:rPr>
          <w:rFonts w:eastAsia="Times New Roman" w:cstheme="minorHAnsi"/>
          <w:kern w:val="0"/>
          <w:lang w:eastAsia="es-ES"/>
          <w14:ligatures w14:val="none"/>
        </w:rPr>
        <w:t xml:space="preserve">, P., Jones, M. W., </w:t>
      </w:r>
      <w:proofErr w:type="spellStart"/>
      <w:r w:rsidRPr="001D780D">
        <w:rPr>
          <w:rFonts w:eastAsia="Times New Roman" w:cstheme="minorHAnsi"/>
          <w:kern w:val="0"/>
          <w:lang w:eastAsia="es-ES"/>
          <w14:ligatures w14:val="none"/>
        </w:rPr>
        <w:t>O’Sullivan</w:t>
      </w:r>
      <w:proofErr w:type="spellEnd"/>
      <w:r w:rsidRPr="001D780D">
        <w:rPr>
          <w:rFonts w:eastAsia="Times New Roman" w:cstheme="minorHAnsi"/>
          <w:kern w:val="0"/>
          <w:lang w:eastAsia="es-ES"/>
          <w14:ligatures w14:val="none"/>
        </w:rPr>
        <w:t xml:space="preserve">, M., Andrew, R. M., Bakker, D. C., </w:t>
      </w:r>
      <w:proofErr w:type="spellStart"/>
      <w:r w:rsidRPr="001D780D">
        <w:rPr>
          <w:rFonts w:eastAsia="Times New Roman" w:cstheme="minorHAnsi"/>
          <w:kern w:val="0"/>
          <w:lang w:eastAsia="es-ES"/>
          <w14:ligatures w14:val="none"/>
        </w:rPr>
        <w:t>Hauck</w:t>
      </w:r>
      <w:proofErr w:type="spellEnd"/>
      <w:r w:rsidRPr="001D780D">
        <w:rPr>
          <w:rFonts w:eastAsia="Times New Roman" w:cstheme="minorHAnsi"/>
          <w:kern w:val="0"/>
          <w:lang w:eastAsia="es-ES"/>
          <w14:ligatures w14:val="none"/>
        </w:rPr>
        <w:t xml:space="preserve">, J., Le </w:t>
      </w:r>
      <w:proofErr w:type="spellStart"/>
      <w:r w:rsidRPr="001D780D">
        <w:rPr>
          <w:rFonts w:eastAsia="Times New Roman" w:cstheme="minorHAnsi"/>
          <w:kern w:val="0"/>
          <w:lang w:eastAsia="es-ES"/>
          <w14:ligatures w14:val="none"/>
        </w:rPr>
        <w:t>Quéré</w:t>
      </w:r>
      <w:proofErr w:type="spellEnd"/>
      <w:r w:rsidRPr="001D780D">
        <w:rPr>
          <w:rFonts w:eastAsia="Times New Roman" w:cstheme="minorHAnsi"/>
          <w:kern w:val="0"/>
          <w:lang w:eastAsia="es-ES"/>
          <w14:ligatures w14:val="none"/>
        </w:rPr>
        <w:t xml:space="preserve">, C., Peters, G. P., Peters, W., </w:t>
      </w:r>
      <w:proofErr w:type="spellStart"/>
      <w:r w:rsidRPr="001D780D">
        <w:rPr>
          <w:rFonts w:eastAsia="Times New Roman" w:cstheme="minorHAnsi"/>
          <w:kern w:val="0"/>
          <w:lang w:eastAsia="es-ES"/>
          <w14:ligatures w14:val="none"/>
        </w:rPr>
        <w:t>Pongratz</w:t>
      </w:r>
      <w:proofErr w:type="spellEnd"/>
      <w:r w:rsidRPr="001D780D">
        <w:rPr>
          <w:rFonts w:eastAsia="Times New Roman" w:cstheme="minorHAnsi"/>
          <w:kern w:val="0"/>
          <w:lang w:eastAsia="es-ES"/>
          <w14:ligatures w14:val="none"/>
        </w:rPr>
        <w:t xml:space="preserve">, J. et al. </w:t>
      </w:r>
      <w:r w:rsidRPr="00C81B1C">
        <w:rPr>
          <w:rFonts w:eastAsia="Times New Roman" w:cstheme="minorHAnsi"/>
          <w:kern w:val="0"/>
          <w:lang w:val="en-GB" w:eastAsia="es-ES"/>
          <w14:ligatures w14:val="none"/>
        </w:rPr>
        <w:t xml:space="preserve">(2022), ‘Global carbon budget 2021’, </w:t>
      </w:r>
      <w:r w:rsidRPr="00C81B1C">
        <w:rPr>
          <w:rFonts w:eastAsia="Times New Roman" w:cstheme="minorHAnsi"/>
          <w:i/>
          <w:iCs/>
          <w:kern w:val="0"/>
          <w:lang w:val="en-GB" w:eastAsia="es-ES"/>
          <w14:ligatures w14:val="none"/>
        </w:rPr>
        <w:t>Earth System Science Data</w:t>
      </w:r>
      <w:r w:rsidRPr="00C81B1C">
        <w:rPr>
          <w:rFonts w:eastAsia="Times New Roman" w:cstheme="minorHAnsi"/>
          <w:kern w:val="0"/>
          <w:lang w:val="en-GB" w:eastAsia="es-ES"/>
          <w14:ligatures w14:val="none"/>
        </w:rPr>
        <w:t xml:space="preserve"> 14(4), 1917–2005.</w:t>
      </w:r>
    </w:p>
    <w:p w14:paraId="29E82AAC" w14:textId="77777777" w:rsidR="00741284" w:rsidRPr="00C81B1C" w:rsidRDefault="00741284" w:rsidP="00741284">
      <w:pPr>
        <w:spacing w:after="0" w:line="240" w:lineRule="auto"/>
        <w:ind w:left="284" w:hanging="284"/>
        <w:rPr>
          <w:rFonts w:eastAsia="Times New Roman" w:cstheme="minorHAnsi"/>
          <w:kern w:val="0"/>
          <w:lang w:val="en-GB" w:eastAsia="es-ES"/>
          <w14:ligatures w14:val="none"/>
        </w:rPr>
      </w:pPr>
      <w:proofErr w:type="spellStart"/>
      <w:r w:rsidRPr="00C81B1C">
        <w:rPr>
          <w:rFonts w:eastAsia="Times New Roman" w:cstheme="minorHAnsi"/>
          <w:kern w:val="0"/>
          <w:lang w:val="en-GB" w:eastAsia="es-ES"/>
          <w14:ligatures w14:val="none"/>
        </w:rPr>
        <w:t>Funes</w:t>
      </w:r>
      <w:proofErr w:type="spellEnd"/>
      <w:r w:rsidRPr="00C81B1C">
        <w:rPr>
          <w:rFonts w:eastAsia="Times New Roman" w:cstheme="minorHAnsi"/>
          <w:kern w:val="0"/>
          <w:lang w:val="en-GB" w:eastAsia="es-ES"/>
          <w14:ligatures w14:val="none"/>
        </w:rPr>
        <w:t xml:space="preserve"> </w:t>
      </w:r>
      <w:proofErr w:type="spellStart"/>
      <w:r w:rsidRPr="00C81B1C">
        <w:rPr>
          <w:rFonts w:eastAsia="Times New Roman" w:cstheme="minorHAnsi"/>
          <w:kern w:val="0"/>
          <w:lang w:val="en-GB" w:eastAsia="es-ES"/>
          <w14:ligatures w14:val="none"/>
        </w:rPr>
        <w:t>Monzote</w:t>
      </w:r>
      <w:proofErr w:type="spellEnd"/>
      <w:r w:rsidRPr="00C81B1C">
        <w:rPr>
          <w:rFonts w:eastAsia="Times New Roman" w:cstheme="minorHAnsi"/>
          <w:kern w:val="0"/>
          <w:lang w:val="en-GB" w:eastAsia="es-ES"/>
          <w14:ligatures w14:val="none"/>
        </w:rPr>
        <w:t xml:space="preserve">, R. (2008), </w:t>
      </w:r>
      <w:r w:rsidRPr="00C81B1C">
        <w:rPr>
          <w:rFonts w:eastAsia="Times New Roman" w:cstheme="minorHAnsi"/>
          <w:i/>
          <w:iCs/>
          <w:kern w:val="0"/>
          <w:lang w:val="en-GB" w:eastAsia="es-ES"/>
          <w14:ligatures w14:val="none"/>
        </w:rPr>
        <w:t>From rainforest to cane field in Cuba: an environmental history since 1492</w:t>
      </w:r>
      <w:r w:rsidRPr="00C81B1C">
        <w:rPr>
          <w:rFonts w:eastAsia="Times New Roman" w:cstheme="minorHAnsi"/>
          <w:kern w:val="0"/>
          <w:lang w:val="en-GB" w:eastAsia="es-ES"/>
          <w14:ligatures w14:val="none"/>
        </w:rPr>
        <w:t>, University of North Carolina Press.</w:t>
      </w:r>
    </w:p>
    <w:p w14:paraId="4AB9D643" w14:textId="3EA607AF" w:rsidR="00741284" w:rsidRPr="00FC18F5" w:rsidRDefault="00741284" w:rsidP="00741284">
      <w:pPr>
        <w:spacing w:after="0" w:line="240" w:lineRule="auto"/>
        <w:ind w:left="284" w:hanging="284"/>
        <w:rPr>
          <w:rFonts w:eastAsia="Times New Roman" w:cstheme="minorHAnsi"/>
          <w:kern w:val="0"/>
          <w:lang w:val="en-US" w:eastAsia="es-ES"/>
          <w14:ligatures w14:val="none"/>
        </w:rPr>
      </w:pPr>
      <w:r w:rsidRPr="00C81B1C">
        <w:rPr>
          <w:rFonts w:eastAsia="Times New Roman" w:cstheme="minorHAnsi"/>
          <w:kern w:val="0"/>
          <w:lang w:val="es-ES" w:eastAsia="es-ES"/>
          <w14:ligatures w14:val="none"/>
        </w:rPr>
        <w:t xml:space="preserve">García Márquez, G. (1967), </w:t>
      </w:r>
      <w:r w:rsidRPr="00C81B1C">
        <w:rPr>
          <w:rFonts w:eastAsia="Times New Roman" w:cstheme="minorHAnsi"/>
          <w:i/>
          <w:iCs/>
          <w:kern w:val="0"/>
          <w:lang w:val="es-ES" w:eastAsia="es-ES"/>
          <w14:ligatures w14:val="none"/>
        </w:rPr>
        <w:t>Cien años de soledad</w:t>
      </w:r>
      <w:r w:rsidRPr="00C81B1C">
        <w:rPr>
          <w:rFonts w:eastAsia="Times New Roman" w:cstheme="minorHAnsi"/>
          <w:kern w:val="0"/>
          <w:lang w:val="es-ES" w:eastAsia="es-ES"/>
          <w14:ligatures w14:val="none"/>
        </w:rPr>
        <w:t xml:space="preserve">. </w:t>
      </w:r>
      <w:hyperlink r:id="rId21" w:history="1">
        <w:r w:rsidR="00FC18F5" w:rsidRPr="00FF6E3C">
          <w:rPr>
            <w:rStyle w:val="Hipervnculo"/>
            <w:rFonts w:eastAsia="Times New Roman" w:cstheme="minorHAnsi"/>
            <w:kern w:val="0"/>
            <w:lang w:val="en-US" w:eastAsia="es-ES"/>
            <w14:ligatures w14:val="none"/>
          </w:rPr>
          <w:t>https://online.anyflip.com/dilbv/ohlf/mobile/</w:t>
        </w:r>
      </w:hyperlink>
    </w:p>
    <w:p w14:paraId="565DA7A6" w14:textId="77777777" w:rsidR="00741284" w:rsidRPr="00C81B1C" w:rsidRDefault="00741284" w:rsidP="00741284">
      <w:pPr>
        <w:spacing w:after="0" w:line="240" w:lineRule="auto"/>
        <w:ind w:left="284" w:hanging="284"/>
        <w:rPr>
          <w:rFonts w:eastAsia="Times New Roman" w:cstheme="minorHAnsi"/>
          <w:kern w:val="0"/>
          <w:lang w:val="en-GB" w:eastAsia="es-ES"/>
          <w14:ligatures w14:val="none"/>
        </w:rPr>
      </w:pPr>
      <w:r w:rsidRPr="00C81B1C">
        <w:rPr>
          <w:rFonts w:eastAsia="Times New Roman" w:cstheme="minorHAnsi"/>
          <w:kern w:val="0"/>
          <w:lang w:val="en-GB" w:eastAsia="es-ES"/>
          <w14:ligatures w14:val="none"/>
        </w:rPr>
        <w:t xml:space="preserve">Gasser, T., </w:t>
      </w:r>
      <w:proofErr w:type="spellStart"/>
      <w:r w:rsidRPr="00C81B1C">
        <w:rPr>
          <w:rFonts w:eastAsia="Times New Roman" w:cstheme="minorHAnsi"/>
          <w:kern w:val="0"/>
          <w:lang w:val="en-GB" w:eastAsia="es-ES"/>
          <w14:ligatures w14:val="none"/>
        </w:rPr>
        <w:t>Crepin</w:t>
      </w:r>
      <w:proofErr w:type="spellEnd"/>
      <w:r w:rsidRPr="00C81B1C">
        <w:rPr>
          <w:rFonts w:eastAsia="Times New Roman" w:cstheme="minorHAnsi"/>
          <w:kern w:val="0"/>
          <w:lang w:val="en-GB" w:eastAsia="es-ES"/>
          <w14:ligatures w14:val="none"/>
        </w:rPr>
        <w:t xml:space="preserve">, L., </w:t>
      </w:r>
      <w:proofErr w:type="spellStart"/>
      <w:r w:rsidRPr="00C81B1C">
        <w:rPr>
          <w:rFonts w:eastAsia="Times New Roman" w:cstheme="minorHAnsi"/>
          <w:kern w:val="0"/>
          <w:lang w:val="en-GB" w:eastAsia="es-ES"/>
          <w14:ligatures w14:val="none"/>
        </w:rPr>
        <w:t>Quilcaille</w:t>
      </w:r>
      <w:proofErr w:type="spellEnd"/>
      <w:r w:rsidRPr="00C81B1C">
        <w:rPr>
          <w:rFonts w:eastAsia="Times New Roman" w:cstheme="minorHAnsi"/>
          <w:kern w:val="0"/>
          <w:lang w:val="en-GB" w:eastAsia="es-ES"/>
          <w14:ligatures w14:val="none"/>
        </w:rPr>
        <w:t xml:space="preserve">, Y., Houghton, R. A., </w:t>
      </w:r>
      <w:proofErr w:type="spellStart"/>
      <w:r w:rsidRPr="00C81B1C">
        <w:rPr>
          <w:rFonts w:eastAsia="Times New Roman" w:cstheme="minorHAnsi"/>
          <w:kern w:val="0"/>
          <w:lang w:val="en-GB" w:eastAsia="es-ES"/>
          <w14:ligatures w14:val="none"/>
        </w:rPr>
        <w:t>Ciais</w:t>
      </w:r>
      <w:proofErr w:type="spellEnd"/>
      <w:r w:rsidRPr="00C81B1C">
        <w:rPr>
          <w:rFonts w:eastAsia="Times New Roman" w:cstheme="minorHAnsi"/>
          <w:kern w:val="0"/>
          <w:lang w:val="en-GB" w:eastAsia="es-ES"/>
          <w14:ligatures w14:val="none"/>
        </w:rPr>
        <w:t xml:space="preserve">, P. &amp; </w:t>
      </w:r>
      <w:proofErr w:type="spellStart"/>
      <w:r w:rsidRPr="00C81B1C">
        <w:rPr>
          <w:rFonts w:eastAsia="Times New Roman" w:cstheme="minorHAnsi"/>
          <w:kern w:val="0"/>
          <w:lang w:val="en-GB" w:eastAsia="es-ES"/>
          <w14:ligatures w14:val="none"/>
        </w:rPr>
        <w:t>Obersteiner</w:t>
      </w:r>
      <w:proofErr w:type="spellEnd"/>
      <w:r w:rsidRPr="00C81B1C">
        <w:rPr>
          <w:rFonts w:eastAsia="Times New Roman" w:cstheme="minorHAnsi"/>
          <w:kern w:val="0"/>
          <w:lang w:val="en-GB" w:eastAsia="es-ES"/>
          <w14:ligatures w14:val="none"/>
        </w:rPr>
        <w:t xml:space="preserve">, M. (2020), ‘Historical CO₂ emissions from land use and land cover change and their uncertainty’, </w:t>
      </w:r>
      <w:proofErr w:type="spellStart"/>
      <w:r w:rsidRPr="00C81B1C">
        <w:rPr>
          <w:rFonts w:eastAsia="Times New Roman" w:cstheme="minorHAnsi"/>
          <w:i/>
          <w:iCs/>
          <w:kern w:val="0"/>
          <w:lang w:val="en-GB" w:eastAsia="es-ES"/>
          <w14:ligatures w14:val="none"/>
        </w:rPr>
        <w:t>Biogeosciences</w:t>
      </w:r>
      <w:proofErr w:type="spellEnd"/>
      <w:r w:rsidRPr="00C81B1C">
        <w:rPr>
          <w:rFonts w:eastAsia="Times New Roman" w:cstheme="minorHAnsi"/>
          <w:kern w:val="0"/>
          <w:lang w:val="en-GB" w:eastAsia="es-ES"/>
          <w14:ligatures w14:val="none"/>
        </w:rPr>
        <w:t xml:space="preserve"> 17(15), 4075–4101.</w:t>
      </w:r>
    </w:p>
    <w:p w14:paraId="61F566F1" w14:textId="4CB642ED" w:rsidR="00741284" w:rsidRPr="00C81B1C" w:rsidRDefault="00741284" w:rsidP="00741284">
      <w:pPr>
        <w:spacing w:after="0" w:line="240" w:lineRule="auto"/>
        <w:ind w:left="284" w:hanging="284"/>
        <w:rPr>
          <w:rFonts w:eastAsia="Times New Roman" w:cstheme="minorHAnsi"/>
          <w:kern w:val="0"/>
          <w:lang w:val="en-GB" w:eastAsia="es-ES"/>
          <w14:ligatures w14:val="none"/>
        </w:rPr>
      </w:pPr>
      <w:proofErr w:type="spellStart"/>
      <w:r w:rsidRPr="00C81B1C">
        <w:rPr>
          <w:rFonts w:eastAsia="Times New Roman" w:cstheme="minorHAnsi"/>
          <w:kern w:val="0"/>
          <w:lang w:val="en-GB" w:eastAsia="es-ES"/>
          <w14:ligatures w14:val="none"/>
        </w:rPr>
        <w:t>Grajales</w:t>
      </w:r>
      <w:proofErr w:type="spellEnd"/>
      <w:r w:rsidRPr="00C81B1C">
        <w:rPr>
          <w:rFonts w:eastAsia="Times New Roman" w:cstheme="minorHAnsi"/>
          <w:kern w:val="0"/>
          <w:lang w:val="en-GB" w:eastAsia="es-ES"/>
          <w14:ligatures w14:val="none"/>
        </w:rPr>
        <w:t xml:space="preserve">, J. (2021), </w:t>
      </w:r>
      <w:r w:rsidRPr="00C81B1C">
        <w:rPr>
          <w:rFonts w:eastAsia="Times New Roman" w:cstheme="minorHAnsi"/>
          <w:i/>
          <w:iCs/>
          <w:kern w:val="0"/>
          <w:lang w:val="en-GB" w:eastAsia="es-ES"/>
          <w14:ligatures w14:val="none"/>
        </w:rPr>
        <w:t>Agrarian Capitalism, War and Peace in Colombia: Beyond Dispossession</w:t>
      </w:r>
      <w:r w:rsidRPr="00C81B1C">
        <w:rPr>
          <w:rFonts w:eastAsia="Times New Roman" w:cstheme="minorHAnsi"/>
          <w:kern w:val="0"/>
          <w:lang w:val="en-GB" w:eastAsia="es-ES"/>
          <w14:ligatures w14:val="none"/>
        </w:rPr>
        <w:t>, Routledge, London.</w:t>
      </w:r>
    </w:p>
    <w:p w14:paraId="1E7B0B03" w14:textId="3E350832" w:rsidR="00741284" w:rsidRPr="00C81B1C" w:rsidRDefault="00741284" w:rsidP="00741284">
      <w:pPr>
        <w:spacing w:after="0" w:line="240" w:lineRule="auto"/>
        <w:ind w:left="284" w:hanging="284"/>
        <w:rPr>
          <w:rFonts w:eastAsia="Times New Roman" w:cstheme="minorHAnsi"/>
          <w:kern w:val="0"/>
          <w:lang w:val="es-ES" w:eastAsia="es-ES"/>
          <w14:ligatures w14:val="none"/>
        </w:rPr>
      </w:pPr>
      <w:r w:rsidRPr="00C81B1C">
        <w:rPr>
          <w:rFonts w:eastAsia="Times New Roman" w:cstheme="minorHAnsi"/>
          <w:kern w:val="0"/>
          <w:lang w:val="es-ES" w:eastAsia="es-ES"/>
          <w14:ligatures w14:val="none"/>
        </w:rPr>
        <w:t xml:space="preserve">Gudynas, E. (2009), ‘Diez tesis urgentes sobre el nuevo </w:t>
      </w:r>
      <w:proofErr w:type="spellStart"/>
      <w:r w:rsidRPr="00C81B1C">
        <w:rPr>
          <w:rFonts w:eastAsia="Times New Roman" w:cstheme="minorHAnsi"/>
          <w:kern w:val="0"/>
          <w:lang w:val="es-ES" w:eastAsia="es-ES"/>
          <w14:ligatures w14:val="none"/>
        </w:rPr>
        <w:t>extractivismo</w:t>
      </w:r>
      <w:proofErr w:type="spellEnd"/>
      <w:r w:rsidRPr="00C81B1C">
        <w:rPr>
          <w:rFonts w:eastAsia="Times New Roman" w:cstheme="minorHAnsi"/>
          <w:kern w:val="0"/>
          <w:lang w:val="es-ES" w:eastAsia="es-ES"/>
          <w14:ligatures w14:val="none"/>
        </w:rPr>
        <w:t xml:space="preserve">’, </w:t>
      </w:r>
      <w:proofErr w:type="spellStart"/>
      <w:r w:rsidRPr="00C81B1C">
        <w:rPr>
          <w:rFonts w:eastAsia="Times New Roman" w:cstheme="minorHAnsi"/>
          <w:i/>
          <w:iCs/>
          <w:kern w:val="0"/>
          <w:lang w:val="es-ES" w:eastAsia="es-ES"/>
          <w14:ligatures w14:val="none"/>
        </w:rPr>
        <w:t>Extractivismo</w:t>
      </w:r>
      <w:proofErr w:type="spellEnd"/>
      <w:r w:rsidRPr="00C81B1C">
        <w:rPr>
          <w:rFonts w:eastAsia="Times New Roman" w:cstheme="minorHAnsi"/>
          <w:i/>
          <w:iCs/>
          <w:kern w:val="0"/>
          <w:lang w:val="es-ES" w:eastAsia="es-ES"/>
          <w14:ligatures w14:val="none"/>
        </w:rPr>
        <w:t>, política y sociedad</w:t>
      </w:r>
      <w:r w:rsidRPr="00C81B1C">
        <w:rPr>
          <w:rFonts w:eastAsia="Times New Roman" w:cstheme="minorHAnsi"/>
          <w:kern w:val="0"/>
          <w:lang w:val="es-ES" w:eastAsia="es-ES"/>
          <w14:ligatures w14:val="none"/>
        </w:rPr>
        <w:t>, 187</w:t>
      </w:r>
      <w:r w:rsidR="00E22332" w:rsidRPr="00C81B1C">
        <w:rPr>
          <w:rFonts w:eastAsia="Times New Roman" w:cstheme="minorHAnsi"/>
          <w:kern w:val="0"/>
          <w:lang w:val="es-ES" w:eastAsia="es-ES"/>
          <w14:ligatures w14:val="none"/>
        </w:rPr>
        <w:t>-225</w:t>
      </w:r>
      <w:r w:rsidRPr="00C81B1C">
        <w:rPr>
          <w:rFonts w:eastAsia="Times New Roman" w:cstheme="minorHAnsi"/>
          <w:kern w:val="0"/>
          <w:lang w:val="es-ES" w:eastAsia="es-ES"/>
          <w14:ligatures w14:val="none"/>
        </w:rPr>
        <w:t>.</w:t>
      </w:r>
    </w:p>
    <w:p w14:paraId="7162354C" w14:textId="77777777" w:rsidR="00741284" w:rsidRPr="00C81B1C" w:rsidRDefault="00741284" w:rsidP="00741284">
      <w:pPr>
        <w:spacing w:after="0" w:line="240" w:lineRule="auto"/>
        <w:ind w:left="284" w:hanging="284"/>
        <w:rPr>
          <w:rFonts w:eastAsia="Times New Roman" w:cstheme="minorHAnsi"/>
          <w:kern w:val="0"/>
          <w:lang w:val="en-GB" w:eastAsia="es-ES"/>
          <w14:ligatures w14:val="none"/>
        </w:rPr>
      </w:pPr>
      <w:proofErr w:type="spellStart"/>
      <w:r w:rsidRPr="00C81B1C">
        <w:rPr>
          <w:rFonts w:eastAsia="Times New Roman" w:cstheme="minorHAnsi"/>
          <w:kern w:val="0"/>
          <w:lang w:val="en-GB" w:eastAsia="es-ES"/>
          <w14:ligatures w14:val="none"/>
        </w:rPr>
        <w:lastRenderedPageBreak/>
        <w:t>Guignard</w:t>
      </w:r>
      <w:proofErr w:type="spellEnd"/>
      <w:r w:rsidRPr="00C81B1C">
        <w:rPr>
          <w:rFonts w:eastAsia="Times New Roman" w:cstheme="minorHAnsi"/>
          <w:kern w:val="0"/>
          <w:lang w:val="en-GB" w:eastAsia="es-ES"/>
          <w14:ligatures w14:val="none"/>
        </w:rPr>
        <w:t xml:space="preserve">, M. S., Leitch, A. R., </w:t>
      </w:r>
      <w:proofErr w:type="spellStart"/>
      <w:r w:rsidRPr="00C81B1C">
        <w:rPr>
          <w:rFonts w:eastAsia="Times New Roman" w:cstheme="minorHAnsi"/>
          <w:kern w:val="0"/>
          <w:lang w:val="en-GB" w:eastAsia="es-ES"/>
          <w14:ligatures w14:val="none"/>
        </w:rPr>
        <w:t>Acquisti</w:t>
      </w:r>
      <w:proofErr w:type="spellEnd"/>
      <w:r w:rsidRPr="00C81B1C">
        <w:rPr>
          <w:rFonts w:eastAsia="Times New Roman" w:cstheme="minorHAnsi"/>
          <w:kern w:val="0"/>
          <w:lang w:val="en-GB" w:eastAsia="es-ES"/>
          <w14:ligatures w14:val="none"/>
        </w:rPr>
        <w:t xml:space="preserve">, C., </w:t>
      </w:r>
      <w:proofErr w:type="spellStart"/>
      <w:r w:rsidRPr="00C81B1C">
        <w:rPr>
          <w:rFonts w:eastAsia="Times New Roman" w:cstheme="minorHAnsi"/>
          <w:kern w:val="0"/>
          <w:lang w:val="en-GB" w:eastAsia="es-ES"/>
          <w14:ligatures w14:val="none"/>
        </w:rPr>
        <w:t>Eizaguirre</w:t>
      </w:r>
      <w:proofErr w:type="spellEnd"/>
      <w:r w:rsidRPr="00C81B1C">
        <w:rPr>
          <w:rFonts w:eastAsia="Times New Roman" w:cstheme="minorHAnsi"/>
          <w:kern w:val="0"/>
          <w:lang w:val="en-GB" w:eastAsia="es-ES"/>
          <w14:ligatures w14:val="none"/>
        </w:rPr>
        <w:t xml:space="preserve">, C., </w:t>
      </w:r>
      <w:proofErr w:type="spellStart"/>
      <w:r w:rsidRPr="00C81B1C">
        <w:rPr>
          <w:rFonts w:eastAsia="Times New Roman" w:cstheme="minorHAnsi"/>
          <w:kern w:val="0"/>
          <w:lang w:val="en-GB" w:eastAsia="es-ES"/>
          <w14:ligatures w14:val="none"/>
        </w:rPr>
        <w:t>Elser</w:t>
      </w:r>
      <w:proofErr w:type="spellEnd"/>
      <w:r w:rsidRPr="00C81B1C">
        <w:rPr>
          <w:rFonts w:eastAsia="Times New Roman" w:cstheme="minorHAnsi"/>
          <w:kern w:val="0"/>
          <w:lang w:val="en-GB" w:eastAsia="es-ES"/>
          <w14:ligatures w14:val="none"/>
        </w:rPr>
        <w:t xml:space="preserve">, J. J., Hessen, D. O., </w:t>
      </w:r>
      <w:proofErr w:type="spellStart"/>
      <w:r w:rsidRPr="00C81B1C">
        <w:rPr>
          <w:rFonts w:eastAsia="Times New Roman" w:cstheme="minorHAnsi"/>
          <w:kern w:val="0"/>
          <w:lang w:val="en-GB" w:eastAsia="es-ES"/>
          <w14:ligatures w14:val="none"/>
        </w:rPr>
        <w:t>Jeyasingh</w:t>
      </w:r>
      <w:proofErr w:type="spellEnd"/>
      <w:r w:rsidRPr="00C81B1C">
        <w:rPr>
          <w:rFonts w:eastAsia="Times New Roman" w:cstheme="minorHAnsi"/>
          <w:kern w:val="0"/>
          <w:lang w:val="en-GB" w:eastAsia="es-ES"/>
          <w14:ligatures w14:val="none"/>
        </w:rPr>
        <w:t xml:space="preserve">, P. D., Neiman, M., Richardson, A. E., Soltis, P. S. et al. (2017), ‘Impacts of nitrogen and phosphorus: from genomes to natural ecosystems and agriculture’, </w:t>
      </w:r>
      <w:r w:rsidRPr="00C81B1C">
        <w:rPr>
          <w:rFonts w:eastAsia="Times New Roman" w:cstheme="minorHAnsi"/>
          <w:i/>
          <w:iCs/>
          <w:kern w:val="0"/>
          <w:lang w:val="en-GB" w:eastAsia="es-ES"/>
          <w14:ligatures w14:val="none"/>
        </w:rPr>
        <w:t>Frontiers in Ecology and Evolution</w:t>
      </w:r>
      <w:r w:rsidRPr="00C81B1C">
        <w:rPr>
          <w:rFonts w:eastAsia="Times New Roman" w:cstheme="minorHAnsi"/>
          <w:kern w:val="0"/>
          <w:lang w:val="en-GB" w:eastAsia="es-ES"/>
          <w14:ligatures w14:val="none"/>
        </w:rPr>
        <w:t xml:space="preserve"> 5, 70.</w:t>
      </w:r>
    </w:p>
    <w:p w14:paraId="5FA3A230" w14:textId="77777777" w:rsidR="00741284" w:rsidRPr="00C81B1C" w:rsidRDefault="00741284" w:rsidP="00741284">
      <w:pPr>
        <w:spacing w:after="0" w:line="240" w:lineRule="auto"/>
        <w:ind w:left="284" w:hanging="284"/>
        <w:rPr>
          <w:rFonts w:eastAsia="Times New Roman" w:cstheme="minorHAnsi"/>
          <w:kern w:val="0"/>
          <w:lang w:val="en-GB" w:eastAsia="es-ES"/>
          <w14:ligatures w14:val="none"/>
        </w:rPr>
      </w:pPr>
      <w:proofErr w:type="spellStart"/>
      <w:r w:rsidRPr="00C81B1C">
        <w:rPr>
          <w:rFonts w:eastAsia="Times New Roman" w:cstheme="minorHAnsi"/>
          <w:kern w:val="0"/>
          <w:lang w:val="en-GB" w:eastAsia="es-ES"/>
          <w14:ligatures w14:val="none"/>
        </w:rPr>
        <w:t>Gütschow</w:t>
      </w:r>
      <w:proofErr w:type="spellEnd"/>
      <w:r w:rsidRPr="00C81B1C">
        <w:rPr>
          <w:rFonts w:eastAsia="Times New Roman" w:cstheme="minorHAnsi"/>
          <w:kern w:val="0"/>
          <w:lang w:val="en-GB" w:eastAsia="es-ES"/>
          <w14:ligatures w14:val="none"/>
        </w:rPr>
        <w:t xml:space="preserve">, J., Jeffery, M. L., </w:t>
      </w:r>
      <w:proofErr w:type="spellStart"/>
      <w:r w:rsidRPr="00C81B1C">
        <w:rPr>
          <w:rFonts w:eastAsia="Times New Roman" w:cstheme="minorHAnsi"/>
          <w:kern w:val="0"/>
          <w:lang w:val="en-GB" w:eastAsia="es-ES"/>
          <w14:ligatures w14:val="none"/>
        </w:rPr>
        <w:t>Gieseke</w:t>
      </w:r>
      <w:proofErr w:type="spellEnd"/>
      <w:r w:rsidRPr="00C81B1C">
        <w:rPr>
          <w:rFonts w:eastAsia="Times New Roman" w:cstheme="minorHAnsi"/>
          <w:kern w:val="0"/>
          <w:lang w:val="en-GB" w:eastAsia="es-ES"/>
          <w14:ligatures w14:val="none"/>
        </w:rPr>
        <w:t xml:space="preserve">, R., Gebel, R., Stevens, D., </w:t>
      </w:r>
      <w:proofErr w:type="spellStart"/>
      <w:r w:rsidRPr="00C81B1C">
        <w:rPr>
          <w:rFonts w:eastAsia="Times New Roman" w:cstheme="minorHAnsi"/>
          <w:kern w:val="0"/>
          <w:lang w:val="en-GB" w:eastAsia="es-ES"/>
          <w14:ligatures w14:val="none"/>
        </w:rPr>
        <w:t>Krapp</w:t>
      </w:r>
      <w:proofErr w:type="spellEnd"/>
      <w:r w:rsidRPr="00C81B1C">
        <w:rPr>
          <w:rFonts w:eastAsia="Times New Roman" w:cstheme="minorHAnsi"/>
          <w:kern w:val="0"/>
          <w:lang w:val="en-GB" w:eastAsia="es-ES"/>
          <w14:ligatures w14:val="none"/>
        </w:rPr>
        <w:t xml:space="preserve">, M. &amp; Rocha, M. (2016), ‘The PRIMAP-hist national historical emissions time series’, </w:t>
      </w:r>
      <w:r w:rsidRPr="00C81B1C">
        <w:rPr>
          <w:rFonts w:eastAsia="Times New Roman" w:cstheme="minorHAnsi"/>
          <w:i/>
          <w:iCs/>
          <w:kern w:val="0"/>
          <w:lang w:val="en-GB" w:eastAsia="es-ES"/>
          <w14:ligatures w14:val="none"/>
        </w:rPr>
        <w:t>Earth System Science Data</w:t>
      </w:r>
      <w:r w:rsidRPr="00C81B1C">
        <w:rPr>
          <w:rFonts w:eastAsia="Times New Roman" w:cstheme="minorHAnsi"/>
          <w:kern w:val="0"/>
          <w:lang w:val="en-GB" w:eastAsia="es-ES"/>
          <w14:ligatures w14:val="none"/>
        </w:rPr>
        <w:t xml:space="preserve"> 8(2), 571–603.</w:t>
      </w:r>
    </w:p>
    <w:p w14:paraId="2391F5C3" w14:textId="77777777" w:rsidR="00741284" w:rsidRPr="00C81B1C" w:rsidRDefault="00741284" w:rsidP="00741284">
      <w:pPr>
        <w:spacing w:after="0" w:line="240" w:lineRule="auto"/>
        <w:ind w:left="284" w:hanging="284"/>
        <w:rPr>
          <w:rFonts w:eastAsia="Times New Roman" w:cstheme="minorHAnsi"/>
          <w:kern w:val="0"/>
          <w:lang w:val="en-GB" w:eastAsia="es-ES"/>
          <w14:ligatures w14:val="none"/>
        </w:rPr>
      </w:pPr>
      <w:r w:rsidRPr="00C81B1C">
        <w:rPr>
          <w:rFonts w:eastAsia="Times New Roman" w:cstheme="minorHAnsi"/>
          <w:kern w:val="0"/>
          <w:lang w:val="es-ES" w:eastAsia="es-ES"/>
          <w14:ligatures w14:val="none"/>
        </w:rPr>
        <w:t xml:space="preserve">Guzmán, G. &amp; González de Molina, M. (2017), </w:t>
      </w:r>
      <w:r w:rsidRPr="00C81B1C">
        <w:rPr>
          <w:rFonts w:eastAsia="Times New Roman" w:cstheme="minorHAnsi"/>
          <w:i/>
          <w:iCs/>
          <w:kern w:val="0"/>
          <w:lang w:val="es-ES" w:eastAsia="es-ES"/>
          <w14:ligatures w14:val="none"/>
        </w:rPr>
        <w:t xml:space="preserve">Energy in </w:t>
      </w:r>
      <w:proofErr w:type="spellStart"/>
      <w:r w:rsidRPr="00C81B1C">
        <w:rPr>
          <w:rFonts w:eastAsia="Times New Roman" w:cstheme="minorHAnsi"/>
          <w:i/>
          <w:iCs/>
          <w:kern w:val="0"/>
          <w:lang w:val="es-ES" w:eastAsia="es-ES"/>
          <w14:ligatures w14:val="none"/>
        </w:rPr>
        <w:t>Agroecosystems</w:t>
      </w:r>
      <w:proofErr w:type="spellEnd"/>
      <w:r w:rsidRPr="00C81B1C">
        <w:rPr>
          <w:rFonts w:eastAsia="Times New Roman" w:cstheme="minorHAnsi"/>
          <w:i/>
          <w:iCs/>
          <w:kern w:val="0"/>
          <w:lang w:val="es-ES" w:eastAsia="es-ES"/>
          <w14:ligatures w14:val="none"/>
        </w:rPr>
        <w:t xml:space="preserve">. </w:t>
      </w:r>
      <w:r w:rsidRPr="00C81B1C">
        <w:rPr>
          <w:rFonts w:eastAsia="Times New Roman" w:cstheme="minorHAnsi"/>
          <w:i/>
          <w:iCs/>
          <w:kern w:val="0"/>
          <w:lang w:val="en-GB" w:eastAsia="es-ES"/>
          <w14:ligatures w14:val="none"/>
        </w:rPr>
        <w:t>A Tool for Assessing Sustainability</w:t>
      </w:r>
      <w:r w:rsidRPr="00C81B1C">
        <w:rPr>
          <w:rFonts w:eastAsia="Times New Roman" w:cstheme="minorHAnsi"/>
          <w:kern w:val="0"/>
          <w:lang w:val="en-GB" w:eastAsia="es-ES"/>
          <w14:ligatures w14:val="none"/>
        </w:rPr>
        <w:t>, CRC Press: Boca Raton, FL, USA.</w:t>
      </w:r>
    </w:p>
    <w:p w14:paraId="318E0A04" w14:textId="77777777" w:rsidR="00741284" w:rsidRPr="00C81B1C" w:rsidRDefault="00741284" w:rsidP="00741284">
      <w:pPr>
        <w:spacing w:after="0" w:line="240" w:lineRule="auto"/>
        <w:ind w:left="284" w:hanging="284"/>
        <w:rPr>
          <w:rFonts w:eastAsia="Times New Roman" w:cstheme="minorHAnsi"/>
          <w:kern w:val="0"/>
          <w:lang w:val="en-GB" w:eastAsia="es-ES"/>
          <w14:ligatures w14:val="none"/>
        </w:rPr>
      </w:pPr>
      <w:proofErr w:type="spellStart"/>
      <w:r w:rsidRPr="00C81B1C">
        <w:rPr>
          <w:rFonts w:eastAsia="Times New Roman" w:cstheme="minorHAnsi"/>
          <w:kern w:val="0"/>
          <w:lang w:val="en-GB" w:eastAsia="es-ES"/>
          <w14:ligatures w14:val="none"/>
        </w:rPr>
        <w:t>Hansis</w:t>
      </w:r>
      <w:proofErr w:type="spellEnd"/>
      <w:r w:rsidRPr="00C81B1C">
        <w:rPr>
          <w:rFonts w:eastAsia="Times New Roman" w:cstheme="minorHAnsi"/>
          <w:kern w:val="0"/>
          <w:lang w:val="en-GB" w:eastAsia="es-ES"/>
          <w14:ligatures w14:val="none"/>
        </w:rPr>
        <w:t xml:space="preserve">, E., Davis, S. J. &amp; </w:t>
      </w:r>
      <w:proofErr w:type="spellStart"/>
      <w:r w:rsidRPr="00C81B1C">
        <w:rPr>
          <w:rFonts w:eastAsia="Times New Roman" w:cstheme="minorHAnsi"/>
          <w:kern w:val="0"/>
          <w:lang w:val="en-GB" w:eastAsia="es-ES"/>
          <w14:ligatures w14:val="none"/>
        </w:rPr>
        <w:t>Pongratz</w:t>
      </w:r>
      <w:proofErr w:type="spellEnd"/>
      <w:r w:rsidRPr="00C81B1C">
        <w:rPr>
          <w:rFonts w:eastAsia="Times New Roman" w:cstheme="minorHAnsi"/>
          <w:kern w:val="0"/>
          <w:lang w:val="en-GB" w:eastAsia="es-ES"/>
          <w14:ligatures w14:val="none"/>
        </w:rPr>
        <w:t xml:space="preserve">, J. (2015), ‘Relevance of methodological choices for accounting of land use change carbon fluxes’, </w:t>
      </w:r>
      <w:r w:rsidRPr="00C81B1C">
        <w:rPr>
          <w:rFonts w:eastAsia="Times New Roman" w:cstheme="minorHAnsi"/>
          <w:i/>
          <w:iCs/>
          <w:kern w:val="0"/>
          <w:lang w:val="en-GB" w:eastAsia="es-ES"/>
          <w14:ligatures w14:val="none"/>
        </w:rPr>
        <w:t>Global Biogeochemical Cycles</w:t>
      </w:r>
      <w:r w:rsidRPr="00C81B1C">
        <w:rPr>
          <w:rFonts w:eastAsia="Times New Roman" w:cstheme="minorHAnsi"/>
          <w:kern w:val="0"/>
          <w:lang w:val="en-GB" w:eastAsia="es-ES"/>
          <w14:ligatures w14:val="none"/>
        </w:rPr>
        <w:t xml:space="preserve"> 29(8), 1230–1246.</w:t>
      </w:r>
    </w:p>
    <w:p w14:paraId="3122FC91" w14:textId="77777777" w:rsidR="00741284" w:rsidRPr="00C81B1C" w:rsidRDefault="00741284" w:rsidP="00741284">
      <w:pPr>
        <w:spacing w:after="0" w:line="240" w:lineRule="auto"/>
        <w:ind w:left="284" w:hanging="284"/>
        <w:rPr>
          <w:rFonts w:eastAsia="Times New Roman" w:cstheme="minorHAnsi"/>
          <w:kern w:val="0"/>
          <w:lang w:val="en-GB" w:eastAsia="es-ES"/>
          <w14:ligatures w14:val="none"/>
        </w:rPr>
      </w:pPr>
      <w:r w:rsidRPr="00C81B1C">
        <w:rPr>
          <w:rFonts w:eastAsia="Times New Roman" w:cstheme="minorHAnsi"/>
          <w:kern w:val="0"/>
          <w:lang w:val="en-GB" w:eastAsia="es-ES"/>
          <w14:ligatures w14:val="none"/>
        </w:rPr>
        <w:t xml:space="preserve">Hong, C., Zhao, H., Qin, Y., Burney, J. A., </w:t>
      </w:r>
      <w:proofErr w:type="spellStart"/>
      <w:r w:rsidRPr="00C81B1C">
        <w:rPr>
          <w:rFonts w:eastAsia="Times New Roman" w:cstheme="minorHAnsi"/>
          <w:kern w:val="0"/>
          <w:lang w:val="en-GB" w:eastAsia="es-ES"/>
          <w14:ligatures w14:val="none"/>
        </w:rPr>
        <w:t>Pongratz</w:t>
      </w:r>
      <w:proofErr w:type="spellEnd"/>
      <w:r w:rsidRPr="00C81B1C">
        <w:rPr>
          <w:rFonts w:eastAsia="Times New Roman" w:cstheme="minorHAnsi"/>
          <w:kern w:val="0"/>
          <w:lang w:val="en-GB" w:eastAsia="es-ES"/>
          <w14:ligatures w14:val="none"/>
        </w:rPr>
        <w:t xml:space="preserve">, J., Hartung, K., Liu, Y., Moore, F. C., Jackson, R. B., Zhang, Q. et al. (2022), ‘Land-use emissions embodied in international trade’, </w:t>
      </w:r>
      <w:r w:rsidRPr="00C81B1C">
        <w:rPr>
          <w:rFonts w:eastAsia="Times New Roman" w:cstheme="minorHAnsi"/>
          <w:i/>
          <w:iCs/>
          <w:kern w:val="0"/>
          <w:lang w:val="en-GB" w:eastAsia="es-ES"/>
          <w14:ligatures w14:val="none"/>
        </w:rPr>
        <w:t>Science</w:t>
      </w:r>
      <w:r w:rsidRPr="00C81B1C">
        <w:rPr>
          <w:rFonts w:eastAsia="Times New Roman" w:cstheme="minorHAnsi"/>
          <w:kern w:val="0"/>
          <w:lang w:val="en-GB" w:eastAsia="es-ES"/>
          <w14:ligatures w14:val="none"/>
        </w:rPr>
        <w:t xml:space="preserve"> 376(6593), 597–603.</w:t>
      </w:r>
    </w:p>
    <w:p w14:paraId="26401A99" w14:textId="77777777" w:rsidR="00741284" w:rsidRPr="00C81B1C" w:rsidRDefault="00741284" w:rsidP="00741284">
      <w:pPr>
        <w:spacing w:after="0" w:line="240" w:lineRule="auto"/>
        <w:ind w:left="284" w:hanging="284"/>
        <w:rPr>
          <w:rFonts w:eastAsia="Times New Roman" w:cstheme="minorHAnsi"/>
          <w:kern w:val="0"/>
          <w:lang w:val="en-GB" w:eastAsia="es-ES"/>
          <w14:ligatures w14:val="none"/>
        </w:rPr>
      </w:pPr>
      <w:r w:rsidRPr="00C81B1C">
        <w:rPr>
          <w:rFonts w:eastAsia="Times New Roman" w:cstheme="minorHAnsi"/>
          <w:kern w:val="0"/>
          <w:lang w:val="en-GB" w:eastAsia="es-ES"/>
          <w14:ligatures w14:val="none"/>
        </w:rPr>
        <w:t xml:space="preserve">Houghton, R. A. &amp; </w:t>
      </w:r>
      <w:proofErr w:type="spellStart"/>
      <w:r w:rsidRPr="00C81B1C">
        <w:rPr>
          <w:rFonts w:eastAsia="Times New Roman" w:cstheme="minorHAnsi"/>
          <w:kern w:val="0"/>
          <w:lang w:val="en-GB" w:eastAsia="es-ES"/>
          <w14:ligatures w14:val="none"/>
        </w:rPr>
        <w:t>Nassikas</w:t>
      </w:r>
      <w:proofErr w:type="spellEnd"/>
      <w:r w:rsidRPr="00C81B1C">
        <w:rPr>
          <w:rFonts w:eastAsia="Times New Roman" w:cstheme="minorHAnsi"/>
          <w:kern w:val="0"/>
          <w:lang w:val="en-GB" w:eastAsia="es-ES"/>
          <w14:ligatures w14:val="none"/>
        </w:rPr>
        <w:t xml:space="preserve">, A. A. (2017), ‘Global and regional fluxes of carbon from land use and land cover change 1850–2015’, </w:t>
      </w:r>
      <w:r w:rsidRPr="00C81B1C">
        <w:rPr>
          <w:rFonts w:eastAsia="Times New Roman" w:cstheme="minorHAnsi"/>
          <w:i/>
          <w:iCs/>
          <w:kern w:val="0"/>
          <w:lang w:val="en-GB" w:eastAsia="es-ES"/>
          <w14:ligatures w14:val="none"/>
        </w:rPr>
        <w:t>Global Biogeochemical Cycles</w:t>
      </w:r>
      <w:r w:rsidRPr="00C81B1C">
        <w:rPr>
          <w:rFonts w:eastAsia="Times New Roman" w:cstheme="minorHAnsi"/>
          <w:kern w:val="0"/>
          <w:lang w:val="en-GB" w:eastAsia="es-ES"/>
          <w14:ligatures w14:val="none"/>
        </w:rPr>
        <w:t xml:space="preserve"> 31(3), 456–472.</w:t>
      </w:r>
    </w:p>
    <w:p w14:paraId="044923D8" w14:textId="77777777" w:rsidR="00741284" w:rsidRPr="00C81B1C" w:rsidRDefault="00741284" w:rsidP="00741284">
      <w:pPr>
        <w:spacing w:after="0" w:line="240" w:lineRule="auto"/>
        <w:ind w:left="284" w:hanging="284"/>
        <w:rPr>
          <w:rFonts w:eastAsia="Times New Roman" w:cstheme="minorHAnsi"/>
          <w:kern w:val="0"/>
          <w:lang w:val="en-GB" w:eastAsia="es-ES"/>
          <w14:ligatures w14:val="none"/>
        </w:rPr>
      </w:pPr>
      <w:r w:rsidRPr="00C81B1C">
        <w:rPr>
          <w:rFonts w:eastAsia="Times New Roman" w:cstheme="minorHAnsi"/>
          <w:kern w:val="0"/>
          <w:lang w:val="en-GB" w:eastAsia="es-ES"/>
          <w14:ligatures w14:val="none"/>
        </w:rPr>
        <w:t xml:space="preserve">Hurtt, G. C., </w:t>
      </w:r>
      <w:proofErr w:type="spellStart"/>
      <w:r w:rsidRPr="00C81B1C">
        <w:rPr>
          <w:rFonts w:eastAsia="Times New Roman" w:cstheme="minorHAnsi"/>
          <w:kern w:val="0"/>
          <w:lang w:val="en-GB" w:eastAsia="es-ES"/>
          <w14:ligatures w14:val="none"/>
        </w:rPr>
        <w:t>Chini</w:t>
      </w:r>
      <w:proofErr w:type="spellEnd"/>
      <w:r w:rsidRPr="00C81B1C">
        <w:rPr>
          <w:rFonts w:eastAsia="Times New Roman" w:cstheme="minorHAnsi"/>
          <w:kern w:val="0"/>
          <w:lang w:val="en-GB" w:eastAsia="es-ES"/>
          <w14:ligatures w14:val="none"/>
        </w:rPr>
        <w:t xml:space="preserve">, L., </w:t>
      </w:r>
      <w:proofErr w:type="spellStart"/>
      <w:r w:rsidRPr="00C81B1C">
        <w:rPr>
          <w:rFonts w:eastAsia="Times New Roman" w:cstheme="minorHAnsi"/>
          <w:kern w:val="0"/>
          <w:lang w:val="en-GB" w:eastAsia="es-ES"/>
          <w14:ligatures w14:val="none"/>
        </w:rPr>
        <w:t>Sahajpal</w:t>
      </w:r>
      <w:proofErr w:type="spellEnd"/>
      <w:r w:rsidRPr="00C81B1C">
        <w:rPr>
          <w:rFonts w:eastAsia="Times New Roman" w:cstheme="minorHAnsi"/>
          <w:kern w:val="0"/>
          <w:lang w:val="en-GB" w:eastAsia="es-ES"/>
          <w14:ligatures w14:val="none"/>
        </w:rPr>
        <w:t xml:space="preserve">, R., </w:t>
      </w:r>
      <w:proofErr w:type="spellStart"/>
      <w:r w:rsidRPr="00C81B1C">
        <w:rPr>
          <w:rFonts w:eastAsia="Times New Roman" w:cstheme="minorHAnsi"/>
          <w:kern w:val="0"/>
          <w:lang w:val="en-GB" w:eastAsia="es-ES"/>
          <w14:ligatures w14:val="none"/>
        </w:rPr>
        <w:t>Frolking</w:t>
      </w:r>
      <w:proofErr w:type="spellEnd"/>
      <w:r w:rsidRPr="00C81B1C">
        <w:rPr>
          <w:rFonts w:eastAsia="Times New Roman" w:cstheme="minorHAnsi"/>
          <w:kern w:val="0"/>
          <w:lang w:val="en-GB" w:eastAsia="es-ES"/>
          <w14:ligatures w14:val="none"/>
        </w:rPr>
        <w:t xml:space="preserve">, S., </w:t>
      </w:r>
      <w:proofErr w:type="spellStart"/>
      <w:r w:rsidRPr="00C81B1C">
        <w:rPr>
          <w:rFonts w:eastAsia="Times New Roman" w:cstheme="minorHAnsi"/>
          <w:kern w:val="0"/>
          <w:lang w:val="en-GB" w:eastAsia="es-ES"/>
          <w14:ligatures w14:val="none"/>
        </w:rPr>
        <w:t>Bodirsky</w:t>
      </w:r>
      <w:proofErr w:type="spellEnd"/>
      <w:r w:rsidRPr="00C81B1C">
        <w:rPr>
          <w:rFonts w:eastAsia="Times New Roman" w:cstheme="minorHAnsi"/>
          <w:kern w:val="0"/>
          <w:lang w:val="en-GB" w:eastAsia="es-ES"/>
          <w14:ligatures w14:val="none"/>
        </w:rPr>
        <w:t xml:space="preserve">, B. L., Calvin, K., </w:t>
      </w:r>
      <w:proofErr w:type="spellStart"/>
      <w:r w:rsidRPr="00C81B1C">
        <w:rPr>
          <w:rFonts w:eastAsia="Times New Roman" w:cstheme="minorHAnsi"/>
          <w:kern w:val="0"/>
          <w:lang w:val="en-GB" w:eastAsia="es-ES"/>
          <w14:ligatures w14:val="none"/>
        </w:rPr>
        <w:t>Doelman</w:t>
      </w:r>
      <w:proofErr w:type="spellEnd"/>
      <w:r w:rsidRPr="00C81B1C">
        <w:rPr>
          <w:rFonts w:eastAsia="Times New Roman" w:cstheme="minorHAnsi"/>
          <w:kern w:val="0"/>
          <w:lang w:val="en-GB" w:eastAsia="es-ES"/>
          <w14:ligatures w14:val="none"/>
        </w:rPr>
        <w:t xml:space="preserve">, J. C., Fisk, J., Fujimori, S., Klein </w:t>
      </w:r>
      <w:proofErr w:type="spellStart"/>
      <w:r w:rsidRPr="00C81B1C">
        <w:rPr>
          <w:rFonts w:eastAsia="Times New Roman" w:cstheme="minorHAnsi"/>
          <w:kern w:val="0"/>
          <w:lang w:val="en-GB" w:eastAsia="es-ES"/>
          <w14:ligatures w14:val="none"/>
        </w:rPr>
        <w:t>Goldewijk</w:t>
      </w:r>
      <w:proofErr w:type="spellEnd"/>
      <w:r w:rsidRPr="00C81B1C">
        <w:rPr>
          <w:rFonts w:eastAsia="Times New Roman" w:cstheme="minorHAnsi"/>
          <w:kern w:val="0"/>
          <w:lang w:val="en-GB" w:eastAsia="es-ES"/>
          <w14:ligatures w14:val="none"/>
        </w:rPr>
        <w:t xml:space="preserve">, K. et al. (2020), ‘Harmonization of global land use change and management for the period 850–2100 (LUH2) for CMIP6’, </w:t>
      </w:r>
      <w:r w:rsidRPr="00C81B1C">
        <w:rPr>
          <w:rFonts w:eastAsia="Times New Roman" w:cstheme="minorHAnsi"/>
          <w:i/>
          <w:iCs/>
          <w:kern w:val="0"/>
          <w:lang w:val="en-GB" w:eastAsia="es-ES"/>
          <w14:ligatures w14:val="none"/>
        </w:rPr>
        <w:t>Geoscientific Model Development</w:t>
      </w:r>
      <w:r w:rsidRPr="00C81B1C">
        <w:rPr>
          <w:rFonts w:eastAsia="Times New Roman" w:cstheme="minorHAnsi"/>
          <w:kern w:val="0"/>
          <w:lang w:val="en-GB" w:eastAsia="es-ES"/>
          <w14:ligatures w14:val="none"/>
        </w:rPr>
        <w:t xml:space="preserve"> 13(11), 5425–5464.</w:t>
      </w:r>
    </w:p>
    <w:p w14:paraId="04F0DB28" w14:textId="77777777" w:rsidR="00741284" w:rsidRPr="00C81B1C" w:rsidRDefault="00741284" w:rsidP="00741284">
      <w:pPr>
        <w:spacing w:after="0" w:line="240" w:lineRule="auto"/>
        <w:ind w:left="284" w:hanging="284"/>
        <w:rPr>
          <w:rFonts w:eastAsia="Times New Roman" w:cstheme="minorHAnsi"/>
          <w:kern w:val="0"/>
          <w:lang w:val="en-GB" w:eastAsia="es-ES"/>
          <w14:ligatures w14:val="none"/>
        </w:rPr>
      </w:pPr>
      <w:r w:rsidRPr="00C81B1C">
        <w:rPr>
          <w:rFonts w:eastAsia="Times New Roman" w:cstheme="minorHAnsi"/>
          <w:kern w:val="0"/>
          <w:lang w:val="en-GB" w:eastAsia="es-ES"/>
          <w14:ligatures w14:val="none"/>
        </w:rPr>
        <w:t xml:space="preserve">Infante-Amate, J. &amp; Picado, W. (2018), ‘Energy flows in the coffee plantations of Costa Rica: from traditional to modern systems (1935–2010)’, </w:t>
      </w:r>
      <w:r w:rsidRPr="00C81B1C">
        <w:rPr>
          <w:rFonts w:eastAsia="Times New Roman" w:cstheme="minorHAnsi"/>
          <w:i/>
          <w:iCs/>
          <w:kern w:val="0"/>
          <w:lang w:val="en-GB" w:eastAsia="es-ES"/>
          <w14:ligatures w14:val="none"/>
        </w:rPr>
        <w:t>Regional Environmental Change</w:t>
      </w:r>
      <w:r w:rsidRPr="00C81B1C">
        <w:rPr>
          <w:rFonts w:eastAsia="Times New Roman" w:cstheme="minorHAnsi"/>
          <w:kern w:val="0"/>
          <w:lang w:val="en-GB" w:eastAsia="es-ES"/>
          <w14:ligatures w14:val="none"/>
        </w:rPr>
        <w:t xml:space="preserve"> 18(4), 1059–1071.</w:t>
      </w:r>
    </w:p>
    <w:p w14:paraId="27143E29" w14:textId="77777777" w:rsidR="00741284" w:rsidRPr="00C81B1C" w:rsidRDefault="00741284" w:rsidP="00741284">
      <w:pPr>
        <w:spacing w:after="0" w:line="240" w:lineRule="auto"/>
        <w:ind w:left="284" w:hanging="284"/>
        <w:rPr>
          <w:rFonts w:eastAsia="Times New Roman" w:cstheme="minorHAnsi"/>
          <w:kern w:val="0"/>
          <w:lang w:val="en-GB" w:eastAsia="es-ES"/>
          <w14:ligatures w14:val="none"/>
        </w:rPr>
      </w:pPr>
      <w:r w:rsidRPr="00C81B1C">
        <w:rPr>
          <w:rFonts w:eastAsia="Times New Roman" w:cstheme="minorHAnsi"/>
          <w:kern w:val="0"/>
          <w:lang w:val="en-GB" w:eastAsia="es-ES"/>
          <w14:ligatures w14:val="none"/>
        </w:rPr>
        <w:t xml:space="preserve">Infante-Amate, J., </w:t>
      </w:r>
      <w:proofErr w:type="spellStart"/>
      <w:r w:rsidRPr="00C81B1C">
        <w:rPr>
          <w:rFonts w:eastAsia="Times New Roman" w:cstheme="minorHAnsi"/>
          <w:kern w:val="0"/>
          <w:lang w:val="en-GB" w:eastAsia="es-ES"/>
          <w14:ligatures w14:val="none"/>
        </w:rPr>
        <w:t>Travieso</w:t>
      </w:r>
      <w:proofErr w:type="spellEnd"/>
      <w:r w:rsidRPr="00C81B1C">
        <w:rPr>
          <w:rFonts w:eastAsia="Times New Roman" w:cstheme="minorHAnsi"/>
          <w:kern w:val="0"/>
          <w:lang w:val="en-GB" w:eastAsia="es-ES"/>
          <w14:ligatures w14:val="none"/>
        </w:rPr>
        <w:t xml:space="preserve">, E. &amp; Aguilera, E. (2025), ‘The history of a +3° C future: Global and regional drivers of greenhouse gas emissions (1820–2050)’, </w:t>
      </w:r>
      <w:r w:rsidRPr="00C81B1C">
        <w:rPr>
          <w:rFonts w:eastAsia="Times New Roman" w:cstheme="minorHAnsi"/>
          <w:i/>
          <w:iCs/>
          <w:kern w:val="0"/>
          <w:lang w:val="en-GB" w:eastAsia="es-ES"/>
          <w14:ligatures w14:val="none"/>
        </w:rPr>
        <w:t>Global Environmental Change</w:t>
      </w:r>
      <w:r w:rsidRPr="00C81B1C">
        <w:rPr>
          <w:rFonts w:eastAsia="Times New Roman" w:cstheme="minorHAnsi"/>
          <w:kern w:val="0"/>
          <w:lang w:val="en-GB" w:eastAsia="es-ES"/>
          <w14:ligatures w14:val="none"/>
        </w:rPr>
        <w:t xml:space="preserve"> 92, 103009.</w:t>
      </w:r>
    </w:p>
    <w:p w14:paraId="4EA18050" w14:textId="77777777" w:rsidR="00741284" w:rsidRPr="00C81B1C" w:rsidRDefault="00741284" w:rsidP="00741284">
      <w:pPr>
        <w:spacing w:after="0" w:line="240" w:lineRule="auto"/>
        <w:ind w:left="284" w:hanging="284"/>
        <w:rPr>
          <w:rFonts w:eastAsia="Times New Roman" w:cstheme="minorHAnsi"/>
          <w:kern w:val="0"/>
          <w:lang w:val="en-GB" w:eastAsia="es-ES"/>
          <w14:ligatures w14:val="none"/>
        </w:rPr>
      </w:pPr>
      <w:r w:rsidRPr="00C81B1C">
        <w:rPr>
          <w:rFonts w:eastAsia="Times New Roman" w:cstheme="minorHAnsi"/>
          <w:kern w:val="0"/>
          <w:lang w:val="en-GB" w:eastAsia="es-ES"/>
          <w14:ligatures w14:val="none"/>
        </w:rPr>
        <w:t xml:space="preserve">Infante-Amate, J., Urrego-Mesa, A., </w:t>
      </w:r>
      <w:proofErr w:type="spellStart"/>
      <w:r w:rsidRPr="00C81B1C">
        <w:rPr>
          <w:rFonts w:eastAsia="Times New Roman" w:cstheme="minorHAnsi"/>
          <w:kern w:val="0"/>
          <w:lang w:val="en-GB" w:eastAsia="es-ES"/>
          <w14:ligatures w14:val="none"/>
        </w:rPr>
        <w:t>Piñero</w:t>
      </w:r>
      <w:proofErr w:type="spellEnd"/>
      <w:r w:rsidRPr="00C81B1C">
        <w:rPr>
          <w:rFonts w:eastAsia="Times New Roman" w:cstheme="minorHAnsi"/>
          <w:kern w:val="0"/>
          <w:lang w:val="en-GB" w:eastAsia="es-ES"/>
          <w14:ligatures w14:val="none"/>
        </w:rPr>
        <w:t xml:space="preserve">, P. &amp; Tello, E. (2022), ‘The open veins of Latin America: Long-term physical trade flows (1900–2016)’, </w:t>
      </w:r>
      <w:r w:rsidRPr="00C81B1C">
        <w:rPr>
          <w:rFonts w:eastAsia="Times New Roman" w:cstheme="minorHAnsi"/>
          <w:i/>
          <w:iCs/>
          <w:kern w:val="0"/>
          <w:lang w:val="en-GB" w:eastAsia="es-ES"/>
          <w14:ligatures w14:val="none"/>
        </w:rPr>
        <w:t>Global Environmental Change</w:t>
      </w:r>
      <w:r w:rsidRPr="00C81B1C">
        <w:rPr>
          <w:rFonts w:eastAsia="Times New Roman" w:cstheme="minorHAnsi"/>
          <w:kern w:val="0"/>
          <w:lang w:val="en-GB" w:eastAsia="es-ES"/>
          <w14:ligatures w14:val="none"/>
        </w:rPr>
        <w:t xml:space="preserve"> 76, 102579.</w:t>
      </w:r>
    </w:p>
    <w:p w14:paraId="24C4599A" w14:textId="7103CBF7" w:rsidR="00741284" w:rsidRPr="00C81B1C" w:rsidRDefault="00741284" w:rsidP="00741284">
      <w:pPr>
        <w:spacing w:after="0" w:line="240" w:lineRule="auto"/>
        <w:ind w:left="284" w:hanging="284"/>
        <w:rPr>
          <w:rFonts w:eastAsia="Times New Roman" w:cstheme="minorHAnsi"/>
          <w:kern w:val="0"/>
          <w:lang w:val="en-GB" w:eastAsia="es-ES"/>
          <w14:ligatures w14:val="none"/>
        </w:rPr>
      </w:pPr>
      <w:r w:rsidRPr="00C81B1C">
        <w:rPr>
          <w:rFonts w:eastAsia="Times New Roman" w:cstheme="minorHAnsi"/>
          <w:kern w:val="0"/>
          <w:lang w:val="en-GB" w:eastAsia="es-ES"/>
          <w14:ligatures w14:val="none"/>
        </w:rPr>
        <w:t xml:space="preserve">IPCC (2021), </w:t>
      </w:r>
      <w:r w:rsidRPr="00C81B1C">
        <w:rPr>
          <w:rFonts w:eastAsia="Times New Roman" w:cstheme="minorHAnsi"/>
          <w:i/>
          <w:iCs/>
          <w:kern w:val="0"/>
          <w:lang w:val="en-GB" w:eastAsia="es-ES"/>
          <w14:ligatures w14:val="none"/>
        </w:rPr>
        <w:t>Climate Change 2021: The Physical Science Basis. Contribution of Working Group I to the Sixth Assessment Report of the Intergovernmental Panel on Climate Change</w:t>
      </w:r>
      <w:r w:rsidRPr="00C81B1C">
        <w:rPr>
          <w:rFonts w:eastAsia="Times New Roman" w:cstheme="minorHAnsi"/>
          <w:kern w:val="0"/>
          <w:lang w:val="en-GB" w:eastAsia="es-ES"/>
          <w14:ligatures w14:val="none"/>
        </w:rPr>
        <w:t>, Cambridge University Press, Cambridge, United Kingdom and New York, NY, USA.</w:t>
      </w:r>
    </w:p>
    <w:p w14:paraId="1BAE28F0" w14:textId="77777777" w:rsidR="00741284" w:rsidRPr="00C81B1C" w:rsidRDefault="00741284" w:rsidP="00741284">
      <w:pPr>
        <w:spacing w:after="0" w:line="240" w:lineRule="auto"/>
        <w:ind w:left="284" w:hanging="284"/>
        <w:rPr>
          <w:rFonts w:eastAsia="Times New Roman" w:cstheme="minorHAnsi"/>
          <w:kern w:val="0"/>
          <w:lang w:val="en-GB" w:eastAsia="es-ES"/>
          <w14:ligatures w14:val="none"/>
        </w:rPr>
      </w:pPr>
      <w:r w:rsidRPr="00C81B1C">
        <w:rPr>
          <w:rFonts w:eastAsia="Times New Roman" w:cstheme="minorHAnsi"/>
          <w:kern w:val="0"/>
          <w:lang w:val="en-GB" w:eastAsia="es-ES"/>
          <w14:ligatures w14:val="none"/>
        </w:rPr>
        <w:t xml:space="preserve">IPCC (2022), </w:t>
      </w:r>
      <w:r w:rsidRPr="00C81B1C">
        <w:rPr>
          <w:rFonts w:eastAsia="Times New Roman" w:cstheme="minorHAnsi"/>
          <w:i/>
          <w:iCs/>
          <w:kern w:val="0"/>
          <w:lang w:val="en-GB" w:eastAsia="es-ES"/>
          <w14:ligatures w14:val="none"/>
        </w:rPr>
        <w:t>Climate Change 2022: Mitigation of Climate Change. Contribution of Working Group III to the Sixth Assessment Report of the Intergovernmental Panel on Climate Change</w:t>
      </w:r>
      <w:r w:rsidRPr="00C81B1C">
        <w:rPr>
          <w:rFonts w:eastAsia="Times New Roman" w:cstheme="minorHAnsi"/>
          <w:kern w:val="0"/>
          <w:lang w:val="en-GB" w:eastAsia="es-ES"/>
          <w14:ligatures w14:val="none"/>
        </w:rPr>
        <w:t>, Cambridge University Press, Cambridge, UK and New York, NY, USA.</w:t>
      </w:r>
    </w:p>
    <w:p w14:paraId="03653750" w14:textId="77777777" w:rsidR="00741284" w:rsidRPr="00C81B1C" w:rsidRDefault="00741284" w:rsidP="00741284">
      <w:pPr>
        <w:spacing w:after="0" w:line="240" w:lineRule="auto"/>
        <w:ind w:left="284" w:hanging="284"/>
        <w:rPr>
          <w:rFonts w:eastAsia="Times New Roman" w:cstheme="minorHAnsi"/>
          <w:kern w:val="0"/>
          <w:lang w:val="en-GB" w:eastAsia="es-ES"/>
          <w14:ligatures w14:val="none"/>
        </w:rPr>
      </w:pPr>
      <w:r w:rsidRPr="00C81B1C">
        <w:rPr>
          <w:rFonts w:eastAsia="Times New Roman" w:cstheme="minorHAnsi"/>
          <w:kern w:val="0"/>
          <w:lang w:val="en-GB" w:eastAsia="es-ES"/>
          <w14:ligatures w14:val="none"/>
        </w:rPr>
        <w:t>IPCC (2023), ‘Climate change 2023: Synthesis report. Contribution of Working Groups I, II and III to the Sixth Assessment Report of the Intergovernmental Panel on Climate Change’.</w:t>
      </w:r>
    </w:p>
    <w:p w14:paraId="5D07AD69" w14:textId="77777777" w:rsidR="00741284" w:rsidRPr="00C81B1C" w:rsidRDefault="00741284" w:rsidP="00741284">
      <w:pPr>
        <w:spacing w:after="0" w:line="240" w:lineRule="auto"/>
        <w:ind w:left="284" w:hanging="284"/>
        <w:rPr>
          <w:rFonts w:eastAsia="Times New Roman" w:cstheme="minorHAnsi"/>
          <w:kern w:val="0"/>
          <w:lang w:val="en-GB" w:eastAsia="es-ES"/>
          <w14:ligatures w14:val="none"/>
        </w:rPr>
      </w:pPr>
      <w:r w:rsidRPr="00C81B1C">
        <w:rPr>
          <w:rFonts w:eastAsia="Times New Roman" w:cstheme="minorHAnsi"/>
          <w:kern w:val="0"/>
          <w:lang w:val="en-GB" w:eastAsia="es-ES"/>
          <w14:ligatures w14:val="none"/>
        </w:rPr>
        <w:t xml:space="preserve">Jones, M. W., Peters, G. P., Gasser, T., Andrew, R. M., </w:t>
      </w:r>
      <w:proofErr w:type="spellStart"/>
      <w:r w:rsidRPr="00C81B1C">
        <w:rPr>
          <w:rFonts w:eastAsia="Times New Roman" w:cstheme="minorHAnsi"/>
          <w:kern w:val="0"/>
          <w:lang w:val="en-GB" w:eastAsia="es-ES"/>
          <w14:ligatures w14:val="none"/>
        </w:rPr>
        <w:t>Schwingshackl</w:t>
      </w:r>
      <w:proofErr w:type="spellEnd"/>
      <w:r w:rsidRPr="00C81B1C">
        <w:rPr>
          <w:rFonts w:eastAsia="Times New Roman" w:cstheme="minorHAnsi"/>
          <w:kern w:val="0"/>
          <w:lang w:val="en-GB" w:eastAsia="es-ES"/>
          <w14:ligatures w14:val="none"/>
        </w:rPr>
        <w:t xml:space="preserve">, C., </w:t>
      </w:r>
      <w:proofErr w:type="spellStart"/>
      <w:r w:rsidRPr="00C81B1C">
        <w:rPr>
          <w:rFonts w:eastAsia="Times New Roman" w:cstheme="minorHAnsi"/>
          <w:kern w:val="0"/>
          <w:lang w:val="en-GB" w:eastAsia="es-ES"/>
          <w14:ligatures w14:val="none"/>
        </w:rPr>
        <w:t>Gütschow</w:t>
      </w:r>
      <w:proofErr w:type="spellEnd"/>
      <w:r w:rsidRPr="00C81B1C">
        <w:rPr>
          <w:rFonts w:eastAsia="Times New Roman" w:cstheme="minorHAnsi"/>
          <w:kern w:val="0"/>
          <w:lang w:val="en-GB" w:eastAsia="es-ES"/>
          <w14:ligatures w14:val="none"/>
        </w:rPr>
        <w:t xml:space="preserve">, J., Houghton, R. A., </w:t>
      </w:r>
      <w:proofErr w:type="spellStart"/>
      <w:r w:rsidRPr="00C81B1C">
        <w:rPr>
          <w:rFonts w:eastAsia="Times New Roman" w:cstheme="minorHAnsi"/>
          <w:kern w:val="0"/>
          <w:lang w:val="en-GB" w:eastAsia="es-ES"/>
          <w14:ligatures w14:val="none"/>
        </w:rPr>
        <w:t>Friedlingstein</w:t>
      </w:r>
      <w:proofErr w:type="spellEnd"/>
      <w:r w:rsidRPr="00C81B1C">
        <w:rPr>
          <w:rFonts w:eastAsia="Times New Roman" w:cstheme="minorHAnsi"/>
          <w:kern w:val="0"/>
          <w:lang w:val="en-GB" w:eastAsia="es-ES"/>
          <w14:ligatures w14:val="none"/>
        </w:rPr>
        <w:t xml:space="preserve">, P., </w:t>
      </w:r>
      <w:proofErr w:type="spellStart"/>
      <w:r w:rsidRPr="00C81B1C">
        <w:rPr>
          <w:rFonts w:eastAsia="Times New Roman" w:cstheme="minorHAnsi"/>
          <w:kern w:val="0"/>
          <w:lang w:val="en-GB" w:eastAsia="es-ES"/>
          <w14:ligatures w14:val="none"/>
        </w:rPr>
        <w:t>Pongratz</w:t>
      </w:r>
      <w:proofErr w:type="spellEnd"/>
      <w:r w:rsidRPr="00C81B1C">
        <w:rPr>
          <w:rFonts w:eastAsia="Times New Roman" w:cstheme="minorHAnsi"/>
          <w:kern w:val="0"/>
          <w:lang w:val="en-GB" w:eastAsia="es-ES"/>
          <w14:ligatures w14:val="none"/>
        </w:rPr>
        <w:t xml:space="preserve">, J. &amp; Le </w:t>
      </w:r>
      <w:proofErr w:type="spellStart"/>
      <w:r w:rsidRPr="00C81B1C">
        <w:rPr>
          <w:rFonts w:eastAsia="Times New Roman" w:cstheme="minorHAnsi"/>
          <w:kern w:val="0"/>
          <w:lang w:val="en-GB" w:eastAsia="es-ES"/>
          <w14:ligatures w14:val="none"/>
        </w:rPr>
        <w:t>Quéré</w:t>
      </w:r>
      <w:proofErr w:type="spellEnd"/>
      <w:r w:rsidRPr="00C81B1C">
        <w:rPr>
          <w:rFonts w:eastAsia="Times New Roman" w:cstheme="minorHAnsi"/>
          <w:kern w:val="0"/>
          <w:lang w:val="en-GB" w:eastAsia="es-ES"/>
          <w14:ligatures w14:val="none"/>
        </w:rPr>
        <w:t xml:space="preserve">, C. (2023), ‘National contributions to climate change due to historical emissions of carbon dioxide, methane, and nitrous oxide since 1850’, </w:t>
      </w:r>
      <w:r w:rsidRPr="00C81B1C">
        <w:rPr>
          <w:rFonts w:eastAsia="Times New Roman" w:cstheme="minorHAnsi"/>
          <w:i/>
          <w:iCs/>
          <w:kern w:val="0"/>
          <w:lang w:val="en-GB" w:eastAsia="es-ES"/>
          <w14:ligatures w14:val="none"/>
        </w:rPr>
        <w:t>Scientific Data</w:t>
      </w:r>
      <w:r w:rsidRPr="00C81B1C">
        <w:rPr>
          <w:rFonts w:eastAsia="Times New Roman" w:cstheme="minorHAnsi"/>
          <w:kern w:val="0"/>
          <w:lang w:val="en-GB" w:eastAsia="es-ES"/>
          <w14:ligatures w14:val="none"/>
        </w:rPr>
        <w:t xml:space="preserve"> 10(1), 155.</w:t>
      </w:r>
    </w:p>
    <w:p w14:paraId="0A947B93" w14:textId="191F113A" w:rsidR="00741284" w:rsidRPr="00C81B1C" w:rsidRDefault="00741284" w:rsidP="00741284">
      <w:pPr>
        <w:spacing w:after="0" w:line="240" w:lineRule="auto"/>
        <w:ind w:left="284" w:hanging="284"/>
        <w:rPr>
          <w:rFonts w:eastAsia="Times New Roman" w:cstheme="minorHAnsi"/>
          <w:kern w:val="0"/>
          <w:lang w:val="en-GB" w:eastAsia="es-ES"/>
          <w14:ligatures w14:val="none"/>
        </w:rPr>
      </w:pPr>
      <w:proofErr w:type="spellStart"/>
      <w:r w:rsidRPr="00C81B1C">
        <w:rPr>
          <w:rFonts w:eastAsia="Times New Roman" w:cstheme="minorHAnsi"/>
          <w:kern w:val="0"/>
          <w:lang w:val="es-ES" w:eastAsia="es-ES"/>
          <w14:ligatures w14:val="none"/>
        </w:rPr>
        <w:t>Kaltmeier</w:t>
      </w:r>
      <w:proofErr w:type="spellEnd"/>
      <w:r w:rsidRPr="00C81B1C">
        <w:rPr>
          <w:rFonts w:eastAsia="Times New Roman" w:cstheme="minorHAnsi"/>
          <w:kern w:val="0"/>
          <w:lang w:val="es-ES" w:eastAsia="es-ES"/>
          <w14:ligatures w14:val="none"/>
        </w:rPr>
        <w:t xml:space="preserve">, O., López Sandoval, M. F., </w:t>
      </w:r>
      <w:proofErr w:type="spellStart"/>
      <w:r w:rsidRPr="00C81B1C">
        <w:rPr>
          <w:rFonts w:eastAsia="Times New Roman" w:cstheme="minorHAnsi"/>
          <w:kern w:val="0"/>
          <w:lang w:val="es-ES" w:eastAsia="es-ES"/>
          <w14:ligatures w14:val="none"/>
        </w:rPr>
        <w:t>Pádua</w:t>
      </w:r>
      <w:proofErr w:type="spellEnd"/>
      <w:r w:rsidRPr="00C81B1C">
        <w:rPr>
          <w:rFonts w:eastAsia="Times New Roman" w:cstheme="minorHAnsi"/>
          <w:kern w:val="0"/>
          <w:lang w:val="es-ES" w:eastAsia="es-ES"/>
          <w14:ligatures w14:val="none"/>
        </w:rPr>
        <w:t xml:space="preserve">, J. &amp; </w:t>
      </w:r>
      <w:proofErr w:type="spellStart"/>
      <w:r w:rsidRPr="00C81B1C">
        <w:rPr>
          <w:rFonts w:eastAsia="Times New Roman" w:cstheme="minorHAnsi"/>
          <w:kern w:val="0"/>
          <w:lang w:val="es-ES" w:eastAsia="es-ES"/>
          <w14:ligatures w14:val="none"/>
        </w:rPr>
        <w:t>Zarrilli</w:t>
      </w:r>
      <w:proofErr w:type="spellEnd"/>
      <w:r w:rsidRPr="00C81B1C">
        <w:rPr>
          <w:rFonts w:eastAsia="Times New Roman" w:cstheme="minorHAnsi"/>
          <w:kern w:val="0"/>
          <w:lang w:val="es-ES" w:eastAsia="es-ES"/>
          <w14:ligatures w14:val="none"/>
        </w:rPr>
        <w:t xml:space="preserve">, A. E. (2024), </w:t>
      </w:r>
      <w:r w:rsidRPr="00C81B1C">
        <w:rPr>
          <w:rFonts w:eastAsia="Times New Roman" w:cstheme="minorHAnsi"/>
          <w:i/>
          <w:iCs/>
          <w:kern w:val="0"/>
          <w:lang w:val="es-ES" w:eastAsia="es-ES"/>
          <w14:ligatures w14:val="none"/>
        </w:rPr>
        <w:t xml:space="preserve">El Antropoceno como Crisis Múltiple: Perspectivas desde América Latina. </w:t>
      </w:r>
      <w:proofErr w:type="spellStart"/>
      <w:r w:rsidRPr="00BD2519">
        <w:rPr>
          <w:rFonts w:eastAsia="Times New Roman" w:cstheme="minorHAnsi"/>
          <w:kern w:val="0"/>
          <w:lang w:val="en-GB" w:eastAsia="es-ES"/>
          <w14:ligatures w14:val="none"/>
        </w:rPr>
        <w:t>Volumen</w:t>
      </w:r>
      <w:proofErr w:type="spellEnd"/>
      <w:r w:rsidRPr="00BD2519">
        <w:rPr>
          <w:rFonts w:eastAsia="Times New Roman" w:cstheme="minorHAnsi"/>
          <w:kern w:val="0"/>
          <w:lang w:val="en-GB" w:eastAsia="es-ES"/>
          <w14:ligatures w14:val="none"/>
        </w:rPr>
        <w:t xml:space="preserve"> 1</w:t>
      </w:r>
      <w:r w:rsidR="00196930">
        <w:rPr>
          <w:rFonts w:eastAsia="Times New Roman" w:cstheme="minorHAnsi"/>
          <w:kern w:val="0"/>
          <w:lang w:val="en-GB" w:eastAsia="es-ES"/>
          <w14:ligatures w14:val="none"/>
        </w:rPr>
        <w:t>:</w:t>
      </w:r>
      <w:r w:rsidRPr="00BD2519">
        <w:rPr>
          <w:rFonts w:eastAsia="Times New Roman" w:cstheme="minorHAnsi"/>
          <w:kern w:val="0"/>
          <w:lang w:val="en-GB" w:eastAsia="es-ES"/>
          <w14:ligatures w14:val="none"/>
        </w:rPr>
        <w:t xml:space="preserve"> </w:t>
      </w:r>
      <w:proofErr w:type="spellStart"/>
      <w:r w:rsidRPr="00BD2519">
        <w:rPr>
          <w:rFonts w:eastAsia="Times New Roman" w:cstheme="minorHAnsi"/>
          <w:kern w:val="0"/>
          <w:lang w:val="en-GB" w:eastAsia="es-ES"/>
          <w14:ligatures w14:val="none"/>
        </w:rPr>
        <w:t>Uso</w:t>
      </w:r>
      <w:proofErr w:type="spellEnd"/>
      <w:r w:rsidRPr="00BD2519">
        <w:rPr>
          <w:rFonts w:eastAsia="Times New Roman" w:cstheme="minorHAnsi"/>
          <w:kern w:val="0"/>
          <w:lang w:val="en-GB" w:eastAsia="es-ES"/>
          <w14:ligatures w14:val="none"/>
        </w:rPr>
        <w:t xml:space="preserve"> de la Tierra</w:t>
      </w:r>
      <w:r w:rsidRPr="00C81B1C">
        <w:rPr>
          <w:rFonts w:eastAsia="Times New Roman" w:cstheme="minorHAnsi"/>
          <w:kern w:val="0"/>
          <w:lang w:val="en-GB" w:eastAsia="es-ES"/>
          <w14:ligatures w14:val="none"/>
        </w:rPr>
        <w:t>, CLACSO–CALAS.</w:t>
      </w:r>
    </w:p>
    <w:p w14:paraId="7D55757D" w14:textId="77777777" w:rsidR="00741284" w:rsidRPr="00342386" w:rsidRDefault="00741284" w:rsidP="00741284">
      <w:pPr>
        <w:spacing w:after="0" w:line="240" w:lineRule="auto"/>
        <w:ind w:left="284" w:hanging="284"/>
        <w:rPr>
          <w:rFonts w:eastAsia="Times New Roman" w:cstheme="minorHAnsi"/>
          <w:kern w:val="0"/>
          <w:lang w:val="en-GB" w:eastAsia="es-ES"/>
          <w14:ligatures w14:val="none"/>
        </w:rPr>
      </w:pPr>
      <w:r w:rsidRPr="00342386">
        <w:rPr>
          <w:rFonts w:eastAsia="Times New Roman" w:cstheme="minorHAnsi"/>
          <w:kern w:val="0"/>
          <w:lang w:val="en-GB" w:eastAsia="es-ES"/>
          <w14:ligatures w14:val="none"/>
        </w:rPr>
        <w:t xml:space="preserve">Kastner, T., </w:t>
      </w:r>
      <w:proofErr w:type="spellStart"/>
      <w:r w:rsidRPr="00342386">
        <w:rPr>
          <w:rFonts w:eastAsia="Times New Roman" w:cstheme="minorHAnsi"/>
          <w:kern w:val="0"/>
          <w:lang w:val="en-GB" w:eastAsia="es-ES"/>
          <w14:ligatures w14:val="none"/>
        </w:rPr>
        <w:t>Schaffartzik</w:t>
      </w:r>
      <w:proofErr w:type="spellEnd"/>
      <w:r w:rsidRPr="00342386">
        <w:rPr>
          <w:rFonts w:eastAsia="Times New Roman" w:cstheme="minorHAnsi"/>
          <w:kern w:val="0"/>
          <w:lang w:val="en-GB" w:eastAsia="es-ES"/>
          <w14:ligatures w14:val="none"/>
        </w:rPr>
        <w:t xml:space="preserve">, A., Eisenmenger, N., </w:t>
      </w:r>
      <w:proofErr w:type="spellStart"/>
      <w:r w:rsidRPr="00342386">
        <w:rPr>
          <w:rFonts w:eastAsia="Times New Roman" w:cstheme="minorHAnsi"/>
          <w:kern w:val="0"/>
          <w:lang w:val="en-GB" w:eastAsia="es-ES"/>
          <w14:ligatures w14:val="none"/>
        </w:rPr>
        <w:t>Erb</w:t>
      </w:r>
      <w:proofErr w:type="spellEnd"/>
      <w:r w:rsidRPr="00342386">
        <w:rPr>
          <w:rFonts w:eastAsia="Times New Roman" w:cstheme="minorHAnsi"/>
          <w:kern w:val="0"/>
          <w:lang w:val="en-GB" w:eastAsia="es-ES"/>
          <w14:ligatures w14:val="none"/>
        </w:rPr>
        <w:t xml:space="preserve">, K.-H., Haberl, H. &amp; </w:t>
      </w:r>
      <w:proofErr w:type="spellStart"/>
      <w:r w:rsidRPr="00342386">
        <w:rPr>
          <w:rFonts w:eastAsia="Times New Roman" w:cstheme="minorHAnsi"/>
          <w:kern w:val="0"/>
          <w:lang w:val="en-GB" w:eastAsia="es-ES"/>
          <w14:ligatures w14:val="none"/>
        </w:rPr>
        <w:t>Krausmann</w:t>
      </w:r>
      <w:proofErr w:type="spellEnd"/>
      <w:r w:rsidRPr="00342386">
        <w:rPr>
          <w:rFonts w:eastAsia="Times New Roman" w:cstheme="minorHAnsi"/>
          <w:kern w:val="0"/>
          <w:lang w:val="en-GB" w:eastAsia="es-ES"/>
          <w14:ligatures w14:val="none"/>
        </w:rPr>
        <w:t xml:space="preserve">, F. (2014), ‘Cropland area embodied in international trade: Contradictory results from different approaches’, </w:t>
      </w:r>
      <w:r w:rsidRPr="00342386">
        <w:rPr>
          <w:rFonts w:eastAsia="Times New Roman" w:cstheme="minorHAnsi"/>
          <w:i/>
          <w:iCs/>
          <w:kern w:val="0"/>
          <w:lang w:val="en-GB" w:eastAsia="es-ES"/>
          <w14:ligatures w14:val="none"/>
        </w:rPr>
        <w:t>Ecological Economics</w:t>
      </w:r>
      <w:r w:rsidRPr="00342386">
        <w:rPr>
          <w:rFonts w:eastAsia="Times New Roman" w:cstheme="minorHAnsi"/>
          <w:kern w:val="0"/>
          <w:lang w:val="en-GB" w:eastAsia="es-ES"/>
          <w14:ligatures w14:val="none"/>
        </w:rPr>
        <w:t xml:space="preserve"> 104, 140–144.</w:t>
      </w:r>
    </w:p>
    <w:p w14:paraId="72835323" w14:textId="779C654B" w:rsidR="00342386" w:rsidRPr="002054B2" w:rsidRDefault="00342386" w:rsidP="00342386">
      <w:pPr>
        <w:spacing w:before="120"/>
        <w:ind w:left="284" w:hanging="284"/>
        <w:jc w:val="both"/>
        <w:rPr>
          <w:rFonts w:eastAsia="Constantia" w:cstheme="minorHAnsi"/>
          <w:lang w:val="en-US"/>
        </w:rPr>
      </w:pPr>
      <w:r w:rsidRPr="00342386">
        <w:rPr>
          <w:rFonts w:eastAsia="Constantia" w:cstheme="minorHAnsi"/>
        </w:rPr>
        <w:t>Klein, H., &amp; Vidal Luna, F. (</w:t>
      </w:r>
      <w:r>
        <w:rPr>
          <w:rFonts w:eastAsia="Constantia" w:cstheme="minorHAnsi"/>
        </w:rPr>
        <w:t>2026</w:t>
      </w:r>
      <w:r w:rsidRPr="00342386">
        <w:rPr>
          <w:rFonts w:eastAsia="Constantia" w:cstheme="minorHAnsi"/>
        </w:rPr>
        <w:t xml:space="preserve">). </w:t>
      </w:r>
      <w:r w:rsidRPr="002054B2">
        <w:rPr>
          <w:rFonts w:eastAsia="Constantia" w:cstheme="minorHAnsi"/>
          <w:lang w:val="en-US"/>
        </w:rPr>
        <w:t xml:space="preserve">The history of Brazilian agriculture from 1870 to 2020. </w:t>
      </w:r>
      <w:r w:rsidRPr="005E465D">
        <w:rPr>
          <w:rFonts w:eastAsia="Constantia" w:cstheme="minorHAnsi"/>
          <w:lang w:val="en-US"/>
          <w:rPrChange w:id="37" w:author="John Alexander Urrego Mesa" w:date="2026-03-13T12:32:00Z">
            <w:rPr>
              <w:rFonts w:eastAsia="Constantia" w:cstheme="minorHAnsi"/>
            </w:rPr>
          </w:rPrChange>
        </w:rPr>
        <w:t>In M. Martín-</w:t>
      </w:r>
      <w:proofErr w:type="spellStart"/>
      <w:r w:rsidRPr="005E465D">
        <w:rPr>
          <w:rFonts w:eastAsia="Constantia" w:cstheme="minorHAnsi"/>
          <w:lang w:val="en-US"/>
          <w:rPrChange w:id="38" w:author="John Alexander Urrego Mesa" w:date="2026-03-13T12:32:00Z">
            <w:rPr>
              <w:rFonts w:eastAsia="Constantia" w:cstheme="minorHAnsi"/>
            </w:rPr>
          </w:rPrChange>
        </w:rPr>
        <w:t>Retortillo</w:t>
      </w:r>
      <w:proofErr w:type="spellEnd"/>
      <w:r w:rsidRPr="005E465D">
        <w:rPr>
          <w:rFonts w:eastAsia="Constantia" w:cstheme="minorHAnsi"/>
          <w:lang w:val="en-US"/>
          <w:rPrChange w:id="39" w:author="John Alexander Urrego Mesa" w:date="2026-03-13T12:32:00Z">
            <w:rPr>
              <w:rFonts w:eastAsia="Constantia" w:cstheme="minorHAnsi"/>
            </w:rPr>
          </w:rPrChange>
        </w:rPr>
        <w:t xml:space="preserve"> et al. (Eds.), </w:t>
      </w:r>
      <w:r w:rsidRPr="005E465D">
        <w:rPr>
          <w:rFonts w:eastAsia="Constantia" w:cstheme="minorHAnsi"/>
          <w:i/>
          <w:iCs/>
          <w:lang w:val="en-US"/>
          <w:rPrChange w:id="40" w:author="John Alexander Urrego Mesa" w:date="2026-03-13T12:32:00Z">
            <w:rPr>
              <w:rFonts w:eastAsia="Constantia" w:cstheme="minorHAnsi"/>
              <w:i/>
              <w:iCs/>
            </w:rPr>
          </w:rPrChange>
        </w:rPr>
        <w:t>150 years of Latin American agricultures</w:t>
      </w:r>
      <w:r w:rsidRPr="005E465D">
        <w:rPr>
          <w:rFonts w:eastAsia="Constantia" w:cstheme="minorHAnsi"/>
          <w:lang w:val="en-US"/>
          <w:rPrChange w:id="41" w:author="John Alexander Urrego Mesa" w:date="2026-03-13T12:32:00Z">
            <w:rPr>
              <w:rFonts w:eastAsia="Constantia" w:cstheme="minorHAnsi"/>
            </w:rPr>
          </w:rPrChange>
        </w:rPr>
        <w:t xml:space="preserve"> (Vol. 2). </w:t>
      </w:r>
      <w:r w:rsidRPr="002054B2">
        <w:rPr>
          <w:rFonts w:eastAsia="Constantia" w:cstheme="minorHAnsi"/>
          <w:lang w:val="en-US"/>
        </w:rPr>
        <w:t>Palgrave Macmillan.</w:t>
      </w:r>
    </w:p>
    <w:p w14:paraId="52893A5D" w14:textId="2E472A0B" w:rsidR="00741284" w:rsidRPr="00342386" w:rsidRDefault="00741284" w:rsidP="00741284">
      <w:pPr>
        <w:spacing w:after="0" w:line="240" w:lineRule="auto"/>
        <w:ind w:left="284" w:hanging="284"/>
        <w:rPr>
          <w:rFonts w:eastAsia="Times New Roman" w:cstheme="minorHAnsi"/>
          <w:kern w:val="0"/>
          <w:lang w:val="en-GB" w:eastAsia="es-ES"/>
          <w14:ligatures w14:val="none"/>
        </w:rPr>
      </w:pPr>
      <w:proofErr w:type="spellStart"/>
      <w:r w:rsidRPr="00342386">
        <w:rPr>
          <w:rFonts w:eastAsia="Times New Roman" w:cstheme="minorHAnsi"/>
          <w:kern w:val="0"/>
          <w:lang w:val="en-GB" w:eastAsia="es-ES"/>
          <w14:ligatures w14:val="none"/>
        </w:rPr>
        <w:lastRenderedPageBreak/>
        <w:t>LaRota</w:t>
      </w:r>
      <w:proofErr w:type="spellEnd"/>
      <w:r w:rsidRPr="00342386">
        <w:rPr>
          <w:rFonts w:eastAsia="Times New Roman" w:cstheme="minorHAnsi"/>
          <w:kern w:val="0"/>
          <w:lang w:val="en-GB" w:eastAsia="es-ES"/>
          <w14:ligatures w14:val="none"/>
        </w:rPr>
        <w:t>-Aguilera, M. J., Delgadillo-Vargas, O. L. &amp; Tello, E. (2022), ‘</w:t>
      </w:r>
      <w:proofErr w:type="spellStart"/>
      <w:r w:rsidRPr="00342386">
        <w:rPr>
          <w:rFonts w:eastAsia="Times New Roman" w:cstheme="minorHAnsi"/>
          <w:kern w:val="0"/>
          <w:lang w:val="en-GB" w:eastAsia="es-ES"/>
          <w14:ligatures w14:val="none"/>
        </w:rPr>
        <w:t>Sociometabolic</w:t>
      </w:r>
      <w:proofErr w:type="spellEnd"/>
      <w:r w:rsidRPr="00342386">
        <w:rPr>
          <w:rFonts w:eastAsia="Times New Roman" w:cstheme="minorHAnsi"/>
          <w:kern w:val="0"/>
          <w:lang w:val="en-GB" w:eastAsia="es-ES"/>
          <w14:ligatures w14:val="none"/>
        </w:rPr>
        <w:t xml:space="preserve"> research in Latin America: A review on advances and knowledge gaps in agroecological trends and rural perspectives’, </w:t>
      </w:r>
      <w:r w:rsidRPr="00342386">
        <w:rPr>
          <w:rFonts w:eastAsia="Times New Roman" w:cstheme="minorHAnsi"/>
          <w:i/>
          <w:iCs/>
          <w:kern w:val="0"/>
          <w:lang w:val="en-GB" w:eastAsia="es-ES"/>
          <w14:ligatures w14:val="none"/>
        </w:rPr>
        <w:t>Ecological Economics</w:t>
      </w:r>
      <w:r w:rsidRPr="00342386">
        <w:rPr>
          <w:rFonts w:eastAsia="Times New Roman" w:cstheme="minorHAnsi"/>
          <w:kern w:val="0"/>
          <w:lang w:val="en-GB" w:eastAsia="es-ES"/>
          <w14:ligatures w14:val="none"/>
        </w:rPr>
        <w:t xml:space="preserve"> 193, 107310.</w:t>
      </w:r>
    </w:p>
    <w:p w14:paraId="533A844B" w14:textId="7CF9A122" w:rsidR="00741284" w:rsidRPr="00342386" w:rsidRDefault="00741284" w:rsidP="00741284">
      <w:pPr>
        <w:spacing w:after="0" w:line="240" w:lineRule="auto"/>
        <w:ind w:left="284" w:hanging="284"/>
        <w:rPr>
          <w:rFonts w:eastAsia="Times New Roman" w:cstheme="minorHAnsi"/>
          <w:kern w:val="0"/>
          <w:lang w:val="en-GB" w:eastAsia="es-ES"/>
          <w14:ligatures w14:val="none"/>
        </w:rPr>
      </w:pPr>
      <w:r w:rsidRPr="00342386">
        <w:rPr>
          <w:rFonts w:eastAsia="Times New Roman" w:cstheme="minorHAnsi"/>
          <w:kern w:val="0"/>
          <w:lang w:val="en-GB" w:eastAsia="es-ES"/>
          <w14:ligatures w14:val="none"/>
        </w:rPr>
        <w:t xml:space="preserve">LeGrand, C. (1986), </w:t>
      </w:r>
      <w:r w:rsidRPr="00342386">
        <w:rPr>
          <w:rFonts w:eastAsia="Times New Roman" w:cstheme="minorHAnsi"/>
          <w:i/>
          <w:iCs/>
          <w:kern w:val="0"/>
          <w:lang w:val="en-GB" w:eastAsia="es-ES"/>
          <w14:ligatures w14:val="none"/>
        </w:rPr>
        <w:t>Frontier expansion and peasant protest in Colombia, 1850–1936</w:t>
      </w:r>
      <w:r w:rsidRPr="00342386">
        <w:rPr>
          <w:rFonts w:eastAsia="Times New Roman" w:cstheme="minorHAnsi"/>
          <w:kern w:val="0"/>
          <w:lang w:val="en-GB" w:eastAsia="es-ES"/>
          <w14:ligatures w14:val="none"/>
        </w:rPr>
        <w:t>, University of New Mexico Press.</w:t>
      </w:r>
    </w:p>
    <w:p w14:paraId="06F2167A" w14:textId="77777777" w:rsidR="00741284" w:rsidRPr="00C81B1C" w:rsidRDefault="00741284" w:rsidP="00741284">
      <w:pPr>
        <w:spacing w:after="0" w:line="240" w:lineRule="auto"/>
        <w:ind w:left="284" w:hanging="284"/>
        <w:rPr>
          <w:rFonts w:eastAsia="Times New Roman" w:cstheme="minorHAnsi"/>
          <w:kern w:val="0"/>
          <w:lang w:val="en-GB" w:eastAsia="es-ES"/>
          <w14:ligatures w14:val="none"/>
        </w:rPr>
      </w:pPr>
      <w:r w:rsidRPr="00C81B1C">
        <w:rPr>
          <w:rFonts w:eastAsia="Times New Roman" w:cstheme="minorHAnsi"/>
          <w:kern w:val="0"/>
          <w:lang w:val="en-GB" w:eastAsia="es-ES"/>
          <w14:ligatures w14:val="none"/>
        </w:rPr>
        <w:t xml:space="preserve">Leigh, G. J. (2004), </w:t>
      </w:r>
      <w:r w:rsidRPr="00C81B1C">
        <w:rPr>
          <w:rFonts w:eastAsia="Times New Roman" w:cstheme="minorHAnsi"/>
          <w:i/>
          <w:iCs/>
          <w:kern w:val="0"/>
          <w:lang w:val="en-GB" w:eastAsia="es-ES"/>
          <w14:ligatures w14:val="none"/>
        </w:rPr>
        <w:t>The world’s greatest fix: a history of nitrogen and agriculture</w:t>
      </w:r>
      <w:r w:rsidRPr="00C81B1C">
        <w:rPr>
          <w:rFonts w:eastAsia="Times New Roman" w:cstheme="minorHAnsi"/>
          <w:kern w:val="0"/>
          <w:lang w:val="en-GB" w:eastAsia="es-ES"/>
          <w14:ligatures w14:val="none"/>
        </w:rPr>
        <w:t>, Oxford University Press.</w:t>
      </w:r>
    </w:p>
    <w:p w14:paraId="799DE2EC" w14:textId="77777777" w:rsidR="00D04062" w:rsidRDefault="00741284" w:rsidP="00D04062">
      <w:pPr>
        <w:spacing w:after="0" w:line="240" w:lineRule="auto"/>
        <w:ind w:left="284" w:hanging="284"/>
        <w:rPr>
          <w:rFonts w:eastAsia="Times New Roman" w:cstheme="minorHAnsi"/>
          <w:kern w:val="0"/>
          <w:lang w:val="en-GB" w:eastAsia="es-ES"/>
          <w14:ligatures w14:val="none"/>
        </w:rPr>
      </w:pPr>
      <w:r w:rsidRPr="00D04062">
        <w:rPr>
          <w:rFonts w:eastAsia="Times New Roman" w:cstheme="minorHAnsi"/>
          <w:kern w:val="0"/>
          <w:lang w:val="en-GB" w:eastAsia="es-ES"/>
          <w14:ligatures w14:val="none"/>
        </w:rPr>
        <w:t xml:space="preserve">Maher, D. (2015), ‘Rooted in violence: Civil war, international trade and the expansion of palm oil in Colombia’, </w:t>
      </w:r>
      <w:r w:rsidRPr="00D04062">
        <w:rPr>
          <w:rFonts w:eastAsia="Times New Roman" w:cstheme="minorHAnsi"/>
          <w:i/>
          <w:iCs/>
          <w:kern w:val="0"/>
          <w:lang w:val="en-GB" w:eastAsia="es-ES"/>
          <w14:ligatures w14:val="none"/>
        </w:rPr>
        <w:t>New Political Economy</w:t>
      </w:r>
      <w:r w:rsidRPr="00D04062">
        <w:rPr>
          <w:rFonts w:eastAsia="Times New Roman" w:cstheme="minorHAnsi"/>
          <w:kern w:val="0"/>
          <w:lang w:val="en-GB" w:eastAsia="es-ES"/>
          <w14:ligatures w14:val="none"/>
        </w:rPr>
        <w:t xml:space="preserve"> 20(2), 299–330.</w:t>
      </w:r>
    </w:p>
    <w:p w14:paraId="599E4D67" w14:textId="55B03D66" w:rsidR="00D04062" w:rsidRPr="002054B2" w:rsidRDefault="00CB194E" w:rsidP="00741284">
      <w:pPr>
        <w:spacing w:after="0" w:line="240" w:lineRule="auto"/>
        <w:ind w:left="284" w:hanging="284"/>
        <w:rPr>
          <w:rFonts w:eastAsia="Times New Roman" w:cstheme="minorHAnsi"/>
          <w:kern w:val="0"/>
          <w:lang w:val="en-US" w:eastAsia="es-ES"/>
          <w14:ligatures w14:val="none"/>
        </w:rPr>
      </w:pPr>
      <w:r w:rsidRPr="002054B2">
        <w:rPr>
          <w:rFonts w:eastAsia="Times New Roman" w:cstheme="minorHAnsi"/>
          <w:kern w:val="0"/>
          <w:lang w:val="es-ES" w:eastAsia="es-ES"/>
          <w14:ligatures w14:val="none"/>
        </w:rPr>
        <w:t xml:space="preserve">Martín-Retortillo, M., Pinilla, V., Velazco, J. &amp; </w:t>
      </w:r>
      <w:proofErr w:type="spellStart"/>
      <w:r w:rsidRPr="002054B2">
        <w:rPr>
          <w:rFonts w:eastAsia="Times New Roman" w:cstheme="minorHAnsi"/>
          <w:kern w:val="0"/>
          <w:lang w:val="es-ES" w:eastAsia="es-ES"/>
          <w14:ligatures w14:val="none"/>
        </w:rPr>
        <w:t>Willebald</w:t>
      </w:r>
      <w:proofErr w:type="spellEnd"/>
      <w:r w:rsidRPr="002054B2">
        <w:rPr>
          <w:rFonts w:eastAsia="Times New Roman" w:cstheme="minorHAnsi"/>
          <w:kern w:val="0"/>
          <w:lang w:val="es-ES" w:eastAsia="es-ES"/>
          <w14:ligatures w14:val="none"/>
        </w:rPr>
        <w:t xml:space="preserve">, H. </w:t>
      </w:r>
      <w:r w:rsidR="00D04062" w:rsidRPr="002054B2">
        <w:rPr>
          <w:rFonts w:eastAsia="Times New Roman" w:cstheme="minorHAnsi"/>
          <w:kern w:val="0"/>
          <w:lang w:val="es-ES" w:eastAsia="es-ES"/>
          <w14:ligatures w14:val="none"/>
        </w:rPr>
        <w:t xml:space="preserve">(2026). </w:t>
      </w:r>
      <w:r w:rsidR="00D04062" w:rsidRPr="00D04062">
        <w:rPr>
          <w:rFonts w:eastAsia="Times New Roman" w:cstheme="minorHAnsi"/>
          <w:kern w:val="0"/>
          <w:lang w:val="en-GB" w:eastAsia="es-ES"/>
          <w14:ligatures w14:val="none"/>
        </w:rPr>
        <w:t>Between domestic and international boosts and harms: The evolution of Argentine agrarian sector, 1870-2020. In M. Martín-</w:t>
      </w:r>
      <w:proofErr w:type="spellStart"/>
      <w:r w:rsidR="00D04062" w:rsidRPr="00D04062">
        <w:rPr>
          <w:rFonts w:eastAsia="Times New Roman" w:cstheme="minorHAnsi"/>
          <w:kern w:val="0"/>
          <w:lang w:val="en-GB" w:eastAsia="es-ES"/>
          <w14:ligatures w14:val="none"/>
        </w:rPr>
        <w:t>Retortillo</w:t>
      </w:r>
      <w:proofErr w:type="spellEnd"/>
      <w:r w:rsidR="00D04062" w:rsidRPr="00D04062">
        <w:rPr>
          <w:rFonts w:eastAsia="Times New Roman" w:cstheme="minorHAnsi"/>
          <w:kern w:val="0"/>
          <w:lang w:val="en-GB" w:eastAsia="es-ES"/>
          <w14:ligatures w14:val="none"/>
        </w:rPr>
        <w:t xml:space="preserve">, V. Pinilla, J. </w:t>
      </w:r>
      <w:proofErr w:type="spellStart"/>
      <w:r w:rsidR="00D04062" w:rsidRPr="00D04062">
        <w:rPr>
          <w:rFonts w:eastAsia="Times New Roman" w:cstheme="minorHAnsi"/>
          <w:kern w:val="0"/>
          <w:lang w:val="en-GB" w:eastAsia="es-ES"/>
          <w14:ligatures w14:val="none"/>
        </w:rPr>
        <w:t>Velazco</w:t>
      </w:r>
      <w:proofErr w:type="spellEnd"/>
      <w:r w:rsidR="00D04062" w:rsidRPr="00D04062">
        <w:rPr>
          <w:rFonts w:eastAsia="Times New Roman" w:cstheme="minorHAnsi"/>
          <w:kern w:val="0"/>
          <w:lang w:val="en-GB" w:eastAsia="es-ES"/>
          <w14:ligatures w14:val="none"/>
        </w:rPr>
        <w:t xml:space="preserve"> &amp; H. </w:t>
      </w:r>
      <w:proofErr w:type="spellStart"/>
      <w:r w:rsidR="00D04062" w:rsidRPr="00D04062">
        <w:rPr>
          <w:rFonts w:eastAsia="Times New Roman" w:cstheme="minorHAnsi"/>
          <w:kern w:val="0"/>
          <w:lang w:val="en-GB" w:eastAsia="es-ES"/>
          <w14:ligatures w14:val="none"/>
        </w:rPr>
        <w:t>Willebald</w:t>
      </w:r>
      <w:proofErr w:type="spellEnd"/>
      <w:r w:rsidR="00D04062" w:rsidRPr="00D04062">
        <w:rPr>
          <w:rFonts w:eastAsia="Times New Roman" w:cstheme="minorHAnsi"/>
          <w:kern w:val="0"/>
          <w:lang w:val="en-GB" w:eastAsia="es-ES"/>
          <w14:ligatures w14:val="none"/>
        </w:rPr>
        <w:t xml:space="preserve"> (Eds.), </w:t>
      </w:r>
      <w:r w:rsidR="00D04062" w:rsidRPr="00D04062">
        <w:rPr>
          <w:rFonts w:eastAsia="Times New Roman" w:cstheme="minorHAnsi"/>
          <w:i/>
          <w:iCs/>
          <w:kern w:val="0"/>
          <w:lang w:val="en-GB" w:eastAsia="es-ES"/>
          <w14:ligatures w14:val="none"/>
        </w:rPr>
        <w:t>150 years of Latin American agricultures: Persistence, evolution and change (1870-2020)</w:t>
      </w:r>
      <w:r w:rsidR="00D04062" w:rsidRPr="00D04062">
        <w:rPr>
          <w:rFonts w:eastAsia="Times New Roman" w:cstheme="minorHAnsi"/>
          <w:kern w:val="0"/>
          <w:lang w:val="en-GB" w:eastAsia="es-ES"/>
          <w14:ligatures w14:val="none"/>
        </w:rPr>
        <w:t xml:space="preserve">. </w:t>
      </w:r>
      <w:r w:rsidR="00D04062" w:rsidRPr="002054B2">
        <w:rPr>
          <w:rFonts w:eastAsia="Times New Roman" w:cstheme="minorHAnsi"/>
          <w:kern w:val="0"/>
          <w:lang w:val="en-US" w:eastAsia="es-ES"/>
          <w14:ligatures w14:val="none"/>
        </w:rPr>
        <w:t>Palgrave Macmillan.</w:t>
      </w:r>
    </w:p>
    <w:p w14:paraId="29475E88" w14:textId="2B077EF5" w:rsidR="00741284" w:rsidRPr="00C81B1C" w:rsidRDefault="00741284" w:rsidP="00741284">
      <w:pPr>
        <w:spacing w:after="0" w:line="240" w:lineRule="auto"/>
        <w:ind w:left="284" w:hanging="284"/>
        <w:rPr>
          <w:rFonts w:eastAsia="Times New Roman" w:cstheme="minorHAnsi"/>
          <w:kern w:val="0"/>
          <w:lang w:val="en-GB" w:eastAsia="es-ES"/>
          <w14:ligatures w14:val="none"/>
        </w:rPr>
      </w:pPr>
      <w:r w:rsidRPr="00D04062">
        <w:rPr>
          <w:rFonts w:eastAsia="Times New Roman" w:cstheme="minorHAnsi"/>
          <w:kern w:val="0"/>
          <w:lang w:val="en-GB" w:eastAsia="es-ES"/>
          <w14:ligatures w14:val="none"/>
        </w:rPr>
        <w:t xml:space="preserve">McKay, B. M., </w:t>
      </w:r>
      <w:proofErr w:type="spellStart"/>
      <w:r w:rsidRPr="00D04062">
        <w:rPr>
          <w:rFonts w:eastAsia="Times New Roman" w:cstheme="minorHAnsi"/>
          <w:kern w:val="0"/>
          <w:lang w:val="en-GB" w:eastAsia="es-ES"/>
          <w14:ligatures w14:val="none"/>
        </w:rPr>
        <w:t>Fradejas</w:t>
      </w:r>
      <w:proofErr w:type="spellEnd"/>
      <w:r w:rsidRPr="00D04062">
        <w:rPr>
          <w:rFonts w:eastAsia="Times New Roman" w:cstheme="minorHAnsi"/>
          <w:kern w:val="0"/>
          <w:lang w:val="en-GB" w:eastAsia="es-ES"/>
          <w14:ligatures w14:val="none"/>
        </w:rPr>
        <w:t xml:space="preserve">, A. A. &amp; </w:t>
      </w:r>
      <w:proofErr w:type="spellStart"/>
      <w:r w:rsidRPr="00D04062">
        <w:rPr>
          <w:rFonts w:eastAsia="Times New Roman" w:cstheme="minorHAnsi"/>
          <w:kern w:val="0"/>
          <w:lang w:val="en-GB" w:eastAsia="es-ES"/>
          <w14:ligatures w14:val="none"/>
        </w:rPr>
        <w:t>Ezquerro</w:t>
      </w:r>
      <w:proofErr w:type="spellEnd"/>
      <w:r w:rsidRPr="00D04062">
        <w:rPr>
          <w:rFonts w:eastAsia="Times New Roman" w:cstheme="minorHAnsi"/>
          <w:kern w:val="0"/>
          <w:lang w:val="en-GB" w:eastAsia="es-ES"/>
          <w14:ligatures w14:val="none"/>
        </w:rPr>
        <w:t xml:space="preserve">-Cañete, A. (2021), </w:t>
      </w:r>
      <w:r w:rsidRPr="00D04062">
        <w:rPr>
          <w:rFonts w:eastAsia="Times New Roman" w:cstheme="minorHAnsi"/>
          <w:i/>
          <w:iCs/>
          <w:kern w:val="0"/>
          <w:lang w:val="en-GB" w:eastAsia="es-ES"/>
          <w14:ligatures w14:val="none"/>
        </w:rPr>
        <w:t xml:space="preserve">Agrarian </w:t>
      </w:r>
      <w:proofErr w:type="spellStart"/>
      <w:r w:rsidRPr="00D04062">
        <w:rPr>
          <w:rFonts w:eastAsia="Times New Roman" w:cstheme="minorHAnsi"/>
          <w:i/>
          <w:iCs/>
          <w:kern w:val="0"/>
          <w:lang w:val="en-GB" w:eastAsia="es-ES"/>
          <w14:ligatures w14:val="none"/>
        </w:rPr>
        <w:t>Extractivism</w:t>
      </w:r>
      <w:proofErr w:type="spellEnd"/>
      <w:r w:rsidRPr="00D04062">
        <w:rPr>
          <w:rFonts w:eastAsia="Times New Roman" w:cstheme="minorHAnsi"/>
          <w:i/>
          <w:iCs/>
          <w:kern w:val="0"/>
          <w:lang w:val="en-GB" w:eastAsia="es-ES"/>
          <w14:ligatures w14:val="none"/>
        </w:rPr>
        <w:t xml:space="preserve"> in Latin</w:t>
      </w:r>
      <w:r w:rsidRPr="00C81B1C">
        <w:rPr>
          <w:rFonts w:eastAsia="Times New Roman" w:cstheme="minorHAnsi"/>
          <w:i/>
          <w:iCs/>
          <w:kern w:val="0"/>
          <w:lang w:val="en-GB" w:eastAsia="es-ES"/>
          <w14:ligatures w14:val="none"/>
        </w:rPr>
        <w:t xml:space="preserve"> America, </w:t>
      </w:r>
      <w:r w:rsidRPr="00C81B1C">
        <w:rPr>
          <w:rFonts w:eastAsia="Times New Roman" w:cstheme="minorHAnsi"/>
          <w:kern w:val="0"/>
          <w:lang w:val="en-GB" w:eastAsia="es-ES"/>
          <w14:ligatures w14:val="none"/>
        </w:rPr>
        <w:t>Routledge, London</w:t>
      </w:r>
      <w:r w:rsidRPr="00C81B1C">
        <w:rPr>
          <w:rFonts w:eastAsia="Times New Roman" w:cstheme="minorHAnsi"/>
          <w:i/>
          <w:iCs/>
          <w:kern w:val="0"/>
          <w:lang w:val="en-GB" w:eastAsia="es-ES"/>
          <w14:ligatures w14:val="none"/>
        </w:rPr>
        <w:t>.</w:t>
      </w:r>
    </w:p>
    <w:p w14:paraId="320241DA" w14:textId="77777777" w:rsidR="00741284" w:rsidRPr="00C81B1C" w:rsidRDefault="00741284" w:rsidP="00741284">
      <w:pPr>
        <w:spacing w:after="0" w:line="240" w:lineRule="auto"/>
        <w:ind w:left="284" w:hanging="284"/>
        <w:rPr>
          <w:rFonts w:eastAsia="Times New Roman" w:cstheme="minorHAnsi"/>
          <w:kern w:val="0"/>
          <w:lang w:val="en-GB" w:eastAsia="es-ES"/>
          <w14:ligatures w14:val="none"/>
        </w:rPr>
      </w:pPr>
      <w:r w:rsidRPr="00C81B1C">
        <w:rPr>
          <w:rFonts w:eastAsia="Times New Roman" w:cstheme="minorHAnsi"/>
          <w:kern w:val="0"/>
          <w:lang w:val="en-GB" w:eastAsia="es-ES"/>
          <w14:ligatures w14:val="none"/>
        </w:rPr>
        <w:t xml:space="preserve">McMichael, P. (2013), </w:t>
      </w:r>
      <w:r w:rsidRPr="00C81B1C">
        <w:rPr>
          <w:rFonts w:eastAsia="Times New Roman" w:cstheme="minorHAnsi"/>
          <w:i/>
          <w:iCs/>
          <w:kern w:val="0"/>
          <w:lang w:val="en-GB" w:eastAsia="es-ES"/>
          <w14:ligatures w14:val="none"/>
        </w:rPr>
        <w:t>Food regimes and agrarian questions</w:t>
      </w:r>
      <w:r w:rsidRPr="00C81B1C">
        <w:rPr>
          <w:rFonts w:eastAsia="Times New Roman" w:cstheme="minorHAnsi"/>
          <w:kern w:val="0"/>
          <w:lang w:val="en-GB" w:eastAsia="es-ES"/>
          <w14:ligatures w14:val="none"/>
        </w:rPr>
        <w:t>, Fernwood Publishing.</w:t>
      </w:r>
    </w:p>
    <w:p w14:paraId="1BA515C0" w14:textId="77777777" w:rsidR="00741284" w:rsidRPr="00C81B1C" w:rsidRDefault="00741284" w:rsidP="00741284">
      <w:pPr>
        <w:spacing w:after="0" w:line="240" w:lineRule="auto"/>
        <w:ind w:left="284" w:hanging="284"/>
        <w:rPr>
          <w:rFonts w:eastAsia="Times New Roman" w:cstheme="minorHAnsi"/>
          <w:kern w:val="0"/>
          <w:lang w:val="en-GB" w:eastAsia="es-ES"/>
          <w14:ligatures w14:val="none"/>
        </w:rPr>
      </w:pPr>
      <w:r w:rsidRPr="00C81B1C">
        <w:rPr>
          <w:rFonts w:eastAsia="Times New Roman" w:cstheme="minorHAnsi"/>
          <w:kern w:val="0"/>
          <w:lang w:val="en-GB" w:eastAsia="es-ES"/>
          <w14:ligatures w14:val="none"/>
        </w:rPr>
        <w:t xml:space="preserve">Minx, J. C., Lamb, W. F., Andrew, R. M., </w:t>
      </w:r>
      <w:proofErr w:type="spellStart"/>
      <w:r w:rsidRPr="00C81B1C">
        <w:rPr>
          <w:rFonts w:eastAsia="Times New Roman" w:cstheme="minorHAnsi"/>
          <w:kern w:val="0"/>
          <w:lang w:val="en-GB" w:eastAsia="es-ES"/>
          <w14:ligatures w14:val="none"/>
        </w:rPr>
        <w:t>Canadell</w:t>
      </w:r>
      <w:proofErr w:type="spellEnd"/>
      <w:r w:rsidRPr="00C81B1C">
        <w:rPr>
          <w:rFonts w:eastAsia="Times New Roman" w:cstheme="minorHAnsi"/>
          <w:kern w:val="0"/>
          <w:lang w:val="en-GB" w:eastAsia="es-ES"/>
          <w14:ligatures w14:val="none"/>
        </w:rPr>
        <w:t xml:space="preserve">, J. G., </w:t>
      </w:r>
      <w:proofErr w:type="spellStart"/>
      <w:r w:rsidRPr="00C81B1C">
        <w:rPr>
          <w:rFonts w:eastAsia="Times New Roman" w:cstheme="minorHAnsi"/>
          <w:kern w:val="0"/>
          <w:lang w:val="en-GB" w:eastAsia="es-ES"/>
          <w14:ligatures w14:val="none"/>
        </w:rPr>
        <w:t>Crippa</w:t>
      </w:r>
      <w:proofErr w:type="spellEnd"/>
      <w:r w:rsidRPr="00C81B1C">
        <w:rPr>
          <w:rFonts w:eastAsia="Times New Roman" w:cstheme="minorHAnsi"/>
          <w:kern w:val="0"/>
          <w:lang w:val="en-GB" w:eastAsia="es-ES"/>
          <w14:ligatures w14:val="none"/>
        </w:rPr>
        <w:t xml:space="preserve">, M., </w:t>
      </w:r>
      <w:proofErr w:type="spellStart"/>
      <w:r w:rsidRPr="00C81B1C">
        <w:rPr>
          <w:rFonts w:eastAsia="Times New Roman" w:cstheme="minorHAnsi"/>
          <w:kern w:val="0"/>
          <w:lang w:val="en-GB" w:eastAsia="es-ES"/>
          <w14:ligatures w14:val="none"/>
        </w:rPr>
        <w:t>Döbbeling</w:t>
      </w:r>
      <w:proofErr w:type="spellEnd"/>
      <w:r w:rsidRPr="00C81B1C">
        <w:rPr>
          <w:rFonts w:eastAsia="Times New Roman" w:cstheme="minorHAnsi"/>
          <w:kern w:val="0"/>
          <w:lang w:val="en-GB" w:eastAsia="es-ES"/>
          <w14:ligatures w14:val="none"/>
        </w:rPr>
        <w:t xml:space="preserve">, N., Forster, P. M., </w:t>
      </w:r>
      <w:proofErr w:type="spellStart"/>
      <w:r w:rsidRPr="00C81B1C">
        <w:rPr>
          <w:rFonts w:eastAsia="Times New Roman" w:cstheme="minorHAnsi"/>
          <w:kern w:val="0"/>
          <w:lang w:val="en-GB" w:eastAsia="es-ES"/>
          <w14:ligatures w14:val="none"/>
        </w:rPr>
        <w:t>Guizzardi</w:t>
      </w:r>
      <w:proofErr w:type="spellEnd"/>
      <w:r w:rsidRPr="00C81B1C">
        <w:rPr>
          <w:rFonts w:eastAsia="Times New Roman" w:cstheme="minorHAnsi"/>
          <w:kern w:val="0"/>
          <w:lang w:val="en-GB" w:eastAsia="es-ES"/>
          <w14:ligatures w14:val="none"/>
        </w:rPr>
        <w:t xml:space="preserve">, D., Olivier, J., Peters, G. P. et al. (2021), ‘A comprehensive dataset for global, regional and national greenhouse gas emissions by sector 1970–2019’, </w:t>
      </w:r>
      <w:r w:rsidRPr="00C81B1C">
        <w:rPr>
          <w:rFonts w:eastAsia="Times New Roman" w:cstheme="minorHAnsi"/>
          <w:i/>
          <w:iCs/>
          <w:kern w:val="0"/>
          <w:lang w:val="en-GB" w:eastAsia="es-ES"/>
          <w14:ligatures w14:val="none"/>
        </w:rPr>
        <w:t>Earth System Science Data Discussions</w:t>
      </w:r>
      <w:r w:rsidRPr="00C81B1C">
        <w:rPr>
          <w:rFonts w:eastAsia="Times New Roman" w:cstheme="minorHAnsi"/>
          <w:kern w:val="0"/>
          <w:lang w:val="en-GB" w:eastAsia="es-ES"/>
          <w14:ligatures w14:val="none"/>
        </w:rPr>
        <w:t xml:space="preserve"> 2021, 1–63.</w:t>
      </w:r>
    </w:p>
    <w:p w14:paraId="27401A27" w14:textId="77777777" w:rsidR="00741284" w:rsidRPr="00C81B1C" w:rsidRDefault="00741284" w:rsidP="00741284">
      <w:pPr>
        <w:spacing w:after="0" w:line="240" w:lineRule="auto"/>
        <w:ind w:left="284" w:hanging="284"/>
        <w:rPr>
          <w:rFonts w:eastAsia="Times New Roman" w:cstheme="minorHAnsi"/>
          <w:kern w:val="0"/>
          <w:lang w:val="es-ES" w:eastAsia="es-ES"/>
          <w14:ligatures w14:val="none"/>
        </w:rPr>
      </w:pPr>
      <w:r w:rsidRPr="00C81B1C">
        <w:rPr>
          <w:rFonts w:eastAsia="Times New Roman" w:cstheme="minorHAnsi"/>
          <w:kern w:val="0"/>
          <w:lang w:val="es-ES" w:eastAsia="es-ES"/>
          <w14:ligatures w14:val="none"/>
        </w:rPr>
        <w:t xml:space="preserve">Montero, A. (2024), ‘Entre la frontera nacional y transnacional: la expansión del banano en Costa Rica en el contexto de su </w:t>
      </w:r>
      <w:proofErr w:type="spellStart"/>
      <w:r w:rsidRPr="00C81B1C">
        <w:rPr>
          <w:rFonts w:eastAsia="Times New Roman" w:cstheme="minorHAnsi"/>
          <w:kern w:val="0"/>
          <w:lang w:val="es-ES" w:eastAsia="es-ES"/>
          <w14:ligatures w14:val="none"/>
        </w:rPr>
        <w:t>comoditización</w:t>
      </w:r>
      <w:proofErr w:type="spellEnd"/>
      <w:r w:rsidRPr="00C81B1C">
        <w:rPr>
          <w:rFonts w:eastAsia="Times New Roman" w:cstheme="minorHAnsi"/>
          <w:kern w:val="0"/>
          <w:lang w:val="es-ES" w:eastAsia="es-ES"/>
          <w14:ligatures w14:val="none"/>
        </w:rPr>
        <w:t xml:space="preserve"> (1899–1930)’, </w:t>
      </w:r>
      <w:r w:rsidRPr="00C81B1C">
        <w:rPr>
          <w:rFonts w:eastAsia="Times New Roman" w:cstheme="minorHAnsi"/>
          <w:i/>
          <w:iCs/>
          <w:kern w:val="0"/>
          <w:lang w:val="es-ES" w:eastAsia="es-ES"/>
          <w14:ligatures w14:val="none"/>
        </w:rPr>
        <w:t>Historia Agraria de América Latina</w:t>
      </w:r>
      <w:r w:rsidRPr="00C81B1C">
        <w:rPr>
          <w:rFonts w:eastAsia="Times New Roman" w:cstheme="minorHAnsi"/>
          <w:kern w:val="0"/>
          <w:lang w:val="es-ES" w:eastAsia="es-ES"/>
          <w14:ligatures w14:val="none"/>
        </w:rPr>
        <w:t xml:space="preserve"> 5(02), 1–28.</w:t>
      </w:r>
    </w:p>
    <w:p w14:paraId="613814DF" w14:textId="77777777" w:rsidR="00741284" w:rsidRPr="00C81B1C" w:rsidRDefault="00741284" w:rsidP="00741284">
      <w:pPr>
        <w:spacing w:after="0" w:line="240" w:lineRule="auto"/>
        <w:ind w:left="284" w:hanging="284"/>
        <w:rPr>
          <w:rFonts w:eastAsia="Times New Roman" w:cstheme="minorHAnsi"/>
          <w:kern w:val="0"/>
          <w:lang w:val="es-ES" w:eastAsia="es-ES"/>
          <w14:ligatures w14:val="none"/>
        </w:rPr>
      </w:pPr>
      <w:r w:rsidRPr="00C81B1C">
        <w:rPr>
          <w:rFonts w:eastAsia="Times New Roman" w:cstheme="minorHAnsi"/>
          <w:kern w:val="0"/>
          <w:lang w:val="en-GB" w:eastAsia="es-ES"/>
          <w14:ligatures w14:val="none"/>
        </w:rPr>
        <w:t xml:space="preserve">Montero-Mora, A. &amp; Goebel-Mc Dermott, A. (2023), ‘Socioecological transformations at the specialized productive space in coffee and sugarcane in the context of the Green Revolution. </w:t>
      </w:r>
      <w:r w:rsidRPr="00C81B1C">
        <w:rPr>
          <w:rFonts w:eastAsia="Times New Roman" w:cstheme="minorHAnsi"/>
          <w:kern w:val="0"/>
          <w:lang w:val="es-ES" w:eastAsia="es-ES"/>
          <w14:ligatures w14:val="none"/>
        </w:rPr>
        <w:t xml:space="preserve">Costa Rica (1955–1973)’, </w:t>
      </w:r>
      <w:proofErr w:type="spellStart"/>
      <w:r w:rsidRPr="00C81B1C">
        <w:rPr>
          <w:rFonts w:eastAsia="Times New Roman" w:cstheme="minorHAnsi"/>
          <w:i/>
          <w:iCs/>
          <w:kern w:val="0"/>
          <w:lang w:val="es-ES" w:eastAsia="es-ES"/>
          <w14:ligatures w14:val="none"/>
        </w:rPr>
        <w:t>Ecological</w:t>
      </w:r>
      <w:proofErr w:type="spellEnd"/>
      <w:r w:rsidRPr="00C81B1C">
        <w:rPr>
          <w:rFonts w:eastAsia="Times New Roman" w:cstheme="minorHAnsi"/>
          <w:i/>
          <w:iCs/>
          <w:kern w:val="0"/>
          <w:lang w:val="es-ES" w:eastAsia="es-ES"/>
          <w14:ligatures w14:val="none"/>
        </w:rPr>
        <w:t xml:space="preserve"> </w:t>
      </w:r>
      <w:proofErr w:type="spellStart"/>
      <w:r w:rsidRPr="00C81B1C">
        <w:rPr>
          <w:rFonts w:eastAsia="Times New Roman" w:cstheme="minorHAnsi"/>
          <w:i/>
          <w:iCs/>
          <w:kern w:val="0"/>
          <w:lang w:val="es-ES" w:eastAsia="es-ES"/>
          <w14:ligatures w14:val="none"/>
        </w:rPr>
        <w:t>Economics</w:t>
      </w:r>
      <w:proofErr w:type="spellEnd"/>
      <w:r w:rsidRPr="00C81B1C">
        <w:rPr>
          <w:rFonts w:eastAsia="Times New Roman" w:cstheme="minorHAnsi"/>
          <w:kern w:val="0"/>
          <w:lang w:val="es-ES" w:eastAsia="es-ES"/>
          <w14:ligatures w14:val="none"/>
        </w:rPr>
        <w:t xml:space="preserve"> 208, 107790.</w:t>
      </w:r>
    </w:p>
    <w:p w14:paraId="3F858C86" w14:textId="77777777" w:rsidR="00741284" w:rsidRDefault="00741284" w:rsidP="00741284">
      <w:pPr>
        <w:spacing w:after="0" w:line="240" w:lineRule="auto"/>
        <w:ind w:left="284" w:hanging="284"/>
        <w:rPr>
          <w:rFonts w:eastAsia="Times New Roman" w:cstheme="minorHAnsi"/>
          <w:kern w:val="0"/>
          <w:lang w:val="es-ES" w:eastAsia="es-ES"/>
          <w14:ligatures w14:val="none"/>
        </w:rPr>
      </w:pPr>
      <w:r w:rsidRPr="00C81B1C">
        <w:rPr>
          <w:rFonts w:eastAsia="Times New Roman" w:cstheme="minorHAnsi"/>
          <w:kern w:val="0"/>
          <w:lang w:val="es-ES" w:eastAsia="es-ES"/>
          <w14:ligatures w14:val="none"/>
        </w:rPr>
        <w:t xml:space="preserve">Nagy, M. (2022), ‘¿Cuántas y quiénes? La venta de las tierras de la conquista del desierto (1879–1885) en Buenos Aires, Córdoba y en el Territorio Nacional de La Pampa’, </w:t>
      </w:r>
      <w:r w:rsidRPr="00C81B1C">
        <w:rPr>
          <w:rFonts w:eastAsia="Times New Roman" w:cstheme="minorHAnsi"/>
          <w:i/>
          <w:iCs/>
          <w:kern w:val="0"/>
          <w:lang w:val="es-ES" w:eastAsia="es-ES"/>
          <w14:ligatures w14:val="none"/>
        </w:rPr>
        <w:t>Diálogo Andino</w:t>
      </w:r>
      <w:r w:rsidRPr="00C81B1C">
        <w:rPr>
          <w:rFonts w:eastAsia="Times New Roman" w:cstheme="minorHAnsi"/>
          <w:kern w:val="0"/>
          <w:lang w:val="es-ES" w:eastAsia="es-ES"/>
          <w14:ligatures w14:val="none"/>
        </w:rPr>
        <w:t xml:space="preserve"> (68), 134–150.</w:t>
      </w:r>
    </w:p>
    <w:p w14:paraId="5045C207" w14:textId="1EFF6865" w:rsidR="002D4DBE" w:rsidRPr="00D5666A" w:rsidRDefault="002D4DBE" w:rsidP="002D4DBE">
      <w:pPr>
        <w:spacing w:after="0" w:line="240" w:lineRule="auto"/>
        <w:ind w:left="284" w:hanging="284"/>
        <w:rPr>
          <w:rFonts w:eastAsia="Times New Roman" w:cstheme="minorHAnsi"/>
          <w:kern w:val="0"/>
          <w:lang w:val="en-GB" w:eastAsia="es-ES"/>
          <w14:ligatures w14:val="none"/>
        </w:rPr>
      </w:pPr>
      <w:r w:rsidRPr="00D5666A">
        <w:rPr>
          <w:rFonts w:eastAsia="Times New Roman" w:cstheme="minorHAnsi"/>
          <w:kern w:val="0"/>
          <w:lang w:val="en-GB" w:eastAsia="es-ES"/>
          <w14:ligatures w14:val="none"/>
        </w:rPr>
        <w:t xml:space="preserve">Nash, M. H. (2022), ‘The 201 most (&amp; least) biodiverse </w:t>
      </w:r>
      <w:proofErr w:type="gramStart"/>
      <w:r w:rsidRPr="00D5666A">
        <w:rPr>
          <w:rFonts w:eastAsia="Times New Roman" w:cstheme="minorHAnsi"/>
          <w:kern w:val="0"/>
          <w:lang w:val="en-GB" w:eastAsia="es-ES"/>
          <w14:ligatures w14:val="none"/>
        </w:rPr>
        <w:t>countries’</w:t>
      </w:r>
      <w:proofErr w:type="gramEnd"/>
      <w:r w:rsidRPr="00D5666A">
        <w:rPr>
          <w:rFonts w:eastAsia="Times New Roman" w:cstheme="minorHAnsi"/>
          <w:kern w:val="0"/>
          <w:lang w:val="en-GB" w:eastAsia="es-ES"/>
          <w14:ligatures w14:val="none"/>
        </w:rPr>
        <w:t xml:space="preserve">. </w:t>
      </w:r>
      <w:hyperlink r:id="rId22" w:history="1">
        <w:r w:rsidR="000B1179" w:rsidRPr="004E2481">
          <w:rPr>
            <w:rStyle w:val="Hipervnculo"/>
            <w:rFonts w:eastAsia="Times New Roman" w:cstheme="minorHAnsi"/>
            <w:kern w:val="0"/>
            <w:lang w:val="en-GB" w:eastAsia="es-ES"/>
            <w14:ligatures w14:val="none"/>
          </w:rPr>
          <w:t>https://theswiftest.com/biodiversity-index/</w:t>
        </w:r>
      </w:hyperlink>
    </w:p>
    <w:p w14:paraId="43D636AE" w14:textId="77777777" w:rsidR="00741284" w:rsidRPr="00C81B1C" w:rsidRDefault="00741284" w:rsidP="00741284">
      <w:pPr>
        <w:spacing w:after="0" w:line="240" w:lineRule="auto"/>
        <w:ind w:left="284" w:hanging="284"/>
        <w:rPr>
          <w:rFonts w:eastAsia="Times New Roman" w:cstheme="minorHAnsi"/>
          <w:kern w:val="0"/>
          <w:lang w:val="en-GB" w:eastAsia="es-ES"/>
          <w14:ligatures w14:val="none"/>
        </w:rPr>
      </w:pPr>
      <w:r w:rsidRPr="00C81B1C">
        <w:rPr>
          <w:rFonts w:eastAsia="Times New Roman" w:cstheme="minorHAnsi"/>
          <w:kern w:val="0"/>
          <w:lang w:val="en-GB" w:eastAsia="es-ES"/>
          <w14:ligatures w14:val="none"/>
        </w:rPr>
        <w:t xml:space="preserve">Norberg, M. B. (2019), </w:t>
      </w:r>
      <w:r w:rsidRPr="00C81B1C">
        <w:rPr>
          <w:rFonts w:eastAsia="Times New Roman" w:cstheme="minorHAnsi"/>
          <w:i/>
          <w:iCs/>
          <w:kern w:val="0"/>
          <w:lang w:val="en-GB" w:eastAsia="es-ES"/>
          <w14:ligatures w14:val="none"/>
        </w:rPr>
        <w:t>The Political Economy of Agrarian Change in Latin America: Argentina, Paraguay and Uruguay</w:t>
      </w:r>
      <w:r w:rsidRPr="00C81B1C">
        <w:rPr>
          <w:rFonts w:eastAsia="Times New Roman" w:cstheme="minorHAnsi"/>
          <w:kern w:val="0"/>
          <w:lang w:val="en-GB" w:eastAsia="es-ES"/>
          <w14:ligatures w14:val="none"/>
        </w:rPr>
        <w:t>, Springer.</w:t>
      </w:r>
    </w:p>
    <w:p w14:paraId="0BFC91CC" w14:textId="77777777" w:rsidR="00741284" w:rsidRPr="00C81B1C" w:rsidRDefault="00741284" w:rsidP="00741284">
      <w:pPr>
        <w:spacing w:after="0" w:line="240" w:lineRule="auto"/>
        <w:ind w:left="284" w:hanging="284"/>
        <w:rPr>
          <w:rFonts w:eastAsia="Times New Roman" w:cstheme="minorHAnsi"/>
          <w:kern w:val="0"/>
          <w:lang w:val="es-ES" w:eastAsia="es-ES"/>
          <w14:ligatures w14:val="none"/>
        </w:rPr>
      </w:pPr>
      <w:r w:rsidRPr="00C81B1C">
        <w:rPr>
          <w:rFonts w:eastAsia="Times New Roman" w:cstheme="minorHAnsi"/>
          <w:kern w:val="0"/>
          <w:lang w:val="es-ES" w:eastAsia="es-ES"/>
          <w14:ligatures w14:val="none"/>
        </w:rPr>
        <w:t xml:space="preserve">Ocampo, J. A., </w:t>
      </w:r>
      <w:proofErr w:type="spellStart"/>
      <w:r w:rsidRPr="00C81B1C">
        <w:rPr>
          <w:rFonts w:eastAsia="Times New Roman" w:cstheme="minorHAnsi"/>
          <w:kern w:val="0"/>
          <w:lang w:val="es-ES" w:eastAsia="es-ES"/>
          <w14:ligatures w14:val="none"/>
        </w:rPr>
        <w:t>Stallings</w:t>
      </w:r>
      <w:proofErr w:type="spellEnd"/>
      <w:r w:rsidRPr="00C81B1C">
        <w:rPr>
          <w:rFonts w:eastAsia="Times New Roman" w:cstheme="minorHAnsi"/>
          <w:kern w:val="0"/>
          <w:lang w:val="es-ES" w:eastAsia="es-ES"/>
          <w14:ligatures w14:val="none"/>
        </w:rPr>
        <w:t xml:space="preserve">, B., Bustillo, I., Velloso, H. &amp; Frenkel, R. (2014), </w:t>
      </w:r>
      <w:r w:rsidRPr="00C81B1C">
        <w:rPr>
          <w:rFonts w:eastAsia="Times New Roman" w:cstheme="minorHAnsi"/>
          <w:i/>
          <w:iCs/>
          <w:kern w:val="0"/>
          <w:lang w:val="es-ES" w:eastAsia="es-ES"/>
          <w14:ligatures w14:val="none"/>
        </w:rPr>
        <w:t>La crisis latinoamericana de la deuda desde la perspectiva histórica</w:t>
      </w:r>
      <w:r w:rsidRPr="00C81B1C">
        <w:rPr>
          <w:rFonts w:eastAsia="Times New Roman" w:cstheme="minorHAnsi"/>
          <w:kern w:val="0"/>
          <w:lang w:val="es-ES" w:eastAsia="es-ES"/>
          <w14:ligatures w14:val="none"/>
        </w:rPr>
        <w:t>, CEPAL.</w:t>
      </w:r>
    </w:p>
    <w:p w14:paraId="72BBB59E" w14:textId="77777777" w:rsidR="00741284" w:rsidRPr="00C81B1C" w:rsidRDefault="00741284" w:rsidP="00741284">
      <w:pPr>
        <w:spacing w:after="0" w:line="240" w:lineRule="auto"/>
        <w:ind w:left="284" w:hanging="284"/>
        <w:rPr>
          <w:rFonts w:eastAsia="Times New Roman" w:cstheme="minorHAnsi"/>
          <w:kern w:val="0"/>
          <w:lang w:val="en-GB" w:eastAsia="es-ES"/>
          <w14:ligatures w14:val="none"/>
        </w:rPr>
      </w:pPr>
      <w:proofErr w:type="spellStart"/>
      <w:r w:rsidRPr="00C81B1C">
        <w:rPr>
          <w:rFonts w:eastAsia="Times New Roman" w:cstheme="minorHAnsi"/>
          <w:kern w:val="0"/>
          <w:lang w:val="en-GB" w:eastAsia="es-ES"/>
          <w14:ligatures w14:val="none"/>
        </w:rPr>
        <w:t>Pendrill</w:t>
      </w:r>
      <w:proofErr w:type="spellEnd"/>
      <w:r w:rsidRPr="00C81B1C">
        <w:rPr>
          <w:rFonts w:eastAsia="Times New Roman" w:cstheme="minorHAnsi"/>
          <w:kern w:val="0"/>
          <w:lang w:val="en-GB" w:eastAsia="es-ES"/>
          <w14:ligatures w14:val="none"/>
        </w:rPr>
        <w:t xml:space="preserve">, F., Persson, U. M., </w:t>
      </w:r>
      <w:proofErr w:type="spellStart"/>
      <w:r w:rsidRPr="00C81B1C">
        <w:rPr>
          <w:rFonts w:eastAsia="Times New Roman" w:cstheme="minorHAnsi"/>
          <w:kern w:val="0"/>
          <w:lang w:val="en-GB" w:eastAsia="es-ES"/>
          <w14:ligatures w14:val="none"/>
        </w:rPr>
        <w:t>Godar</w:t>
      </w:r>
      <w:proofErr w:type="spellEnd"/>
      <w:r w:rsidRPr="00C81B1C">
        <w:rPr>
          <w:rFonts w:eastAsia="Times New Roman" w:cstheme="minorHAnsi"/>
          <w:kern w:val="0"/>
          <w:lang w:val="en-GB" w:eastAsia="es-ES"/>
          <w14:ligatures w14:val="none"/>
        </w:rPr>
        <w:t xml:space="preserve">, J., Kastner, T., Moran, D., Schmidt, S. &amp; Wood, R. (2019), ‘Agricultural and forestry trade drives large share of tropical deforestation emissions’, </w:t>
      </w:r>
      <w:r w:rsidRPr="00C81B1C">
        <w:rPr>
          <w:rFonts w:eastAsia="Times New Roman" w:cstheme="minorHAnsi"/>
          <w:i/>
          <w:iCs/>
          <w:kern w:val="0"/>
          <w:lang w:val="en-GB" w:eastAsia="es-ES"/>
          <w14:ligatures w14:val="none"/>
        </w:rPr>
        <w:t>Global Environmental Change</w:t>
      </w:r>
      <w:r w:rsidRPr="00C81B1C">
        <w:rPr>
          <w:rFonts w:eastAsia="Times New Roman" w:cstheme="minorHAnsi"/>
          <w:kern w:val="0"/>
          <w:lang w:val="en-GB" w:eastAsia="es-ES"/>
          <w14:ligatures w14:val="none"/>
        </w:rPr>
        <w:t xml:space="preserve"> 56, 1–10.</w:t>
      </w:r>
    </w:p>
    <w:p w14:paraId="263358F3" w14:textId="77777777" w:rsidR="00741284" w:rsidRPr="00C81B1C" w:rsidRDefault="00741284" w:rsidP="00741284">
      <w:pPr>
        <w:spacing w:after="0" w:line="240" w:lineRule="auto"/>
        <w:ind w:left="284" w:hanging="284"/>
        <w:rPr>
          <w:rFonts w:eastAsia="Times New Roman" w:cstheme="minorHAnsi"/>
          <w:kern w:val="0"/>
          <w:lang w:val="es-ES" w:eastAsia="es-ES"/>
          <w14:ligatures w14:val="none"/>
        </w:rPr>
      </w:pPr>
      <w:proofErr w:type="spellStart"/>
      <w:r w:rsidRPr="00C81B1C">
        <w:rPr>
          <w:rFonts w:eastAsia="Times New Roman" w:cstheme="minorHAnsi"/>
          <w:kern w:val="0"/>
          <w:lang w:val="es-ES" w:eastAsia="es-ES"/>
          <w14:ligatures w14:val="none"/>
        </w:rPr>
        <w:t>Pengue</w:t>
      </w:r>
      <w:proofErr w:type="spellEnd"/>
      <w:r w:rsidRPr="00C81B1C">
        <w:rPr>
          <w:rFonts w:eastAsia="Times New Roman" w:cstheme="minorHAnsi"/>
          <w:kern w:val="0"/>
          <w:lang w:val="es-ES" w:eastAsia="es-ES"/>
          <w14:ligatures w14:val="none"/>
        </w:rPr>
        <w:t xml:space="preserve">, W. A. &amp; Rodríguez, A. F. (2017), </w:t>
      </w:r>
      <w:r w:rsidRPr="00C81B1C">
        <w:rPr>
          <w:rFonts w:eastAsia="Times New Roman" w:cstheme="minorHAnsi"/>
          <w:i/>
          <w:iCs/>
          <w:kern w:val="0"/>
          <w:lang w:val="es-ES" w:eastAsia="es-ES"/>
          <w14:ligatures w14:val="none"/>
        </w:rPr>
        <w:t>El vaciamiento de las Pampas: la exportación de nutrientes y el final del granero del mundo</w:t>
      </w:r>
      <w:r w:rsidRPr="00C81B1C">
        <w:rPr>
          <w:rFonts w:eastAsia="Times New Roman" w:cstheme="minorHAnsi"/>
          <w:kern w:val="0"/>
          <w:lang w:val="es-ES" w:eastAsia="es-ES"/>
          <w14:ligatures w14:val="none"/>
        </w:rPr>
        <w:t xml:space="preserve">, Heinrich </w:t>
      </w:r>
      <w:proofErr w:type="spellStart"/>
      <w:r w:rsidRPr="00C81B1C">
        <w:rPr>
          <w:rFonts w:eastAsia="Times New Roman" w:cstheme="minorHAnsi"/>
          <w:kern w:val="0"/>
          <w:lang w:val="es-ES" w:eastAsia="es-ES"/>
          <w14:ligatures w14:val="none"/>
        </w:rPr>
        <w:t>Böll</w:t>
      </w:r>
      <w:proofErr w:type="spellEnd"/>
      <w:r w:rsidRPr="00C81B1C">
        <w:rPr>
          <w:rFonts w:eastAsia="Times New Roman" w:cstheme="minorHAnsi"/>
          <w:kern w:val="0"/>
          <w:lang w:val="es-ES" w:eastAsia="es-ES"/>
          <w14:ligatures w14:val="none"/>
        </w:rPr>
        <w:t xml:space="preserve"> </w:t>
      </w:r>
      <w:proofErr w:type="spellStart"/>
      <w:r w:rsidRPr="00C81B1C">
        <w:rPr>
          <w:rFonts w:eastAsia="Times New Roman" w:cstheme="minorHAnsi"/>
          <w:kern w:val="0"/>
          <w:lang w:val="es-ES" w:eastAsia="es-ES"/>
          <w14:ligatures w14:val="none"/>
        </w:rPr>
        <w:t>Stiftung</w:t>
      </w:r>
      <w:proofErr w:type="spellEnd"/>
      <w:r w:rsidRPr="00C81B1C">
        <w:rPr>
          <w:rFonts w:eastAsia="Times New Roman" w:cstheme="minorHAnsi"/>
          <w:kern w:val="0"/>
          <w:lang w:val="es-ES" w:eastAsia="es-ES"/>
          <w14:ligatures w14:val="none"/>
        </w:rPr>
        <w:t>, Santiago de Chile.</w:t>
      </w:r>
    </w:p>
    <w:p w14:paraId="564C4B20" w14:textId="77777777" w:rsidR="00741284" w:rsidRPr="00C81B1C" w:rsidRDefault="00741284" w:rsidP="00741284">
      <w:pPr>
        <w:spacing w:after="0" w:line="240" w:lineRule="auto"/>
        <w:ind w:left="284" w:hanging="284"/>
        <w:rPr>
          <w:rFonts w:eastAsia="Times New Roman" w:cstheme="minorHAnsi"/>
          <w:kern w:val="0"/>
          <w:lang w:val="en-GB" w:eastAsia="es-ES"/>
          <w14:ligatures w14:val="none"/>
        </w:rPr>
      </w:pPr>
      <w:r w:rsidRPr="00C81B1C">
        <w:rPr>
          <w:rFonts w:eastAsia="Times New Roman" w:cstheme="minorHAnsi"/>
          <w:kern w:val="0"/>
          <w:lang w:val="en-GB" w:eastAsia="es-ES"/>
          <w14:ligatures w14:val="none"/>
        </w:rPr>
        <w:t xml:space="preserve">Pinilla, V. &amp; Aparicio, G. (2015), ‘Navigating in troubled waters: South American exports of food and agricultural products, 1900–1950’, </w:t>
      </w:r>
      <w:proofErr w:type="spellStart"/>
      <w:r w:rsidRPr="00C81B1C">
        <w:rPr>
          <w:rFonts w:eastAsia="Times New Roman" w:cstheme="minorHAnsi"/>
          <w:i/>
          <w:iCs/>
          <w:kern w:val="0"/>
          <w:lang w:val="en-GB" w:eastAsia="es-ES"/>
          <w14:ligatures w14:val="none"/>
        </w:rPr>
        <w:t>Revista</w:t>
      </w:r>
      <w:proofErr w:type="spellEnd"/>
      <w:r w:rsidRPr="00C81B1C">
        <w:rPr>
          <w:rFonts w:eastAsia="Times New Roman" w:cstheme="minorHAnsi"/>
          <w:i/>
          <w:iCs/>
          <w:kern w:val="0"/>
          <w:lang w:val="en-GB" w:eastAsia="es-ES"/>
          <w14:ligatures w14:val="none"/>
        </w:rPr>
        <w:t xml:space="preserve"> de Historia Económica / Journal of Iberian and Latin American Economic History</w:t>
      </w:r>
      <w:r w:rsidRPr="00C81B1C">
        <w:rPr>
          <w:rFonts w:eastAsia="Times New Roman" w:cstheme="minorHAnsi"/>
          <w:kern w:val="0"/>
          <w:lang w:val="en-GB" w:eastAsia="es-ES"/>
          <w14:ligatures w14:val="none"/>
        </w:rPr>
        <w:t xml:space="preserve"> 33(2), 223–255.</w:t>
      </w:r>
    </w:p>
    <w:p w14:paraId="47EAFDCA" w14:textId="77777777" w:rsidR="00741284" w:rsidRPr="00C81B1C" w:rsidRDefault="00741284" w:rsidP="00741284">
      <w:pPr>
        <w:spacing w:after="0" w:line="240" w:lineRule="auto"/>
        <w:ind w:left="284" w:hanging="284"/>
        <w:rPr>
          <w:rFonts w:eastAsia="Times New Roman" w:cstheme="minorHAnsi"/>
          <w:kern w:val="0"/>
          <w:lang w:val="en-GB" w:eastAsia="es-ES"/>
          <w14:ligatures w14:val="none"/>
        </w:rPr>
      </w:pPr>
      <w:r w:rsidRPr="00C81B1C">
        <w:rPr>
          <w:rFonts w:eastAsia="Times New Roman" w:cstheme="minorHAnsi"/>
          <w:kern w:val="0"/>
          <w:lang w:val="en-GB" w:eastAsia="es-ES"/>
          <w14:ligatures w14:val="none"/>
        </w:rPr>
        <w:t xml:space="preserve">Richardson, K., Steffen, W., Lucht, W., </w:t>
      </w:r>
      <w:proofErr w:type="spellStart"/>
      <w:r w:rsidRPr="00C81B1C">
        <w:rPr>
          <w:rFonts w:eastAsia="Times New Roman" w:cstheme="minorHAnsi"/>
          <w:kern w:val="0"/>
          <w:lang w:val="en-GB" w:eastAsia="es-ES"/>
          <w14:ligatures w14:val="none"/>
        </w:rPr>
        <w:t>Bendtsen</w:t>
      </w:r>
      <w:proofErr w:type="spellEnd"/>
      <w:r w:rsidRPr="00C81B1C">
        <w:rPr>
          <w:rFonts w:eastAsia="Times New Roman" w:cstheme="minorHAnsi"/>
          <w:kern w:val="0"/>
          <w:lang w:val="en-GB" w:eastAsia="es-ES"/>
          <w14:ligatures w14:val="none"/>
        </w:rPr>
        <w:t xml:space="preserve">, J., Cornell, S. E., Donges, J. F., </w:t>
      </w:r>
      <w:proofErr w:type="spellStart"/>
      <w:r w:rsidRPr="00C81B1C">
        <w:rPr>
          <w:rFonts w:eastAsia="Times New Roman" w:cstheme="minorHAnsi"/>
          <w:kern w:val="0"/>
          <w:lang w:val="en-GB" w:eastAsia="es-ES"/>
          <w14:ligatures w14:val="none"/>
        </w:rPr>
        <w:t>Drüke</w:t>
      </w:r>
      <w:proofErr w:type="spellEnd"/>
      <w:r w:rsidRPr="00C81B1C">
        <w:rPr>
          <w:rFonts w:eastAsia="Times New Roman" w:cstheme="minorHAnsi"/>
          <w:kern w:val="0"/>
          <w:lang w:val="en-GB" w:eastAsia="es-ES"/>
          <w14:ligatures w14:val="none"/>
        </w:rPr>
        <w:t xml:space="preserve">, M., Fetzer, I., </w:t>
      </w:r>
      <w:proofErr w:type="spellStart"/>
      <w:r w:rsidRPr="00C81B1C">
        <w:rPr>
          <w:rFonts w:eastAsia="Times New Roman" w:cstheme="minorHAnsi"/>
          <w:kern w:val="0"/>
          <w:lang w:val="en-GB" w:eastAsia="es-ES"/>
          <w14:ligatures w14:val="none"/>
        </w:rPr>
        <w:t>Bala</w:t>
      </w:r>
      <w:proofErr w:type="spellEnd"/>
      <w:r w:rsidRPr="00C81B1C">
        <w:rPr>
          <w:rFonts w:eastAsia="Times New Roman" w:cstheme="minorHAnsi"/>
          <w:kern w:val="0"/>
          <w:lang w:val="en-GB" w:eastAsia="es-ES"/>
          <w14:ligatures w14:val="none"/>
        </w:rPr>
        <w:t xml:space="preserve">, G., Von </w:t>
      </w:r>
      <w:proofErr w:type="spellStart"/>
      <w:r w:rsidRPr="00C81B1C">
        <w:rPr>
          <w:rFonts w:eastAsia="Times New Roman" w:cstheme="minorHAnsi"/>
          <w:kern w:val="0"/>
          <w:lang w:val="en-GB" w:eastAsia="es-ES"/>
          <w14:ligatures w14:val="none"/>
        </w:rPr>
        <w:t>Bloh</w:t>
      </w:r>
      <w:proofErr w:type="spellEnd"/>
      <w:r w:rsidRPr="00C81B1C">
        <w:rPr>
          <w:rFonts w:eastAsia="Times New Roman" w:cstheme="minorHAnsi"/>
          <w:kern w:val="0"/>
          <w:lang w:val="en-GB" w:eastAsia="es-ES"/>
          <w14:ligatures w14:val="none"/>
        </w:rPr>
        <w:t xml:space="preserve">, W. et al. (2023), ‘Earth beyond six of nine planetary boundaries’, </w:t>
      </w:r>
      <w:r w:rsidRPr="00C81B1C">
        <w:rPr>
          <w:rFonts w:eastAsia="Times New Roman" w:cstheme="minorHAnsi"/>
          <w:i/>
          <w:iCs/>
          <w:kern w:val="0"/>
          <w:lang w:val="en-GB" w:eastAsia="es-ES"/>
          <w14:ligatures w14:val="none"/>
        </w:rPr>
        <w:t>Science Advances</w:t>
      </w:r>
      <w:r w:rsidRPr="00C81B1C">
        <w:rPr>
          <w:rFonts w:eastAsia="Times New Roman" w:cstheme="minorHAnsi"/>
          <w:kern w:val="0"/>
          <w:lang w:val="en-GB" w:eastAsia="es-ES"/>
          <w14:ligatures w14:val="none"/>
        </w:rPr>
        <w:t xml:space="preserve"> 9(37), eadh2458.</w:t>
      </w:r>
    </w:p>
    <w:p w14:paraId="1D170F31" w14:textId="77777777" w:rsidR="00741284" w:rsidRPr="00C81B1C" w:rsidRDefault="00741284" w:rsidP="00741284">
      <w:pPr>
        <w:spacing w:after="0" w:line="240" w:lineRule="auto"/>
        <w:ind w:left="284" w:hanging="284"/>
        <w:rPr>
          <w:rFonts w:eastAsia="Times New Roman" w:cstheme="minorHAnsi"/>
          <w:kern w:val="0"/>
          <w:lang w:val="en-GB" w:eastAsia="es-ES"/>
          <w14:ligatures w14:val="none"/>
        </w:rPr>
      </w:pPr>
      <w:proofErr w:type="spellStart"/>
      <w:r w:rsidRPr="00C81B1C">
        <w:rPr>
          <w:rFonts w:eastAsia="Times New Roman" w:cstheme="minorHAnsi"/>
          <w:kern w:val="0"/>
          <w:lang w:val="en-GB" w:eastAsia="es-ES"/>
          <w14:ligatures w14:val="none"/>
        </w:rPr>
        <w:t>Sandström</w:t>
      </w:r>
      <w:proofErr w:type="spellEnd"/>
      <w:r w:rsidRPr="00C81B1C">
        <w:rPr>
          <w:rFonts w:eastAsia="Times New Roman" w:cstheme="minorHAnsi"/>
          <w:kern w:val="0"/>
          <w:lang w:val="en-GB" w:eastAsia="es-ES"/>
          <w14:ligatures w14:val="none"/>
        </w:rPr>
        <w:t xml:space="preserve">, V., </w:t>
      </w:r>
      <w:proofErr w:type="spellStart"/>
      <w:r w:rsidRPr="00C81B1C">
        <w:rPr>
          <w:rFonts w:eastAsia="Times New Roman" w:cstheme="minorHAnsi"/>
          <w:kern w:val="0"/>
          <w:lang w:val="en-GB" w:eastAsia="es-ES"/>
          <w14:ligatures w14:val="none"/>
        </w:rPr>
        <w:t>Kaseva</w:t>
      </w:r>
      <w:proofErr w:type="spellEnd"/>
      <w:r w:rsidRPr="00C81B1C">
        <w:rPr>
          <w:rFonts w:eastAsia="Times New Roman" w:cstheme="minorHAnsi"/>
          <w:kern w:val="0"/>
          <w:lang w:val="en-GB" w:eastAsia="es-ES"/>
          <w14:ligatures w14:val="none"/>
        </w:rPr>
        <w:t xml:space="preserve">, J., </w:t>
      </w:r>
      <w:proofErr w:type="spellStart"/>
      <w:r w:rsidRPr="00C81B1C">
        <w:rPr>
          <w:rFonts w:eastAsia="Times New Roman" w:cstheme="minorHAnsi"/>
          <w:kern w:val="0"/>
          <w:lang w:val="en-GB" w:eastAsia="es-ES"/>
          <w14:ligatures w14:val="none"/>
        </w:rPr>
        <w:t>Porkka</w:t>
      </w:r>
      <w:proofErr w:type="spellEnd"/>
      <w:r w:rsidRPr="00C81B1C">
        <w:rPr>
          <w:rFonts w:eastAsia="Times New Roman" w:cstheme="minorHAnsi"/>
          <w:kern w:val="0"/>
          <w:lang w:val="en-GB" w:eastAsia="es-ES"/>
          <w14:ligatures w14:val="none"/>
        </w:rPr>
        <w:t xml:space="preserve">, M., </w:t>
      </w:r>
      <w:proofErr w:type="spellStart"/>
      <w:r w:rsidRPr="00C81B1C">
        <w:rPr>
          <w:rFonts w:eastAsia="Times New Roman" w:cstheme="minorHAnsi"/>
          <w:kern w:val="0"/>
          <w:lang w:val="en-GB" w:eastAsia="es-ES"/>
          <w14:ligatures w14:val="none"/>
        </w:rPr>
        <w:t>Kuisma</w:t>
      </w:r>
      <w:proofErr w:type="spellEnd"/>
      <w:r w:rsidRPr="00C81B1C">
        <w:rPr>
          <w:rFonts w:eastAsia="Times New Roman" w:cstheme="minorHAnsi"/>
          <w:kern w:val="0"/>
          <w:lang w:val="en-GB" w:eastAsia="es-ES"/>
          <w14:ligatures w14:val="none"/>
        </w:rPr>
        <w:t xml:space="preserve">, M., </w:t>
      </w:r>
      <w:proofErr w:type="spellStart"/>
      <w:r w:rsidRPr="00C81B1C">
        <w:rPr>
          <w:rFonts w:eastAsia="Times New Roman" w:cstheme="minorHAnsi"/>
          <w:kern w:val="0"/>
          <w:lang w:val="en-GB" w:eastAsia="es-ES"/>
          <w14:ligatures w14:val="none"/>
        </w:rPr>
        <w:t>Sakieh</w:t>
      </w:r>
      <w:proofErr w:type="spellEnd"/>
      <w:r w:rsidRPr="00C81B1C">
        <w:rPr>
          <w:rFonts w:eastAsia="Times New Roman" w:cstheme="minorHAnsi"/>
          <w:kern w:val="0"/>
          <w:lang w:val="en-GB" w:eastAsia="es-ES"/>
          <w14:ligatures w14:val="none"/>
        </w:rPr>
        <w:t xml:space="preserve">, Y. &amp; </w:t>
      </w:r>
      <w:proofErr w:type="spellStart"/>
      <w:r w:rsidRPr="00C81B1C">
        <w:rPr>
          <w:rFonts w:eastAsia="Times New Roman" w:cstheme="minorHAnsi"/>
          <w:kern w:val="0"/>
          <w:lang w:val="en-GB" w:eastAsia="es-ES"/>
          <w14:ligatures w14:val="none"/>
        </w:rPr>
        <w:t>Kahiluoto</w:t>
      </w:r>
      <w:proofErr w:type="spellEnd"/>
      <w:r w:rsidRPr="00C81B1C">
        <w:rPr>
          <w:rFonts w:eastAsia="Times New Roman" w:cstheme="minorHAnsi"/>
          <w:kern w:val="0"/>
          <w:lang w:val="en-GB" w:eastAsia="es-ES"/>
          <w14:ligatures w14:val="none"/>
        </w:rPr>
        <w:t xml:space="preserve">, H. (2023), ‘Disparate history of transgressing planetary boundaries for nutrients’, </w:t>
      </w:r>
      <w:r w:rsidRPr="00C81B1C">
        <w:rPr>
          <w:rFonts w:eastAsia="Times New Roman" w:cstheme="minorHAnsi"/>
          <w:i/>
          <w:iCs/>
          <w:kern w:val="0"/>
          <w:lang w:val="en-GB" w:eastAsia="es-ES"/>
          <w14:ligatures w14:val="none"/>
        </w:rPr>
        <w:t>Global Environmental Change</w:t>
      </w:r>
      <w:r w:rsidRPr="00C81B1C">
        <w:rPr>
          <w:rFonts w:eastAsia="Times New Roman" w:cstheme="minorHAnsi"/>
          <w:kern w:val="0"/>
          <w:lang w:val="en-GB" w:eastAsia="es-ES"/>
          <w14:ligatures w14:val="none"/>
        </w:rPr>
        <w:t xml:space="preserve"> 78, 102628.</w:t>
      </w:r>
    </w:p>
    <w:p w14:paraId="18AE985B" w14:textId="28B183F1" w:rsidR="00741284" w:rsidRPr="00C81B1C" w:rsidRDefault="00741284" w:rsidP="00741284">
      <w:pPr>
        <w:spacing w:after="0" w:line="240" w:lineRule="auto"/>
        <w:ind w:left="284" w:hanging="284"/>
        <w:rPr>
          <w:rFonts w:eastAsia="Times New Roman" w:cstheme="minorHAnsi"/>
          <w:kern w:val="0"/>
          <w:lang w:val="en-GB" w:eastAsia="es-ES"/>
          <w14:ligatures w14:val="none"/>
        </w:rPr>
      </w:pPr>
      <w:proofErr w:type="spellStart"/>
      <w:r w:rsidRPr="00C81B1C">
        <w:rPr>
          <w:rFonts w:eastAsia="Times New Roman" w:cstheme="minorHAnsi"/>
          <w:kern w:val="0"/>
          <w:lang w:val="en-GB" w:eastAsia="es-ES"/>
          <w14:ligatures w14:val="none"/>
        </w:rPr>
        <w:t>Soluri</w:t>
      </w:r>
      <w:proofErr w:type="spellEnd"/>
      <w:r w:rsidRPr="00C81B1C">
        <w:rPr>
          <w:rFonts w:eastAsia="Times New Roman" w:cstheme="minorHAnsi"/>
          <w:kern w:val="0"/>
          <w:lang w:val="en-GB" w:eastAsia="es-ES"/>
          <w14:ligatures w14:val="none"/>
        </w:rPr>
        <w:t xml:space="preserve">, J., Leal, C. &amp; </w:t>
      </w:r>
      <w:proofErr w:type="spellStart"/>
      <w:r w:rsidRPr="00C81B1C">
        <w:rPr>
          <w:rFonts w:eastAsia="Times New Roman" w:cstheme="minorHAnsi"/>
          <w:kern w:val="0"/>
          <w:lang w:val="en-GB" w:eastAsia="es-ES"/>
          <w14:ligatures w14:val="none"/>
        </w:rPr>
        <w:t>Pádua</w:t>
      </w:r>
      <w:proofErr w:type="spellEnd"/>
      <w:r w:rsidRPr="00C81B1C">
        <w:rPr>
          <w:rFonts w:eastAsia="Times New Roman" w:cstheme="minorHAnsi"/>
          <w:kern w:val="0"/>
          <w:lang w:val="en-GB" w:eastAsia="es-ES"/>
          <w14:ligatures w14:val="none"/>
        </w:rPr>
        <w:t>, J. A. (2018), ‘Finding the Latin American in Latin American environmental history’</w:t>
      </w:r>
      <w:r w:rsidR="004E5860">
        <w:rPr>
          <w:rFonts w:eastAsia="Times New Roman" w:cstheme="minorHAnsi"/>
          <w:kern w:val="0"/>
          <w:lang w:val="en-GB" w:eastAsia="es-ES"/>
          <w14:ligatures w14:val="none"/>
        </w:rPr>
        <w:t>.</w:t>
      </w:r>
      <w:r w:rsidRPr="00C81B1C">
        <w:rPr>
          <w:rFonts w:eastAsia="Times New Roman" w:cstheme="minorHAnsi"/>
          <w:kern w:val="0"/>
          <w:lang w:val="en-GB" w:eastAsia="es-ES"/>
          <w14:ligatures w14:val="none"/>
        </w:rPr>
        <w:t xml:space="preserve"> </w:t>
      </w:r>
      <w:r w:rsidR="004E5860">
        <w:rPr>
          <w:rFonts w:eastAsia="Times New Roman" w:cstheme="minorHAnsi"/>
          <w:kern w:val="0"/>
          <w:lang w:val="en-GB" w:eastAsia="es-ES"/>
          <w14:ligatures w14:val="none"/>
        </w:rPr>
        <w:t>I</w:t>
      </w:r>
      <w:r w:rsidRPr="00C81B1C">
        <w:rPr>
          <w:rFonts w:eastAsia="Times New Roman" w:cstheme="minorHAnsi"/>
          <w:kern w:val="0"/>
          <w:lang w:val="en-GB" w:eastAsia="es-ES"/>
          <w14:ligatures w14:val="none"/>
        </w:rPr>
        <w:t xml:space="preserve">n </w:t>
      </w:r>
      <w:r w:rsidRPr="00C81B1C">
        <w:rPr>
          <w:rFonts w:eastAsia="Times New Roman" w:cstheme="minorHAnsi"/>
          <w:i/>
          <w:iCs/>
          <w:kern w:val="0"/>
          <w:lang w:val="en-GB" w:eastAsia="es-ES"/>
          <w14:ligatures w14:val="none"/>
        </w:rPr>
        <w:t>A Living Past: Environmental Histories of Modern Latin America</w:t>
      </w:r>
      <w:r w:rsidRPr="00C81B1C">
        <w:rPr>
          <w:rFonts w:eastAsia="Times New Roman" w:cstheme="minorHAnsi"/>
          <w:kern w:val="0"/>
          <w:lang w:val="en-GB" w:eastAsia="es-ES"/>
          <w14:ligatures w14:val="none"/>
        </w:rPr>
        <w:t>.</w:t>
      </w:r>
      <w:r w:rsidR="00D853C3">
        <w:rPr>
          <w:rFonts w:eastAsia="Times New Roman" w:cstheme="minorHAnsi"/>
          <w:kern w:val="0"/>
          <w:lang w:val="en-GB" w:eastAsia="es-ES"/>
          <w14:ligatures w14:val="none"/>
        </w:rPr>
        <w:t xml:space="preserve"> </w:t>
      </w:r>
      <w:proofErr w:type="spellStart"/>
      <w:r w:rsidR="007A72A8">
        <w:rPr>
          <w:rFonts w:eastAsia="Times New Roman" w:cstheme="minorHAnsi"/>
          <w:kern w:val="0"/>
          <w:lang w:val="en-GB" w:eastAsia="es-ES"/>
          <w14:ligatures w14:val="none"/>
        </w:rPr>
        <w:t>Berghahn</w:t>
      </w:r>
      <w:proofErr w:type="spellEnd"/>
      <w:r w:rsidR="007A72A8">
        <w:rPr>
          <w:rFonts w:eastAsia="Times New Roman" w:cstheme="minorHAnsi"/>
          <w:kern w:val="0"/>
          <w:lang w:val="en-GB" w:eastAsia="es-ES"/>
          <w14:ligatures w14:val="none"/>
        </w:rPr>
        <w:t>, New York.</w:t>
      </w:r>
    </w:p>
    <w:p w14:paraId="7D178E75" w14:textId="669A26FD" w:rsidR="00741284" w:rsidRPr="00342386" w:rsidRDefault="00741284" w:rsidP="00741284">
      <w:pPr>
        <w:spacing w:after="0" w:line="240" w:lineRule="auto"/>
        <w:ind w:left="284" w:hanging="284"/>
        <w:rPr>
          <w:rFonts w:eastAsia="Times New Roman" w:cstheme="minorHAnsi"/>
          <w:kern w:val="0"/>
          <w:lang w:val="en-US" w:eastAsia="es-ES"/>
          <w14:ligatures w14:val="none"/>
        </w:rPr>
      </w:pPr>
      <w:r w:rsidRPr="00342386">
        <w:rPr>
          <w:rFonts w:eastAsia="Times New Roman" w:cstheme="minorHAnsi"/>
          <w:kern w:val="0"/>
          <w:lang w:val="en-GB" w:eastAsia="es-ES"/>
          <w14:ligatures w14:val="none"/>
        </w:rPr>
        <w:lastRenderedPageBreak/>
        <w:t xml:space="preserve">Steffen, W., Richardson, K., </w:t>
      </w:r>
      <w:proofErr w:type="spellStart"/>
      <w:r w:rsidRPr="00342386">
        <w:rPr>
          <w:rFonts w:eastAsia="Times New Roman" w:cstheme="minorHAnsi"/>
          <w:kern w:val="0"/>
          <w:lang w:val="en-GB" w:eastAsia="es-ES"/>
          <w14:ligatures w14:val="none"/>
        </w:rPr>
        <w:t>Rockström</w:t>
      </w:r>
      <w:proofErr w:type="spellEnd"/>
      <w:r w:rsidRPr="00342386">
        <w:rPr>
          <w:rFonts w:eastAsia="Times New Roman" w:cstheme="minorHAnsi"/>
          <w:kern w:val="0"/>
          <w:lang w:val="en-GB" w:eastAsia="es-ES"/>
          <w14:ligatures w14:val="none"/>
        </w:rPr>
        <w:t xml:space="preserve">, J., Cornell, S. E., Fetzer, I., Bennett, E. M., Biggs, R., Carpenter, S. R., De Vries, W., De Wit, C. A. et al. (2015), ‘Planetary boundaries: Guiding human development on a changing planet’, </w:t>
      </w:r>
      <w:r w:rsidRPr="00342386">
        <w:rPr>
          <w:rFonts w:eastAsia="Times New Roman" w:cstheme="minorHAnsi"/>
          <w:i/>
          <w:iCs/>
          <w:kern w:val="0"/>
          <w:lang w:val="en-GB" w:eastAsia="es-ES"/>
          <w14:ligatures w14:val="none"/>
        </w:rPr>
        <w:t>Science</w:t>
      </w:r>
      <w:r w:rsidRPr="00342386">
        <w:rPr>
          <w:rFonts w:eastAsia="Times New Roman" w:cstheme="minorHAnsi"/>
          <w:kern w:val="0"/>
          <w:lang w:val="en-GB" w:eastAsia="es-ES"/>
          <w14:ligatures w14:val="none"/>
        </w:rPr>
        <w:t xml:space="preserve"> 347(6223).</w:t>
      </w:r>
    </w:p>
    <w:p w14:paraId="7B1B6395" w14:textId="5196DD70" w:rsidR="00342386" w:rsidRPr="002054B2" w:rsidRDefault="00342386" w:rsidP="00342386">
      <w:pPr>
        <w:spacing w:before="120"/>
        <w:ind w:left="284" w:hanging="284"/>
        <w:jc w:val="both"/>
        <w:rPr>
          <w:rFonts w:cstheme="minorHAnsi"/>
          <w:lang w:val="es-ES"/>
        </w:rPr>
      </w:pPr>
      <w:r w:rsidRPr="00342386">
        <w:rPr>
          <w:rFonts w:eastAsia="Constantia" w:cstheme="minorHAnsi"/>
        </w:rPr>
        <w:t>Tortolero, A., &amp; Méndez, D. (</w:t>
      </w:r>
      <w:r>
        <w:rPr>
          <w:rFonts w:eastAsia="Constantia" w:cstheme="minorHAnsi"/>
        </w:rPr>
        <w:t>2026</w:t>
      </w:r>
      <w:r w:rsidRPr="00342386">
        <w:rPr>
          <w:rFonts w:eastAsia="Constantia" w:cstheme="minorHAnsi"/>
        </w:rPr>
        <w:t xml:space="preserve">). De la disputa por la tierra a los mercados globales. </w:t>
      </w:r>
      <w:r w:rsidRPr="005E465D">
        <w:rPr>
          <w:rFonts w:eastAsia="Constantia" w:cstheme="minorHAnsi"/>
          <w:lang w:val="en-US"/>
          <w:rPrChange w:id="42" w:author="John Alexander Urrego Mesa" w:date="2026-03-13T12:32:00Z">
            <w:rPr>
              <w:rFonts w:eastAsia="Constantia" w:cstheme="minorHAnsi"/>
            </w:rPr>
          </w:rPrChange>
        </w:rPr>
        <w:t>In M. Martín-</w:t>
      </w:r>
      <w:proofErr w:type="spellStart"/>
      <w:r w:rsidRPr="005E465D">
        <w:rPr>
          <w:rFonts w:eastAsia="Constantia" w:cstheme="minorHAnsi"/>
          <w:lang w:val="en-US"/>
          <w:rPrChange w:id="43" w:author="John Alexander Urrego Mesa" w:date="2026-03-13T12:32:00Z">
            <w:rPr>
              <w:rFonts w:eastAsia="Constantia" w:cstheme="minorHAnsi"/>
            </w:rPr>
          </w:rPrChange>
        </w:rPr>
        <w:t>Retortillo</w:t>
      </w:r>
      <w:proofErr w:type="spellEnd"/>
      <w:r w:rsidRPr="005E465D">
        <w:rPr>
          <w:rFonts w:eastAsia="Constantia" w:cstheme="minorHAnsi"/>
          <w:lang w:val="en-US"/>
          <w:rPrChange w:id="44" w:author="John Alexander Urrego Mesa" w:date="2026-03-13T12:32:00Z">
            <w:rPr>
              <w:rFonts w:eastAsia="Constantia" w:cstheme="minorHAnsi"/>
            </w:rPr>
          </w:rPrChange>
        </w:rPr>
        <w:t xml:space="preserve"> et al. (Eds.), </w:t>
      </w:r>
      <w:r w:rsidRPr="005E465D">
        <w:rPr>
          <w:rFonts w:eastAsia="Constantia" w:cstheme="minorHAnsi"/>
          <w:i/>
          <w:iCs/>
          <w:lang w:val="en-US"/>
          <w:rPrChange w:id="45" w:author="John Alexander Urrego Mesa" w:date="2026-03-13T12:32:00Z">
            <w:rPr>
              <w:rFonts w:eastAsia="Constantia" w:cstheme="minorHAnsi"/>
              <w:i/>
              <w:iCs/>
            </w:rPr>
          </w:rPrChange>
        </w:rPr>
        <w:t>150 years of Latin American agricultures</w:t>
      </w:r>
      <w:r w:rsidRPr="005E465D">
        <w:rPr>
          <w:rFonts w:eastAsia="Constantia" w:cstheme="minorHAnsi"/>
          <w:lang w:val="en-US"/>
          <w:rPrChange w:id="46" w:author="John Alexander Urrego Mesa" w:date="2026-03-13T12:32:00Z">
            <w:rPr>
              <w:rFonts w:eastAsia="Constantia" w:cstheme="minorHAnsi"/>
            </w:rPr>
          </w:rPrChange>
        </w:rPr>
        <w:t xml:space="preserve"> (Vol. 2). </w:t>
      </w:r>
      <w:proofErr w:type="spellStart"/>
      <w:r w:rsidRPr="00342386">
        <w:rPr>
          <w:rFonts w:eastAsia="Constantia" w:cstheme="minorHAnsi"/>
        </w:rPr>
        <w:t>Palgrave</w:t>
      </w:r>
      <w:proofErr w:type="spellEnd"/>
      <w:r w:rsidRPr="00342386">
        <w:rPr>
          <w:rFonts w:eastAsia="Constantia" w:cstheme="minorHAnsi"/>
        </w:rPr>
        <w:t xml:space="preserve"> Macmillan.</w:t>
      </w:r>
    </w:p>
    <w:p w14:paraId="087F31A1" w14:textId="2EE7695A" w:rsidR="00741284" w:rsidRPr="00342386" w:rsidRDefault="00741284" w:rsidP="00741284">
      <w:pPr>
        <w:spacing w:after="0" w:line="240" w:lineRule="auto"/>
        <w:ind w:left="284" w:hanging="284"/>
        <w:rPr>
          <w:rFonts w:eastAsia="Times New Roman" w:cstheme="minorHAnsi"/>
          <w:kern w:val="0"/>
          <w:lang w:val="es-ES" w:eastAsia="es-ES"/>
          <w14:ligatures w14:val="none"/>
        </w:rPr>
      </w:pPr>
      <w:r w:rsidRPr="00342386">
        <w:rPr>
          <w:rFonts w:eastAsia="Times New Roman" w:cstheme="minorHAnsi"/>
          <w:kern w:val="0"/>
          <w:lang w:val="es-ES" w:eastAsia="es-ES"/>
          <w14:ligatures w14:val="none"/>
        </w:rPr>
        <w:t xml:space="preserve">Urquijo Torres, P. S., Lazos Fuentes, A. E. &amp; Lefebvre, K. (2022), </w:t>
      </w:r>
      <w:r w:rsidRPr="00342386">
        <w:rPr>
          <w:rFonts w:eastAsia="Times New Roman" w:cstheme="minorHAnsi"/>
          <w:i/>
          <w:iCs/>
          <w:kern w:val="0"/>
          <w:lang w:val="es-ES" w:eastAsia="es-ES"/>
          <w14:ligatures w14:val="none"/>
        </w:rPr>
        <w:t>Historia ambiental de América Latina: enfoques, procedimientos y cotidianidades</w:t>
      </w:r>
      <w:r w:rsidRPr="00342386">
        <w:rPr>
          <w:rFonts w:eastAsia="Times New Roman" w:cstheme="minorHAnsi"/>
          <w:kern w:val="0"/>
          <w:lang w:val="es-ES" w:eastAsia="es-ES"/>
          <w14:ligatures w14:val="none"/>
        </w:rPr>
        <w:t>, Universidad Nacional Autónoma de México.</w:t>
      </w:r>
    </w:p>
    <w:p w14:paraId="70E2960C" w14:textId="3F2856A6" w:rsidR="00306FF8" w:rsidRPr="00342386" w:rsidRDefault="00741284" w:rsidP="00741284">
      <w:pPr>
        <w:spacing w:after="0" w:line="240" w:lineRule="auto"/>
        <w:ind w:left="284" w:hanging="284"/>
        <w:rPr>
          <w:rFonts w:eastAsia="Times New Roman" w:cstheme="minorHAnsi"/>
          <w:kern w:val="0"/>
          <w:lang w:val="en-US" w:eastAsia="es-ES"/>
          <w14:ligatures w14:val="none"/>
        </w:rPr>
      </w:pPr>
      <w:r w:rsidRPr="00342386">
        <w:rPr>
          <w:rFonts w:eastAsia="Times New Roman" w:cstheme="minorHAnsi"/>
          <w:kern w:val="0"/>
          <w:lang w:val="en-US" w:eastAsia="es-ES"/>
          <w14:ligatures w14:val="none"/>
        </w:rPr>
        <w:t xml:space="preserve">Urrego-Mesa, A. (2021), ‘Food security, trade specialization, and violence in Colombia (1916–2016)’, </w:t>
      </w:r>
      <w:proofErr w:type="spellStart"/>
      <w:r w:rsidRPr="00342386">
        <w:rPr>
          <w:rFonts w:eastAsia="Times New Roman" w:cstheme="minorHAnsi"/>
          <w:i/>
          <w:iCs/>
          <w:kern w:val="0"/>
          <w:lang w:val="en-US" w:eastAsia="es-ES"/>
          <w14:ligatures w14:val="none"/>
        </w:rPr>
        <w:t>Investigaciones</w:t>
      </w:r>
      <w:proofErr w:type="spellEnd"/>
      <w:r w:rsidRPr="00342386">
        <w:rPr>
          <w:rFonts w:eastAsia="Times New Roman" w:cstheme="minorHAnsi"/>
          <w:i/>
          <w:iCs/>
          <w:kern w:val="0"/>
          <w:lang w:val="en-US" w:eastAsia="es-ES"/>
          <w14:ligatures w14:val="none"/>
        </w:rPr>
        <w:t xml:space="preserve"> de Historia Económica / Economic History Research</w:t>
      </w:r>
      <w:r w:rsidRPr="00342386">
        <w:rPr>
          <w:rFonts w:eastAsia="Times New Roman" w:cstheme="minorHAnsi"/>
          <w:kern w:val="0"/>
          <w:lang w:val="en-US" w:eastAsia="es-ES"/>
          <w14:ligatures w14:val="none"/>
        </w:rPr>
        <w:t>.</w:t>
      </w:r>
      <w:r w:rsidR="007C05CE" w:rsidRPr="00342386">
        <w:rPr>
          <w:rFonts w:eastAsia="Times New Roman" w:cstheme="minorHAnsi"/>
          <w:kern w:val="0"/>
          <w:lang w:val="en-US" w:eastAsia="es-ES"/>
          <w14:ligatures w14:val="none"/>
        </w:rPr>
        <w:t xml:space="preserve"> 17(4), 1–</w:t>
      </w:r>
      <w:r w:rsidR="007214EB" w:rsidRPr="00342386">
        <w:rPr>
          <w:rFonts w:eastAsia="Times New Roman" w:cstheme="minorHAnsi"/>
          <w:kern w:val="0"/>
          <w:lang w:val="en-US" w:eastAsia="es-ES"/>
          <w14:ligatures w14:val="none"/>
        </w:rPr>
        <w:t>1</w:t>
      </w:r>
      <w:r w:rsidR="007C05CE" w:rsidRPr="00342386">
        <w:rPr>
          <w:rFonts w:eastAsia="Times New Roman" w:cstheme="minorHAnsi"/>
          <w:kern w:val="0"/>
          <w:lang w:val="en-US" w:eastAsia="es-ES"/>
          <w14:ligatures w14:val="none"/>
        </w:rPr>
        <w:t>5.</w:t>
      </w:r>
    </w:p>
    <w:p w14:paraId="102E5E12" w14:textId="0F41F863" w:rsidR="00741284" w:rsidRPr="00342386" w:rsidRDefault="00741284" w:rsidP="00741284">
      <w:pPr>
        <w:spacing w:after="0" w:line="240" w:lineRule="auto"/>
        <w:ind w:left="284" w:hanging="284"/>
        <w:rPr>
          <w:rFonts w:eastAsia="Times New Roman" w:cstheme="minorHAnsi"/>
          <w:kern w:val="0"/>
          <w:lang w:val="en-GB" w:eastAsia="es-ES"/>
          <w14:ligatures w14:val="none"/>
        </w:rPr>
      </w:pPr>
      <w:r w:rsidRPr="00342386">
        <w:rPr>
          <w:rFonts w:eastAsia="Times New Roman" w:cstheme="minorHAnsi"/>
          <w:kern w:val="0"/>
          <w:lang w:val="en-GB" w:eastAsia="es-ES"/>
          <w14:ligatures w14:val="none"/>
        </w:rPr>
        <w:t xml:space="preserve">Urrego-Mesa, A., Infante-Amate, J. &amp; Tello, E. (2025), ‘The shadow of tropical agriculture: Energy transition of Colombian trade-driven agriculture in the 20th century’, </w:t>
      </w:r>
      <w:r w:rsidRPr="00342386">
        <w:rPr>
          <w:rFonts w:eastAsia="Times New Roman" w:cstheme="minorHAnsi"/>
          <w:i/>
          <w:iCs/>
          <w:kern w:val="0"/>
          <w:lang w:val="en-GB" w:eastAsia="es-ES"/>
          <w14:ligatures w14:val="none"/>
        </w:rPr>
        <w:t>Ecological Economics</w:t>
      </w:r>
      <w:r w:rsidRPr="00342386">
        <w:rPr>
          <w:rFonts w:eastAsia="Times New Roman" w:cstheme="minorHAnsi"/>
          <w:kern w:val="0"/>
          <w:lang w:val="en-GB" w:eastAsia="es-ES"/>
          <w14:ligatures w14:val="none"/>
        </w:rPr>
        <w:t xml:space="preserve"> 231, 108541.</w:t>
      </w:r>
    </w:p>
    <w:p w14:paraId="5DDB9322" w14:textId="77777777" w:rsidR="00741284" w:rsidRDefault="00741284" w:rsidP="00741284">
      <w:pPr>
        <w:spacing w:after="0" w:line="240" w:lineRule="auto"/>
        <w:ind w:left="284" w:hanging="284"/>
        <w:rPr>
          <w:rFonts w:eastAsia="Times New Roman" w:cstheme="minorHAnsi"/>
          <w:kern w:val="0"/>
          <w:lang w:val="en-GB" w:eastAsia="es-ES"/>
          <w14:ligatures w14:val="none"/>
        </w:rPr>
      </w:pPr>
      <w:proofErr w:type="spellStart"/>
      <w:r w:rsidRPr="00C81B1C">
        <w:rPr>
          <w:rFonts w:eastAsia="Times New Roman" w:cstheme="minorHAnsi"/>
          <w:kern w:val="0"/>
          <w:lang w:val="en-GB" w:eastAsia="es-ES"/>
          <w14:ligatures w14:val="none"/>
        </w:rPr>
        <w:t>Veltmeyer</w:t>
      </w:r>
      <w:proofErr w:type="spellEnd"/>
      <w:r w:rsidRPr="00C81B1C">
        <w:rPr>
          <w:rFonts w:eastAsia="Times New Roman" w:cstheme="minorHAnsi"/>
          <w:kern w:val="0"/>
          <w:lang w:val="en-GB" w:eastAsia="es-ES"/>
          <w14:ligatures w14:val="none"/>
        </w:rPr>
        <w:t xml:space="preserve">, H. &amp; </w:t>
      </w:r>
      <w:proofErr w:type="spellStart"/>
      <w:r w:rsidRPr="00C81B1C">
        <w:rPr>
          <w:rFonts w:eastAsia="Times New Roman" w:cstheme="minorHAnsi"/>
          <w:kern w:val="0"/>
          <w:lang w:val="en-GB" w:eastAsia="es-ES"/>
          <w14:ligatures w14:val="none"/>
        </w:rPr>
        <w:t>Petras</w:t>
      </w:r>
      <w:proofErr w:type="spellEnd"/>
      <w:r w:rsidRPr="00C81B1C">
        <w:rPr>
          <w:rFonts w:eastAsia="Times New Roman" w:cstheme="minorHAnsi"/>
          <w:kern w:val="0"/>
          <w:lang w:val="en-GB" w:eastAsia="es-ES"/>
          <w14:ligatures w14:val="none"/>
        </w:rPr>
        <w:t xml:space="preserve">, J., eds (2014), </w:t>
      </w:r>
      <w:r w:rsidRPr="00C81B1C">
        <w:rPr>
          <w:rFonts w:eastAsia="Times New Roman" w:cstheme="minorHAnsi"/>
          <w:i/>
          <w:iCs/>
          <w:kern w:val="0"/>
          <w:lang w:val="en-GB" w:eastAsia="es-ES"/>
          <w14:ligatures w14:val="none"/>
        </w:rPr>
        <w:t xml:space="preserve">The New </w:t>
      </w:r>
      <w:proofErr w:type="spellStart"/>
      <w:r w:rsidRPr="00C81B1C">
        <w:rPr>
          <w:rFonts w:eastAsia="Times New Roman" w:cstheme="minorHAnsi"/>
          <w:i/>
          <w:iCs/>
          <w:kern w:val="0"/>
          <w:lang w:val="en-GB" w:eastAsia="es-ES"/>
          <w14:ligatures w14:val="none"/>
        </w:rPr>
        <w:t>Extractivism</w:t>
      </w:r>
      <w:proofErr w:type="spellEnd"/>
      <w:r w:rsidRPr="00C81B1C">
        <w:rPr>
          <w:rFonts w:eastAsia="Times New Roman" w:cstheme="minorHAnsi"/>
          <w:i/>
          <w:iCs/>
          <w:kern w:val="0"/>
          <w:lang w:val="en-GB" w:eastAsia="es-ES"/>
          <w14:ligatures w14:val="none"/>
        </w:rPr>
        <w:t xml:space="preserve">: A Post-Neoliberal Development Model or Imperialism of the Twenty-First </w:t>
      </w:r>
      <w:proofErr w:type="gramStart"/>
      <w:r w:rsidRPr="00C81B1C">
        <w:rPr>
          <w:rFonts w:eastAsia="Times New Roman" w:cstheme="minorHAnsi"/>
          <w:i/>
          <w:iCs/>
          <w:kern w:val="0"/>
          <w:lang w:val="en-GB" w:eastAsia="es-ES"/>
          <w14:ligatures w14:val="none"/>
        </w:rPr>
        <w:t>Century?</w:t>
      </w:r>
      <w:r w:rsidRPr="00C81B1C">
        <w:rPr>
          <w:rFonts w:eastAsia="Times New Roman" w:cstheme="minorHAnsi"/>
          <w:kern w:val="0"/>
          <w:lang w:val="en-GB" w:eastAsia="es-ES"/>
          <w14:ligatures w14:val="none"/>
        </w:rPr>
        <w:t>,</w:t>
      </w:r>
      <w:proofErr w:type="gramEnd"/>
      <w:r w:rsidRPr="00C81B1C">
        <w:rPr>
          <w:rFonts w:eastAsia="Times New Roman" w:cstheme="minorHAnsi"/>
          <w:kern w:val="0"/>
          <w:lang w:val="en-GB" w:eastAsia="es-ES"/>
          <w14:ligatures w14:val="none"/>
        </w:rPr>
        <w:t xml:space="preserve"> Zed Books Ltd.</w:t>
      </w:r>
    </w:p>
    <w:p w14:paraId="5EB68837" w14:textId="77777777" w:rsidR="006E2635" w:rsidRPr="00D5666A" w:rsidRDefault="006E2635" w:rsidP="006E2635">
      <w:pPr>
        <w:spacing w:after="0" w:line="240" w:lineRule="auto"/>
        <w:ind w:left="284" w:hanging="284"/>
        <w:rPr>
          <w:rFonts w:eastAsia="Times New Roman" w:cstheme="minorHAnsi"/>
          <w:kern w:val="0"/>
          <w:lang w:val="en-GB" w:eastAsia="es-ES"/>
          <w14:ligatures w14:val="none"/>
        </w:rPr>
      </w:pPr>
      <w:r w:rsidRPr="00D5666A">
        <w:rPr>
          <w:rFonts w:eastAsia="Times New Roman" w:cstheme="minorHAnsi"/>
          <w:kern w:val="0"/>
          <w:lang w:val="en-GB" w:eastAsia="es-ES"/>
          <w14:ligatures w14:val="none"/>
        </w:rPr>
        <w:t xml:space="preserve">Weeks, J. (1995), </w:t>
      </w:r>
      <w:r w:rsidRPr="00D5666A">
        <w:rPr>
          <w:rFonts w:eastAsia="Times New Roman" w:cstheme="minorHAnsi"/>
          <w:i/>
          <w:iCs/>
          <w:kern w:val="0"/>
          <w:lang w:val="en-GB" w:eastAsia="es-ES"/>
          <w14:ligatures w14:val="none"/>
        </w:rPr>
        <w:t>Structural adjustment and the agricultural sector in Latin America and the Caribbean</w:t>
      </w:r>
      <w:r w:rsidRPr="00D5666A">
        <w:rPr>
          <w:rFonts w:eastAsia="Times New Roman" w:cstheme="minorHAnsi"/>
          <w:kern w:val="0"/>
          <w:lang w:val="en-GB" w:eastAsia="es-ES"/>
          <w14:ligatures w14:val="none"/>
        </w:rPr>
        <w:t>, Springer.</w:t>
      </w:r>
    </w:p>
    <w:p w14:paraId="6F952B55" w14:textId="77777777" w:rsidR="006E2635" w:rsidRDefault="006E2635" w:rsidP="00741284">
      <w:pPr>
        <w:spacing w:after="0" w:line="240" w:lineRule="auto"/>
        <w:ind w:left="284" w:hanging="284"/>
        <w:rPr>
          <w:rFonts w:eastAsia="Times New Roman" w:cstheme="minorHAnsi"/>
          <w:kern w:val="0"/>
          <w:lang w:val="en-GB" w:eastAsia="es-ES"/>
          <w14:ligatures w14:val="none"/>
        </w:rPr>
      </w:pPr>
    </w:p>
    <w:p w14:paraId="7EFFF581" w14:textId="77777777" w:rsidR="00A11AED" w:rsidRDefault="00A11AED" w:rsidP="00741284">
      <w:pPr>
        <w:spacing w:after="0" w:line="240" w:lineRule="auto"/>
        <w:ind w:left="284" w:hanging="284"/>
        <w:rPr>
          <w:rFonts w:eastAsia="Times New Roman" w:cstheme="minorHAnsi"/>
          <w:kern w:val="0"/>
          <w:lang w:val="en-GB" w:eastAsia="es-ES"/>
          <w14:ligatures w14:val="none"/>
        </w:rPr>
      </w:pPr>
    </w:p>
    <w:p w14:paraId="7755AAC4" w14:textId="5E27D349" w:rsidR="00A11AED" w:rsidRDefault="00A11AED">
      <w:pPr>
        <w:rPr>
          <w:rFonts w:eastAsia="Times New Roman" w:cstheme="minorHAnsi"/>
          <w:kern w:val="0"/>
          <w:lang w:val="en-GB" w:eastAsia="es-ES"/>
          <w14:ligatures w14:val="none"/>
        </w:rPr>
      </w:pPr>
      <w:r>
        <w:rPr>
          <w:rFonts w:eastAsia="Times New Roman" w:cstheme="minorHAnsi"/>
          <w:kern w:val="0"/>
          <w:lang w:val="en-GB" w:eastAsia="es-ES"/>
          <w14:ligatures w14:val="none"/>
        </w:rPr>
        <w:br w:type="page"/>
      </w:r>
    </w:p>
    <w:bookmarkEnd w:id="30"/>
    <w:bookmarkEnd w:id="31"/>
    <w:p w14:paraId="3D902362" w14:textId="168C39C5" w:rsidR="008E188C" w:rsidRPr="00C81B1C" w:rsidRDefault="008E188C" w:rsidP="00767A99">
      <w:pPr>
        <w:pStyle w:val="Prrafodelista"/>
        <w:numPr>
          <w:ilvl w:val="0"/>
          <w:numId w:val="10"/>
        </w:numPr>
        <w:rPr>
          <w:rFonts w:cstheme="minorHAnsi"/>
          <w:b/>
          <w:bCs/>
          <w:lang w:val="en-GB"/>
        </w:rPr>
      </w:pPr>
      <w:r w:rsidRPr="00C81B1C">
        <w:rPr>
          <w:rFonts w:cstheme="minorHAnsi"/>
          <w:b/>
          <w:bCs/>
          <w:lang w:val="en-GB"/>
        </w:rPr>
        <w:lastRenderedPageBreak/>
        <w:t>A</w:t>
      </w:r>
      <w:r w:rsidR="0047206E" w:rsidRPr="00C81B1C">
        <w:rPr>
          <w:rFonts w:cstheme="minorHAnsi"/>
          <w:b/>
          <w:bCs/>
          <w:lang w:val="en-GB"/>
        </w:rPr>
        <w:t>P</w:t>
      </w:r>
      <w:r w:rsidRPr="00C81B1C">
        <w:rPr>
          <w:rFonts w:cstheme="minorHAnsi"/>
          <w:b/>
          <w:bCs/>
          <w:lang w:val="en-GB"/>
        </w:rPr>
        <w:t>PENDIX</w:t>
      </w:r>
    </w:p>
    <w:p w14:paraId="4C61BCA3" w14:textId="75C0E069" w:rsidR="007821E4" w:rsidRDefault="007821E4" w:rsidP="008D5A3D">
      <w:pPr>
        <w:pStyle w:val="Descripcin"/>
        <w:keepNext/>
        <w:ind w:left="720"/>
        <w:jc w:val="center"/>
        <w:rPr>
          <w:rFonts w:cstheme="minorHAnsi"/>
          <w:sz w:val="22"/>
          <w:szCs w:val="22"/>
          <w:lang w:val="en-GB"/>
        </w:rPr>
      </w:pPr>
      <w:r w:rsidRPr="00C81B1C">
        <w:rPr>
          <w:rFonts w:cstheme="minorHAnsi"/>
          <w:noProof/>
          <w:sz w:val="22"/>
          <w:szCs w:val="22"/>
        </w:rPr>
        <w:drawing>
          <wp:inline distT="0" distB="0" distL="0" distR="0" wp14:anchorId="637B9F77" wp14:editId="18A18075">
            <wp:extent cx="5400040" cy="4418330"/>
            <wp:effectExtent l="0" t="0" r="0" b="1270"/>
            <wp:docPr id="1750728122" name="Imagen 1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28122" name="Imagen 11" descr="Gráfico, Histograma&#10;&#10;El contenido generado por IA puede ser incorrec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40" cy="4418330"/>
                    </a:xfrm>
                    <a:prstGeom prst="rect">
                      <a:avLst/>
                    </a:prstGeom>
                    <a:noFill/>
                    <a:ln>
                      <a:noFill/>
                    </a:ln>
                  </pic:spPr>
                </pic:pic>
              </a:graphicData>
            </a:graphic>
          </wp:inline>
        </w:drawing>
      </w:r>
    </w:p>
    <w:p w14:paraId="381F9BEA" w14:textId="3E99EF4B" w:rsidR="00D803C5" w:rsidRPr="00D803C5" w:rsidRDefault="00D803C5" w:rsidP="00412BEC">
      <w:pPr>
        <w:jc w:val="center"/>
        <w:rPr>
          <w:rFonts w:cstheme="minorHAnsi"/>
          <w:i/>
          <w:iCs/>
          <w:color w:val="44546A" w:themeColor="text2"/>
          <w:lang w:val="en-GB"/>
        </w:rPr>
      </w:pPr>
      <w:r w:rsidRPr="00D803C5">
        <w:rPr>
          <w:rFonts w:cstheme="minorHAnsi"/>
          <w:i/>
          <w:iCs/>
          <w:color w:val="44546A" w:themeColor="text2"/>
          <w:lang w:val="en-GB"/>
        </w:rPr>
        <w:t>Figure 5.A.1: HHI of geographic concentration of Latin American harvested area (1901-2020)</w:t>
      </w:r>
    </w:p>
    <w:p w14:paraId="5C8E8B1C" w14:textId="77777777" w:rsidR="007821E4" w:rsidRPr="00C81B1C" w:rsidRDefault="007821E4" w:rsidP="008D5A3D">
      <w:pPr>
        <w:pStyle w:val="Prrafodelista"/>
        <w:rPr>
          <w:rFonts w:cstheme="minorHAnsi"/>
          <w:lang w:val="en-GB"/>
        </w:rPr>
      </w:pPr>
    </w:p>
    <w:p w14:paraId="7EAB2C15" w14:textId="77777777" w:rsidR="008D5A3D" w:rsidRPr="00C81B1C" w:rsidRDefault="008D5A3D" w:rsidP="008D5A3D">
      <w:pPr>
        <w:pStyle w:val="Prrafodelista"/>
        <w:rPr>
          <w:rFonts w:cstheme="minorHAnsi"/>
          <w:lang w:val="en-GB"/>
        </w:rPr>
      </w:pPr>
    </w:p>
    <w:p w14:paraId="5BA200B1" w14:textId="77777777" w:rsidR="008D5A3D" w:rsidRPr="00C81B1C" w:rsidRDefault="008D5A3D" w:rsidP="008D5A3D">
      <w:pPr>
        <w:pStyle w:val="Prrafodelista"/>
        <w:rPr>
          <w:rFonts w:cstheme="minorHAnsi"/>
          <w:lang w:val="en-GB"/>
        </w:rPr>
      </w:pPr>
    </w:p>
    <w:p w14:paraId="3C59C146" w14:textId="77777777" w:rsidR="008D5A3D" w:rsidRPr="00C81B1C" w:rsidRDefault="008D5A3D" w:rsidP="008D5A3D">
      <w:pPr>
        <w:pStyle w:val="Prrafodelista"/>
        <w:rPr>
          <w:rFonts w:cstheme="minorHAnsi"/>
          <w:lang w:val="en-GB"/>
        </w:rPr>
      </w:pPr>
    </w:p>
    <w:p w14:paraId="15B7E169" w14:textId="77777777" w:rsidR="008D5A3D" w:rsidRPr="00C81B1C" w:rsidRDefault="008D5A3D" w:rsidP="008D5A3D">
      <w:pPr>
        <w:pStyle w:val="Prrafodelista"/>
        <w:rPr>
          <w:rFonts w:cstheme="minorHAnsi"/>
          <w:lang w:val="en-GB"/>
        </w:rPr>
      </w:pPr>
    </w:p>
    <w:p w14:paraId="10C07444" w14:textId="77777777" w:rsidR="008D5A3D" w:rsidRPr="00C81B1C" w:rsidRDefault="008D5A3D" w:rsidP="008D5A3D">
      <w:pPr>
        <w:pStyle w:val="Prrafodelista"/>
        <w:rPr>
          <w:rFonts w:cstheme="minorHAnsi"/>
          <w:lang w:val="en-GB"/>
        </w:rPr>
      </w:pPr>
    </w:p>
    <w:p w14:paraId="3088AE40" w14:textId="59B4E324" w:rsidR="0088131A" w:rsidRPr="00C81B1C" w:rsidRDefault="0088131A">
      <w:pPr>
        <w:rPr>
          <w:rFonts w:cstheme="minorHAnsi"/>
          <w:lang w:val="en-GB"/>
        </w:rPr>
      </w:pPr>
      <w:r w:rsidRPr="00C81B1C">
        <w:rPr>
          <w:rFonts w:cstheme="minorHAnsi"/>
          <w:lang w:val="en-GB"/>
        </w:rPr>
        <w:br w:type="page"/>
      </w:r>
    </w:p>
    <w:p w14:paraId="7C7E3536" w14:textId="1EFC102A" w:rsidR="00DF5C63" w:rsidRPr="00C81B1C" w:rsidRDefault="00DF5C63" w:rsidP="00DF5C63">
      <w:pPr>
        <w:pStyle w:val="Descripcin"/>
        <w:keepNext/>
        <w:jc w:val="center"/>
        <w:rPr>
          <w:rFonts w:cstheme="minorHAnsi"/>
          <w:sz w:val="22"/>
          <w:szCs w:val="22"/>
          <w:lang w:val="en-GB"/>
        </w:rPr>
      </w:pPr>
      <w:r w:rsidRPr="00C81B1C">
        <w:rPr>
          <w:rFonts w:cstheme="minorHAnsi"/>
          <w:sz w:val="22"/>
          <w:szCs w:val="22"/>
          <w:lang w:val="en-GB"/>
        </w:rPr>
        <w:lastRenderedPageBreak/>
        <w:t xml:space="preserve">Table </w:t>
      </w:r>
      <w:r w:rsidR="00F250AE" w:rsidRPr="00C81B1C">
        <w:rPr>
          <w:rFonts w:cstheme="minorHAnsi"/>
          <w:sz w:val="22"/>
          <w:szCs w:val="22"/>
          <w:lang w:val="en-GB"/>
        </w:rPr>
        <w:t>5.</w:t>
      </w:r>
      <w:r w:rsidRPr="00C81B1C">
        <w:rPr>
          <w:rFonts w:cstheme="minorHAnsi"/>
          <w:sz w:val="22"/>
          <w:szCs w:val="22"/>
          <w:lang w:val="en-GB"/>
        </w:rPr>
        <w:t xml:space="preserve">A </w:t>
      </w:r>
      <w:r w:rsidRPr="00C81B1C">
        <w:rPr>
          <w:rFonts w:cstheme="minorHAnsi"/>
          <w:sz w:val="22"/>
          <w:szCs w:val="22"/>
        </w:rPr>
        <w:fldChar w:fldCharType="begin"/>
      </w:r>
      <w:r w:rsidRPr="00C81B1C">
        <w:rPr>
          <w:rFonts w:cstheme="minorHAnsi"/>
          <w:sz w:val="22"/>
          <w:szCs w:val="22"/>
          <w:lang w:val="en-GB"/>
        </w:rPr>
        <w:instrText xml:space="preserve"> SEQ Table_A \* ARABIC </w:instrText>
      </w:r>
      <w:r w:rsidRPr="00C81B1C">
        <w:rPr>
          <w:rFonts w:cstheme="minorHAnsi"/>
          <w:sz w:val="22"/>
          <w:szCs w:val="22"/>
        </w:rPr>
        <w:fldChar w:fldCharType="separate"/>
      </w:r>
      <w:r w:rsidR="00767A99" w:rsidRPr="00C81B1C">
        <w:rPr>
          <w:rFonts w:cstheme="minorHAnsi"/>
          <w:noProof/>
          <w:sz w:val="22"/>
          <w:szCs w:val="22"/>
          <w:lang w:val="en-GB"/>
        </w:rPr>
        <w:t>1</w:t>
      </w:r>
      <w:r w:rsidRPr="00C81B1C">
        <w:rPr>
          <w:rFonts w:cstheme="minorHAnsi"/>
          <w:sz w:val="22"/>
          <w:szCs w:val="22"/>
        </w:rPr>
        <w:fldChar w:fldCharType="end"/>
      </w:r>
      <w:r w:rsidRPr="00C81B1C">
        <w:rPr>
          <w:rFonts w:cstheme="minorHAnsi"/>
          <w:sz w:val="22"/>
          <w:szCs w:val="22"/>
          <w:lang w:val="en-GB"/>
        </w:rPr>
        <w:t xml:space="preserve">: Land and population in the sample countries and </w:t>
      </w:r>
      <w:r w:rsidR="007821E4" w:rsidRPr="00C81B1C">
        <w:rPr>
          <w:rFonts w:cstheme="minorHAnsi"/>
          <w:sz w:val="22"/>
          <w:szCs w:val="22"/>
          <w:lang w:val="en-GB"/>
        </w:rPr>
        <w:t>percentage</w:t>
      </w:r>
      <w:r w:rsidR="00724E01" w:rsidRPr="00C81B1C">
        <w:rPr>
          <w:rFonts w:cstheme="minorHAnsi"/>
          <w:sz w:val="22"/>
          <w:szCs w:val="22"/>
          <w:lang w:val="en-GB"/>
        </w:rPr>
        <w:t xml:space="preserve"> in 2020</w:t>
      </w:r>
    </w:p>
    <w:tbl>
      <w:tblPr>
        <w:tblStyle w:val="Table"/>
        <w:tblW w:w="5888" w:type="pct"/>
        <w:tblLayout w:type="fixed"/>
        <w:tblLook w:val="0020" w:firstRow="1" w:lastRow="0" w:firstColumn="0" w:lastColumn="0" w:noHBand="0" w:noVBand="0"/>
        <w:tblCaption w:val="Muestra FAO: superficie y poblacion."/>
      </w:tblPr>
      <w:tblGrid>
        <w:gridCol w:w="696"/>
        <w:gridCol w:w="3131"/>
        <w:gridCol w:w="1115"/>
        <w:gridCol w:w="1115"/>
        <w:gridCol w:w="1255"/>
        <w:gridCol w:w="1529"/>
        <w:gridCol w:w="90"/>
        <w:gridCol w:w="993"/>
        <w:gridCol w:w="90"/>
      </w:tblGrid>
      <w:tr w:rsidR="0088131A" w:rsidRPr="00C81B1C" w14:paraId="59F77215" w14:textId="77777777" w:rsidTr="0088131A">
        <w:trPr>
          <w:cnfStyle w:val="100000000000" w:firstRow="1" w:lastRow="0" w:firstColumn="0" w:lastColumn="0" w:oddVBand="0" w:evenVBand="0" w:oddHBand="0" w:evenHBand="0" w:firstRowFirstColumn="0" w:firstRowLastColumn="0" w:lastRowFirstColumn="0" w:lastRowLastColumn="0"/>
          <w:tblHeader/>
        </w:trPr>
        <w:tc>
          <w:tcPr>
            <w:tcW w:w="696" w:type="dxa"/>
            <w:tcBorders>
              <w:top w:val="single" w:sz="4" w:space="0" w:color="auto"/>
              <w:bottom w:val="single" w:sz="2" w:space="0" w:color="auto"/>
            </w:tcBorders>
          </w:tcPr>
          <w:p w14:paraId="0A5D5FD5" w14:textId="77777777" w:rsidR="0088131A" w:rsidRPr="00C81B1C" w:rsidRDefault="0088131A" w:rsidP="001163D6">
            <w:pPr>
              <w:pStyle w:val="Compact"/>
              <w:rPr>
                <w:b/>
                <w:bCs/>
                <w:sz w:val="20"/>
                <w:szCs w:val="20"/>
              </w:rPr>
            </w:pPr>
            <w:r w:rsidRPr="00C81B1C">
              <w:rPr>
                <w:b/>
                <w:bCs/>
                <w:sz w:val="20"/>
                <w:szCs w:val="20"/>
              </w:rPr>
              <w:t>ISO3</w:t>
            </w:r>
          </w:p>
        </w:tc>
        <w:tc>
          <w:tcPr>
            <w:tcW w:w="3131" w:type="dxa"/>
            <w:tcBorders>
              <w:top w:val="single" w:sz="4" w:space="0" w:color="auto"/>
              <w:bottom w:val="single" w:sz="2" w:space="0" w:color="auto"/>
            </w:tcBorders>
          </w:tcPr>
          <w:p w14:paraId="3B32370F" w14:textId="77777777" w:rsidR="0088131A" w:rsidRPr="00C81B1C" w:rsidRDefault="0088131A" w:rsidP="001163D6">
            <w:pPr>
              <w:pStyle w:val="Compact"/>
              <w:rPr>
                <w:b/>
                <w:bCs/>
                <w:sz w:val="20"/>
                <w:szCs w:val="20"/>
              </w:rPr>
            </w:pPr>
            <w:r w:rsidRPr="00C81B1C">
              <w:rPr>
                <w:b/>
                <w:bCs/>
                <w:sz w:val="20"/>
                <w:szCs w:val="20"/>
              </w:rPr>
              <w:t>Area</w:t>
            </w:r>
          </w:p>
        </w:tc>
        <w:tc>
          <w:tcPr>
            <w:tcW w:w="1115" w:type="dxa"/>
            <w:tcBorders>
              <w:top w:val="single" w:sz="4" w:space="0" w:color="auto"/>
              <w:bottom w:val="single" w:sz="2" w:space="0" w:color="auto"/>
            </w:tcBorders>
          </w:tcPr>
          <w:p w14:paraId="10771BA2" w14:textId="77777777" w:rsidR="0088131A" w:rsidRPr="00C81B1C" w:rsidRDefault="0088131A" w:rsidP="001163D6">
            <w:pPr>
              <w:pStyle w:val="Compact"/>
              <w:jc w:val="right"/>
              <w:rPr>
                <w:b/>
                <w:bCs/>
                <w:sz w:val="20"/>
                <w:szCs w:val="20"/>
              </w:rPr>
            </w:pPr>
            <w:r w:rsidRPr="00C81B1C">
              <w:rPr>
                <w:b/>
                <w:bCs/>
                <w:sz w:val="20"/>
                <w:szCs w:val="20"/>
              </w:rPr>
              <w:t>Land (ha)*</w:t>
            </w:r>
          </w:p>
        </w:tc>
        <w:tc>
          <w:tcPr>
            <w:tcW w:w="1115" w:type="dxa"/>
            <w:tcBorders>
              <w:top w:val="single" w:sz="4" w:space="0" w:color="auto"/>
              <w:bottom w:val="single" w:sz="2" w:space="0" w:color="auto"/>
            </w:tcBorders>
          </w:tcPr>
          <w:p w14:paraId="446BDFE1" w14:textId="77777777" w:rsidR="0088131A" w:rsidRPr="00C81B1C" w:rsidRDefault="0088131A" w:rsidP="001163D6">
            <w:pPr>
              <w:pStyle w:val="Compact"/>
              <w:rPr>
                <w:b/>
                <w:bCs/>
                <w:sz w:val="20"/>
                <w:szCs w:val="20"/>
              </w:rPr>
            </w:pPr>
            <w:r w:rsidRPr="00C81B1C">
              <w:rPr>
                <w:b/>
                <w:bCs/>
                <w:sz w:val="20"/>
                <w:szCs w:val="20"/>
              </w:rPr>
              <w:t xml:space="preserve">% </w:t>
            </w:r>
            <w:proofErr w:type="gramStart"/>
            <w:r w:rsidRPr="00C81B1C">
              <w:rPr>
                <w:b/>
                <w:bCs/>
                <w:sz w:val="20"/>
                <w:szCs w:val="20"/>
              </w:rPr>
              <w:t>of</w:t>
            </w:r>
            <w:proofErr w:type="gramEnd"/>
            <w:r w:rsidRPr="00C81B1C">
              <w:rPr>
                <w:b/>
                <w:bCs/>
                <w:sz w:val="20"/>
                <w:szCs w:val="20"/>
              </w:rPr>
              <w:t xml:space="preserve"> area</w:t>
            </w:r>
          </w:p>
        </w:tc>
        <w:tc>
          <w:tcPr>
            <w:tcW w:w="1255" w:type="dxa"/>
            <w:tcBorders>
              <w:top w:val="single" w:sz="4" w:space="0" w:color="auto"/>
              <w:bottom w:val="single" w:sz="2" w:space="0" w:color="auto"/>
            </w:tcBorders>
          </w:tcPr>
          <w:p w14:paraId="7978A642" w14:textId="77777777" w:rsidR="0088131A" w:rsidRPr="00C81B1C" w:rsidRDefault="0088131A" w:rsidP="001163D6">
            <w:pPr>
              <w:pStyle w:val="Compact"/>
              <w:jc w:val="right"/>
              <w:rPr>
                <w:b/>
                <w:bCs/>
                <w:sz w:val="20"/>
                <w:szCs w:val="20"/>
              </w:rPr>
            </w:pPr>
            <w:r w:rsidRPr="00C81B1C">
              <w:rPr>
                <w:b/>
                <w:bCs/>
                <w:sz w:val="20"/>
                <w:szCs w:val="20"/>
              </w:rPr>
              <w:t>Population*</w:t>
            </w:r>
          </w:p>
        </w:tc>
        <w:tc>
          <w:tcPr>
            <w:tcW w:w="1619" w:type="dxa"/>
            <w:gridSpan w:val="2"/>
            <w:tcBorders>
              <w:top w:val="single" w:sz="4" w:space="0" w:color="auto"/>
              <w:bottom w:val="single" w:sz="2" w:space="0" w:color="auto"/>
            </w:tcBorders>
          </w:tcPr>
          <w:p w14:paraId="248F24EB" w14:textId="77777777" w:rsidR="0088131A" w:rsidRPr="00C81B1C" w:rsidRDefault="0088131A" w:rsidP="001163D6">
            <w:pPr>
              <w:pStyle w:val="Compact"/>
              <w:rPr>
                <w:b/>
                <w:bCs/>
                <w:sz w:val="20"/>
                <w:szCs w:val="20"/>
              </w:rPr>
            </w:pPr>
            <w:r w:rsidRPr="00C81B1C">
              <w:rPr>
                <w:b/>
                <w:bCs/>
                <w:sz w:val="20"/>
                <w:szCs w:val="20"/>
              </w:rPr>
              <w:t xml:space="preserve">% </w:t>
            </w:r>
            <w:proofErr w:type="gramStart"/>
            <w:r w:rsidRPr="00C81B1C">
              <w:rPr>
                <w:b/>
                <w:bCs/>
                <w:sz w:val="20"/>
                <w:szCs w:val="20"/>
              </w:rPr>
              <w:t>of</w:t>
            </w:r>
            <w:proofErr w:type="gramEnd"/>
            <w:r w:rsidRPr="00C81B1C">
              <w:rPr>
                <w:b/>
                <w:bCs/>
                <w:sz w:val="20"/>
                <w:szCs w:val="20"/>
              </w:rPr>
              <w:t xml:space="preserve"> population</w:t>
            </w:r>
          </w:p>
        </w:tc>
        <w:tc>
          <w:tcPr>
            <w:tcW w:w="1083" w:type="dxa"/>
            <w:gridSpan w:val="2"/>
            <w:tcBorders>
              <w:top w:val="single" w:sz="4" w:space="0" w:color="auto"/>
              <w:bottom w:val="single" w:sz="2" w:space="0" w:color="auto"/>
            </w:tcBorders>
          </w:tcPr>
          <w:p w14:paraId="2288176D" w14:textId="77777777" w:rsidR="0088131A" w:rsidRPr="00C81B1C" w:rsidRDefault="0088131A" w:rsidP="001163D6">
            <w:pPr>
              <w:pStyle w:val="Compact"/>
              <w:rPr>
                <w:b/>
                <w:bCs/>
                <w:sz w:val="20"/>
                <w:szCs w:val="20"/>
              </w:rPr>
            </w:pPr>
            <w:r w:rsidRPr="00C81B1C">
              <w:rPr>
                <w:b/>
                <w:bCs/>
                <w:sz w:val="20"/>
                <w:szCs w:val="20"/>
              </w:rPr>
              <w:t>Region</w:t>
            </w:r>
          </w:p>
        </w:tc>
      </w:tr>
      <w:tr w:rsidR="0088131A" w:rsidRPr="00C81B1C" w14:paraId="22879892" w14:textId="77777777" w:rsidTr="0088131A">
        <w:trPr>
          <w:gridAfter w:val="1"/>
          <w:wAfter w:w="90" w:type="dxa"/>
        </w:trPr>
        <w:tc>
          <w:tcPr>
            <w:tcW w:w="696" w:type="dxa"/>
            <w:tcBorders>
              <w:top w:val="single" w:sz="2" w:space="0" w:color="auto"/>
            </w:tcBorders>
          </w:tcPr>
          <w:p w14:paraId="04E08665" w14:textId="77777777" w:rsidR="0088131A" w:rsidRPr="00C81B1C" w:rsidRDefault="0088131A" w:rsidP="001163D6">
            <w:pPr>
              <w:pStyle w:val="Compact"/>
              <w:rPr>
                <w:sz w:val="20"/>
                <w:szCs w:val="20"/>
              </w:rPr>
            </w:pPr>
            <w:r w:rsidRPr="00C81B1C">
              <w:rPr>
                <w:sz w:val="20"/>
                <w:szCs w:val="20"/>
              </w:rPr>
              <w:t>BRA</w:t>
            </w:r>
          </w:p>
        </w:tc>
        <w:tc>
          <w:tcPr>
            <w:tcW w:w="3131" w:type="dxa"/>
            <w:tcBorders>
              <w:top w:val="single" w:sz="2" w:space="0" w:color="auto"/>
            </w:tcBorders>
          </w:tcPr>
          <w:p w14:paraId="34908059" w14:textId="77777777" w:rsidR="0088131A" w:rsidRPr="00C81B1C" w:rsidRDefault="0088131A" w:rsidP="001163D6">
            <w:pPr>
              <w:pStyle w:val="Compact"/>
              <w:rPr>
                <w:sz w:val="20"/>
                <w:szCs w:val="20"/>
              </w:rPr>
            </w:pPr>
            <w:r w:rsidRPr="00C81B1C">
              <w:rPr>
                <w:sz w:val="20"/>
                <w:szCs w:val="20"/>
              </w:rPr>
              <w:t>Brazil</w:t>
            </w:r>
          </w:p>
        </w:tc>
        <w:tc>
          <w:tcPr>
            <w:tcW w:w="1115" w:type="dxa"/>
            <w:tcBorders>
              <w:top w:val="single" w:sz="2" w:space="0" w:color="auto"/>
            </w:tcBorders>
          </w:tcPr>
          <w:p w14:paraId="26989DE4" w14:textId="13970AE1" w:rsidR="0088131A" w:rsidRPr="00C81B1C" w:rsidRDefault="0088131A" w:rsidP="001163D6">
            <w:pPr>
              <w:pStyle w:val="Compact"/>
              <w:jc w:val="center"/>
              <w:rPr>
                <w:sz w:val="20"/>
                <w:szCs w:val="20"/>
              </w:rPr>
            </w:pPr>
            <w:r w:rsidRPr="00C81B1C">
              <w:rPr>
                <w:sz w:val="20"/>
                <w:szCs w:val="20"/>
              </w:rPr>
              <w:t>835</w:t>
            </w:r>
            <w:r w:rsidR="00EF2396">
              <w:rPr>
                <w:sz w:val="20"/>
                <w:szCs w:val="20"/>
              </w:rPr>
              <w:t>,</w:t>
            </w:r>
            <w:r w:rsidRPr="00C81B1C">
              <w:rPr>
                <w:sz w:val="20"/>
                <w:szCs w:val="20"/>
              </w:rPr>
              <w:t>814</w:t>
            </w:r>
          </w:p>
        </w:tc>
        <w:tc>
          <w:tcPr>
            <w:tcW w:w="1115" w:type="dxa"/>
            <w:tcBorders>
              <w:top w:val="single" w:sz="2" w:space="0" w:color="auto"/>
            </w:tcBorders>
          </w:tcPr>
          <w:p w14:paraId="47EDF936" w14:textId="77777777" w:rsidR="0088131A" w:rsidRPr="00C81B1C" w:rsidRDefault="0088131A" w:rsidP="001163D6">
            <w:pPr>
              <w:pStyle w:val="Compact"/>
              <w:jc w:val="center"/>
              <w:rPr>
                <w:sz w:val="20"/>
                <w:szCs w:val="20"/>
              </w:rPr>
            </w:pPr>
            <w:r w:rsidRPr="00C81B1C">
              <w:rPr>
                <w:sz w:val="20"/>
                <w:szCs w:val="20"/>
              </w:rPr>
              <w:t>41.7%</w:t>
            </w:r>
          </w:p>
        </w:tc>
        <w:tc>
          <w:tcPr>
            <w:tcW w:w="1255" w:type="dxa"/>
            <w:tcBorders>
              <w:top w:val="single" w:sz="2" w:space="0" w:color="auto"/>
            </w:tcBorders>
          </w:tcPr>
          <w:p w14:paraId="0F7E6E1A" w14:textId="7F9B710B" w:rsidR="0088131A" w:rsidRPr="00C81B1C" w:rsidRDefault="0088131A" w:rsidP="001163D6">
            <w:pPr>
              <w:pStyle w:val="Compact"/>
              <w:jc w:val="center"/>
              <w:rPr>
                <w:sz w:val="20"/>
                <w:szCs w:val="20"/>
              </w:rPr>
            </w:pPr>
            <w:r w:rsidRPr="00C81B1C">
              <w:rPr>
                <w:sz w:val="20"/>
                <w:szCs w:val="20"/>
              </w:rPr>
              <w:t>212</w:t>
            </w:r>
            <w:r w:rsidR="00EF2396">
              <w:rPr>
                <w:sz w:val="20"/>
                <w:szCs w:val="20"/>
              </w:rPr>
              <w:t>,</w:t>
            </w:r>
            <w:r w:rsidRPr="00C81B1C">
              <w:rPr>
                <w:sz w:val="20"/>
                <w:szCs w:val="20"/>
              </w:rPr>
              <w:t>559.417</w:t>
            </w:r>
          </w:p>
        </w:tc>
        <w:tc>
          <w:tcPr>
            <w:tcW w:w="1529" w:type="dxa"/>
            <w:tcBorders>
              <w:top w:val="single" w:sz="2" w:space="0" w:color="auto"/>
            </w:tcBorders>
          </w:tcPr>
          <w:p w14:paraId="00529AFD" w14:textId="77777777" w:rsidR="0088131A" w:rsidRPr="00C81B1C" w:rsidRDefault="0088131A" w:rsidP="001163D6">
            <w:pPr>
              <w:pStyle w:val="Compact"/>
              <w:jc w:val="center"/>
              <w:rPr>
                <w:sz w:val="20"/>
                <w:szCs w:val="20"/>
              </w:rPr>
            </w:pPr>
            <w:r w:rsidRPr="00C81B1C">
              <w:rPr>
                <w:sz w:val="20"/>
                <w:szCs w:val="20"/>
              </w:rPr>
              <w:t>32.6%</w:t>
            </w:r>
          </w:p>
        </w:tc>
        <w:tc>
          <w:tcPr>
            <w:tcW w:w="1083" w:type="dxa"/>
            <w:gridSpan w:val="2"/>
            <w:tcBorders>
              <w:top w:val="single" w:sz="2" w:space="0" w:color="auto"/>
            </w:tcBorders>
          </w:tcPr>
          <w:p w14:paraId="7C109095" w14:textId="77777777" w:rsidR="0088131A" w:rsidRPr="00C81B1C" w:rsidRDefault="0088131A" w:rsidP="001163D6">
            <w:pPr>
              <w:pStyle w:val="Compact"/>
              <w:jc w:val="right"/>
              <w:rPr>
                <w:sz w:val="20"/>
                <w:szCs w:val="20"/>
              </w:rPr>
            </w:pPr>
            <w:r w:rsidRPr="00C81B1C">
              <w:rPr>
                <w:sz w:val="20"/>
                <w:szCs w:val="20"/>
              </w:rPr>
              <w:t>Brazil</w:t>
            </w:r>
          </w:p>
        </w:tc>
      </w:tr>
      <w:tr w:rsidR="0088131A" w:rsidRPr="00C81B1C" w14:paraId="4D9D02C0" w14:textId="77777777" w:rsidTr="0088131A">
        <w:trPr>
          <w:gridAfter w:val="1"/>
          <w:wAfter w:w="90" w:type="dxa"/>
        </w:trPr>
        <w:tc>
          <w:tcPr>
            <w:tcW w:w="696" w:type="dxa"/>
          </w:tcPr>
          <w:p w14:paraId="46F4E53E" w14:textId="77777777" w:rsidR="0088131A" w:rsidRPr="00C81B1C" w:rsidRDefault="0088131A" w:rsidP="001163D6">
            <w:pPr>
              <w:pStyle w:val="Compact"/>
              <w:rPr>
                <w:sz w:val="20"/>
                <w:szCs w:val="20"/>
              </w:rPr>
            </w:pPr>
            <w:r w:rsidRPr="00C81B1C">
              <w:rPr>
                <w:sz w:val="20"/>
                <w:szCs w:val="20"/>
              </w:rPr>
              <w:t>ARG</w:t>
            </w:r>
          </w:p>
        </w:tc>
        <w:tc>
          <w:tcPr>
            <w:tcW w:w="3131" w:type="dxa"/>
          </w:tcPr>
          <w:p w14:paraId="3C0B4AF3" w14:textId="77777777" w:rsidR="0088131A" w:rsidRPr="00C81B1C" w:rsidRDefault="0088131A" w:rsidP="001163D6">
            <w:pPr>
              <w:pStyle w:val="Compact"/>
              <w:rPr>
                <w:sz w:val="20"/>
                <w:szCs w:val="20"/>
              </w:rPr>
            </w:pPr>
            <w:r w:rsidRPr="00C81B1C">
              <w:rPr>
                <w:sz w:val="20"/>
                <w:szCs w:val="20"/>
              </w:rPr>
              <w:t>Argentina</w:t>
            </w:r>
          </w:p>
        </w:tc>
        <w:tc>
          <w:tcPr>
            <w:tcW w:w="1115" w:type="dxa"/>
          </w:tcPr>
          <w:p w14:paraId="18471470" w14:textId="2489031A" w:rsidR="0088131A" w:rsidRPr="00C81B1C" w:rsidRDefault="0088131A" w:rsidP="001163D6">
            <w:pPr>
              <w:pStyle w:val="Compact"/>
              <w:jc w:val="center"/>
              <w:rPr>
                <w:sz w:val="20"/>
                <w:szCs w:val="20"/>
              </w:rPr>
            </w:pPr>
            <w:r w:rsidRPr="00C81B1C">
              <w:rPr>
                <w:sz w:val="20"/>
                <w:szCs w:val="20"/>
              </w:rPr>
              <w:t>273</w:t>
            </w:r>
            <w:r w:rsidR="00EF2396">
              <w:rPr>
                <w:sz w:val="20"/>
                <w:szCs w:val="20"/>
              </w:rPr>
              <w:t>,</w:t>
            </w:r>
            <w:r w:rsidRPr="00C81B1C">
              <w:rPr>
                <w:sz w:val="20"/>
                <w:szCs w:val="20"/>
              </w:rPr>
              <w:t>669</w:t>
            </w:r>
          </w:p>
        </w:tc>
        <w:tc>
          <w:tcPr>
            <w:tcW w:w="1115" w:type="dxa"/>
          </w:tcPr>
          <w:p w14:paraId="79E7BD17" w14:textId="77777777" w:rsidR="0088131A" w:rsidRPr="00C81B1C" w:rsidRDefault="0088131A" w:rsidP="001163D6">
            <w:pPr>
              <w:pStyle w:val="Compact"/>
              <w:jc w:val="center"/>
              <w:rPr>
                <w:sz w:val="20"/>
                <w:szCs w:val="20"/>
              </w:rPr>
            </w:pPr>
            <w:r w:rsidRPr="00C81B1C">
              <w:rPr>
                <w:sz w:val="20"/>
                <w:szCs w:val="20"/>
              </w:rPr>
              <w:t>13.7%</w:t>
            </w:r>
          </w:p>
        </w:tc>
        <w:tc>
          <w:tcPr>
            <w:tcW w:w="1255" w:type="dxa"/>
          </w:tcPr>
          <w:p w14:paraId="4A4E023B" w14:textId="094C9EAC" w:rsidR="0088131A" w:rsidRPr="00C81B1C" w:rsidRDefault="0088131A" w:rsidP="001163D6">
            <w:pPr>
              <w:pStyle w:val="Compact"/>
              <w:jc w:val="center"/>
              <w:rPr>
                <w:sz w:val="20"/>
                <w:szCs w:val="20"/>
              </w:rPr>
            </w:pPr>
            <w:r w:rsidRPr="00C81B1C">
              <w:rPr>
                <w:sz w:val="20"/>
                <w:szCs w:val="20"/>
              </w:rPr>
              <w:t>45</w:t>
            </w:r>
            <w:r w:rsidR="00EF2396">
              <w:rPr>
                <w:sz w:val="20"/>
                <w:szCs w:val="20"/>
              </w:rPr>
              <w:t>,</w:t>
            </w:r>
            <w:r w:rsidRPr="00C81B1C">
              <w:rPr>
                <w:sz w:val="20"/>
                <w:szCs w:val="20"/>
              </w:rPr>
              <w:t>195.774</w:t>
            </w:r>
          </w:p>
        </w:tc>
        <w:tc>
          <w:tcPr>
            <w:tcW w:w="1529" w:type="dxa"/>
          </w:tcPr>
          <w:p w14:paraId="2DB87A69" w14:textId="77777777" w:rsidR="0088131A" w:rsidRPr="00C81B1C" w:rsidRDefault="0088131A" w:rsidP="001163D6">
            <w:pPr>
              <w:pStyle w:val="Compact"/>
              <w:jc w:val="center"/>
              <w:rPr>
                <w:sz w:val="20"/>
                <w:szCs w:val="20"/>
              </w:rPr>
            </w:pPr>
            <w:r w:rsidRPr="00C81B1C">
              <w:rPr>
                <w:sz w:val="20"/>
                <w:szCs w:val="20"/>
              </w:rPr>
              <w:t>6.9%</w:t>
            </w:r>
          </w:p>
        </w:tc>
        <w:tc>
          <w:tcPr>
            <w:tcW w:w="1083" w:type="dxa"/>
            <w:gridSpan w:val="2"/>
          </w:tcPr>
          <w:p w14:paraId="193CD3FB" w14:textId="77777777" w:rsidR="0088131A" w:rsidRPr="00C81B1C" w:rsidRDefault="0088131A" w:rsidP="001163D6">
            <w:pPr>
              <w:pStyle w:val="Compact"/>
              <w:jc w:val="right"/>
              <w:rPr>
                <w:sz w:val="20"/>
                <w:szCs w:val="20"/>
              </w:rPr>
            </w:pPr>
            <w:r w:rsidRPr="00C81B1C">
              <w:rPr>
                <w:sz w:val="20"/>
                <w:szCs w:val="20"/>
              </w:rPr>
              <w:t>Southern</w:t>
            </w:r>
          </w:p>
        </w:tc>
      </w:tr>
      <w:tr w:rsidR="0088131A" w:rsidRPr="00C81B1C" w14:paraId="587B47FD" w14:textId="77777777" w:rsidTr="0088131A">
        <w:trPr>
          <w:gridAfter w:val="1"/>
          <w:wAfter w:w="90" w:type="dxa"/>
        </w:trPr>
        <w:tc>
          <w:tcPr>
            <w:tcW w:w="696" w:type="dxa"/>
          </w:tcPr>
          <w:p w14:paraId="1B7F4CEE" w14:textId="77777777" w:rsidR="0088131A" w:rsidRPr="00C81B1C" w:rsidRDefault="0088131A" w:rsidP="001163D6">
            <w:pPr>
              <w:pStyle w:val="Compact"/>
              <w:rPr>
                <w:sz w:val="20"/>
                <w:szCs w:val="20"/>
              </w:rPr>
            </w:pPr>
            <w:r w:rsidRPr="00C81B1C">
              <w:rPr>
                <w:sz w:val="20"/>
                <w:szCs w:val="20"/>
              </w:rPr>
              <w:t>MEX</w:t>
            </w:r>
          </w:p>
        </w:tc>
        <w:tc>
          <w:tcPr>
            <w:tcW w:w="3131" w:type="dxa"/>
          </w:tcPr>
          <w:p w14:paraId="7DB6FD61" w14:textId="77777777" w:rsidR="0088131A" w:rsidRPr="00C81B1C" w:rsidRDefault="0088131A" w:rsidP="001163D6">
            <w:pPr>
              <w:pStyle w:val="Compact"/>
              <w:rPr>
                <w:sz w:val="20"/>
                <w:szCs w:val="20"/>
              </w:rPr>
            </w:pPr>
            <w:r w:rsidRPr="00C81B1C">
              <w:rPr>
                <w:sz w:val="20"/>
                <w:szCs w:val="20"/>
              </w:rPr>
              <w:t>Mexico</w:t>
            </w:r>
          </w:p>
        </w:tc>
        <w:tc>
          <w:tcPr>
            <w:tcW w:w="1115" w:type="dxa"/>
          </w:tcPr>
          <w:p w14:paraId="702377E8" w14:textId="3748BA1D" w:rsidR="0088131A" w:rsidRPr="00C81B1C" w:rsidRDefault="0088131A" w:rsidP="001163D6">
            <w:pPr>
              <w:pStyle w:val="Compact"/>
              <w:jc w:val="center"/>
              <w:rPr>
                <w:sz w:val="20"/>
                <w:szCs w:val="20"/>
              </w:rPr>
            </w:pPr>
            <w:r w:rsidRPr="00C81B1C">
              <w:rPr>
                <w:sz w:val="20"/>
                <w:szCs w:val="20"/>
              </w:rPr>
              <w:t>194</w:t>
            </w:r>
            <w:r w:rsidR="00EF2396">
              <w:rPr>
                <w:sz w:val="20"/>
                <w:szCs w:val="20"/>
              </w:rPr>
              <w:t>,</w:t>
            </w:r>
            <w:r w:rsidRPr="00C81B1C">
              <w:rPr>
                <w:sz w:val="20"/>
                <w:szCs w:val="20"/>
              </w:rPr>
              <w:t>395</w:t>
            </w:r>
          </w:p>
        </w:tc>
        <w:tc>
          <w:tcPr>
            <w:tcW w:w="1115" w:type="dxa"/>
          </w:tcPr>
          <w:p w14:paraId="1BBC0149" w14:textId="77777777" w:rsidR="0088131A" w:rsidRPr="00C81B1C" w:rsidRDefault="0088131A" w:rsidP="001163D6">
            <w:pPr>
              <w:pStyle w:val="Compact"/>
              <w:jc w:val="center"/>
              <w:rPr>
                <w:sz w:val="20"/>
                <w:szCs w:val="20"/>
              </w:rPr>
            </w:pPr>
            <w:r w:rsidRPr="00C81B1C">
              <w:rPr>
                <w:sz w:val="20"/>
                <w:szCs w:val="20"/>
              </w:rPr>
              <w:t>9.7%</w:t>
            </w:r>
          </w:p>
        </w:tc>
        <w:tc>
          <w:tcPr>
            <w:tcW w:w="1255" w:type="dxa"/>
          </w:tcPr>
          <w:p w14:paraId="168A06B1" w14:textId="5B6FE0B5" w:rsidR="0088131A" w:rsidRPr="00C81B1C" w:rsidRDefault="0088131A" w:rsidP="001163D6">
            <w:pPr>
              <w:pStyle w:val="Compact"/>
              <w:jc w:val="center"/>
              <w:rPr>
                <w:sz w:val="20"/>
                <w:szCs w:val="20"/>
              </w:rPr>
            </w:pPr>
            <w:r w:rsidRPr="00C81B1C">
              <w:rPr>
                <w:sz w:val="20"/>
                <w:szCs w:val="20"/>
              </w:rPr>
              <w:t>128</w:t>
            </w:r>
            <w:r w:rsidR="00EF2396">
              <w:rPr>
                <w:sz w:val="20"/>
                <w:szCs w:val="20"/>
              </w:rPr>
              <w:t>,</w:t>
            </w:r>
            <w:r w:rsidRPr="00C81B1C">
              <w:rPr>
                <w:sz w:val="20"/>
                <w:szCs w:val="20"/>
              </w:rPr>
              <w:t>932.753</w:t>
            </w:r>
          </w:p>
        </w:tc>
        <w:tc>
          <w:tcPr>
            <w:tcW w:w="1529" w:type="dxa"/>
          </w:tcPr>
          <w:p w14:paraId="482F7E7B" w14:textId="77777777" w:rsidR="0088131A" w:rsidRPr="00C81B1C" w:rsidRDefault="0088131A" w:rsidP="001163D6">
            <w:pPr>
              <w:pStyle w:val="Compact"/>
              <w:jc w:val="center"/>
              <w:rPr>
                <w:sz w:val="20"/>
                <w:szCs w:val="20"/>
              </w:rPr>
            </w:pPr>
            <w:r w:rsidRPr="00C81B1C">
              <w:rPr>
                <w:sz w:val="20"/>
                <w:szCs w:val="20"/>
              </w:rPr>
              <w:t>19.8%</w:t>
            </w:r>
          </w:p>
        </w:tc>
        <w:tc>
          <w:tcPr>
            <w:tcW w:w="1083" w:type="dxa"/>
            <w:gridSpan w:val="2"/>
          </w:tcPr>
          <w:p w14:paraId="611407C7" w14:textId="77777777" w:rsidR="0088131A" w:rsidRPr="00C81B1C" w:rsidRDefault="0088131A" w:rsidP="001163D6">
            <w:pPr>
              <w:pStyle w:val="Compact"/>
              <w:jc w:val="right"/>
              <w:rPr>
                <w:sz w:val="20"/>
                <w:szCs w:val="20"/>
              </w:rPr>
            </w:pPr>
            <w:r w:rsidRPr="00C81B1C">
              <w:rPr>
                <w:sz w:val="20"/>
                <w:szCs w:val="20"/>
              </w:rPr>
              <w:t>Mexico</w:t>
            </w:r>
          </w:p>
        </w:tc>
      </w:tr>
      <w:tr w:rsidR="0088131A" w:rsidRPr="00C81B1C" w14:paraId="4325FC27" w14:textId="77777777" w:rsidTr="0088131A">
        <w:trPr>
          <w:gridAfter w:val="1"/>
          <w:wAfter w:w="90" w:type="dxa"/>
        </w:trPr>
        <w:tc>
          <w:tcPr>
            <w:tcW w:w="696" w:type="dxa"/>
          </w:tcPr>
          <w:p w14:paraId="0C85A7EE" w14:textId="77777777" w:rsidR="0088131A" w:rsidRPr="00C81B1C" w:rsidRDefault="0088131A" w:rsidP="001163D6">
            <w:pPr>
              <w:pStyle w:val="Compact"/>
              <w:rPr>
                <w:sz w:val="20"/>
                <w:szCs w:val="20"/>
              </w:rPr>
            </w:pPr>
            <w:r w:rsidRPr="00C81B1C">
              <w:rPr>
                <w:sz w:val="20"/>
                <w:szCs w:val="20"/>
              </w:rPr>
              <w:t>PER</w:t>
            </w:r>
          </w:p>
        </w:tc>
        <w:tc>
          <w:tcPr>
            <w:tcW w:w="3131" w:type="dxa"/>
          </w:tcPr>
          <w:p w14:paraId="7E8801F7" w14:textId="77777777" w:rsidR="0088131A" w:rsidRPr="00C81B1C" w:rsidRDefault="0088131A" w:rsidP="001163D6">
            <w:pPr>
              <w:pStyle w:val="Compact"/>
              <w:rPr>
                <w:sz w:val="20"/>
                <w:szCs w:val="20"/>
              </w:rPr>
            </w:pPr>
            <w:r w:rsidRPr="00C81B1C">
              <w:rPr>
                <w:sz w:val="20"/>
                <w:szCs w:val="20"/>
              </w:rPr>
              <w:t>Peru</w:t>
            </w:r>
          </w:p>
        </w:tc>
        <w:tc>
          <w:tcPr>
            <w:tcW w:w="1115" w:type="dxa"/>
          </w:tcPr>
          <w:p w14:paraId="42C05CE3" w14:textId="7C18B0D1" w:rsidR="0088131A" w:rsidRPr="00C81B1C" w:rsidRDefault="0088131A" w:rsidP="001163D6">
            <w:pPr>
              <w:pStyle w:val="Compact"/>
              <w:jc w:val="center"/>
              <w:rPr>
                <w:sz w:val="20"/>
                <w:szCs w:val="20"/>
              </w:rPr>
            </w:pPr>
            <w:r w:rsidRPr="00C81B1C">
              <w:rPr>
                <w:sz w:val="20"/>
                <w:szCs w:val="20"/>
              </w:rPr>
              <w:t>128</w:t>
            </w:r>
            <w:r w:rsidR="00EF2396">
              <w:rPr>
                <w:sz w:val="20"/>
                <w:szCs w:val="20"/>
              </w:rPr>
              <w:t>,</w:t>
            </w:r>
            <w:r w:rsidRPr="00C81B1C">
              <w:rPr>
                <w:sz w:val="20"/>
                <w:szCs w:val="20"/>
              </w:rPr>
              <w:t>000</w:t>
            </w:r>
          </w:p>
        </w:tc>
        <w:tc>
          <w:tcPr>
            <w:tcW w:w="1115" w:type="dxa"/>
          </w:tcPr>
          <w:p w14:paraId="68B8498D" w14:textId="77777777" w:rsidR="0088131A" w:rsidRPr="00C81B1C" w:rsidRDefault="0088131A" w:rsidP="001163D6">
            <w:pPr>
              <w:pStyle w:val="Compact"/>
              <w:jc w:val="center"/>
              <w:rPr>
                <w:sz w:val="20"/>
                <w:szCs w:val="20"/>
              </w:rPr>
            </w:pPr>
            <w:r w:rsidRPr="00C81B1C">
              <w:rPr>
                <w:sz w:val="20"/>
                <w:szCs w:val="20"/>
              </w:rPr>
              <w:t>6.4%</w:t>
            </w:r>
          </w:p>
        </w:tc>
        <w:tc>
          <w:tcPr>
            <w:tcW w:w="1255" w:type="dxa"/>
          </w:tcPr>
          <w:p w14:paraId="00EAA54E" w14:textId="6E0C70BE" w:rsidR="0088131A" w:rsidRPr="00C81B1C" w:rsidRDefault="0088131A" w:rsidP="001163D6">
            <w:pPr>
              <w:pStyle w:val="Compact"/>
              <w:jc w:val="center"/>
              <w:rPr>
                <w:sz w:val="20"/>
                <w:szCs w:val="20"/>
              </w:rPr>
            </w:pPr>
            <w:r w:rsidRPr="00C81B1C">
              <w:rPr>
                <w:sz w:val="20"/>
                <w:szCs w:val="20"/>
              </w:rPr>
              <w:t>32</w:t>
            </w:r>
            <w:r w:rsidR="00EF2396">
              <w:rPr>
                <w:sz w:val="20"/>
                <w:szCs w:val="20"/>
              </w:rPr>
              <w:t>,</w:t>
            </w:r>
            <w:r w:rsidRPr="00C81B1C">
              <w:rPr>
                <w:sz w:val="20"/>
                <w:szCs w:val="20"/>
              </w:rPr>
              <w:t>971.854</w:t>
            </w:r>
          </w:p>
        </w:tc>
        <w:tc>
          <w:tcPr>
            <w:tcW w:w="1529" w:type="dxa"/>
          </w:tcPr>
          <w:p w14:paraId="44D45736" w14:textId="77777777" w:rsidR="0088131A" w:rsidRPr="00C81B1C" w:rsidRDefault="0088131A" w:rsidP="001163D6">
            <w:pPr>
              <w:pStyle w:val="Compact"/>
              <w:jc w:val="center"/>
              <w:rPr>
                <w:sz w:val="20"/>
                <w:szCs w:val="20"/>
              </w:rPr>
            </w:pPr>
            <w:r w:rsidRPr="00C81B1C">
              <w:rPr>
                <w:sz w:val="20"/>
                <w:szCs w:val="20"/>
              </w:rPr>
              <w:t>5.1%</w:t>
            </w:r>
          </w:p>
        </w:tc>
        <w:tc>
          <w:tcPr>
            <w:tcW w:w="1083" w:type="dxa"/>
            <w:gridSpan w:val="2"/>
          </w:tcPr>
          <w:p w14:paraId="21227D19" w14:textId="77777777" w:rsidR="0088131A" w:rsidRPr="00C81B1C" w:rsidRDefault="0088131A" w:rsidP="001163D6">
            <w:pPr>
              <w:pStyle w:val="Compact"/>
              <w:jc w:val="right"/>
              <w:rPr>
                <w:sz w:val="20"/>
                <w:szCs w:val="20"/>
              </w:rPr>
            </w:pPr>
            <w:r w:rsidRPr="00C81B1C">
              <w:rPr>
                <w:sz w:val="20"/>
                <w:szCs w:val="20"/>
              </w:rPr>
              <w:t>Andean</w:t>
            </w:r>
          </w:p>
        </w:tc>
      </w:tr>
      <w:tr w:rsidR="0088131A" w:rsidRPr="00C81B1C" w14:paraId="2F9922FD" w14:textId="77777777" w:rsidTr="0088131A">
        <w:trPr>
          <w:gridAfter w:val="1"/>
          <w:wAfter w:w="90" w:type="dxa"/>
        </w:trPr>
        <w:tc>
          <w:tcPr>
            <w:tcW w:w="696" w:type="dxa"/>
          </w:tcPr>
          <w:p w14:paraId="2347365E" w14:textId="77777777" w:rsidR="0088131A" w:rsidRPr="00C81B1C" w:rsidRDefault="0088131A" w:rsidP="001163D6">
            <w:pPr>
              <w:pStyle w:val="Compact"/>
              <w:rPr>
                <w:sz w:val="20"/>
                <w:szCs w:val="20"/>
              </w:rPr>
            </w:pPr>
            <w:r w:rsidRPr="00C81B1C">
              <w:rPr>
                <w:sz w:val="20"/>
                <w:szCs w:val="20"/>
              </w:rPr>
              <w:t>COL</w:t>
            </w:r>
          </w:p>
        </w:tc>
        <w:tc>
          <w:tcPr>
            <w:tcW w:w="3131" w:type="dxa"/>
          </w:tcPr>
          <w:p w14:paraId="7DFD7196" w14:textId="77777777" w:rsidR="0088131A" w:rsidRPr="00C81B1C" w:rsidRDefault="0088131A" w:rsidP="001163D6">
            <w:pPr>
              <w:pStyle w:val="Compact"/>
              <w:rPr>
                <w:sz w:val="20"/>
                <w:szCs w:val="20"/>
              </w:rPr>
            </w:pPr>
            <w:r w:rsidRPr="00C81B1C">
              <w:rPr>
                <w:sz w:val="20"/>
                <w:szCs w:val="20"/>
              </w:rPr>
              <w:t>Colombia</w:t>
            </w:r>
          </w:p>
        </w:tc>
        <w:tc>
          <w:tcPr>
            <w:tcW w:w="1115" w:type="dxa"/>
          </w:tcPr>
          <w:p w14:paraId="7EFB8598" w14:textId="5A442A4D" w:rsidR="0088131A" w:rsidRPr="00C81B1C" w:rsidRDefault="0088131A" w:rsidP="001163D6">
            <w:pPr>
              <w:pStyle w:val="Compact"/>
              <w:jc w:val="center"/>
              <w:rPr>
                <w:sz w:val="20"/>
                <w:szCs w:val="20"/>
              </w:rPr>
            </w:pPr>
            <w:r w:rsidRPr="00C81B1C">
              <w:rPr>
                <w:sz w:val="20"/>
                <w:szCs w:val="20"/>
              </w:rPr>
              <w:t>110</w:t>
            </w:r>
            <w:r w:rsidR="00EF2396">
              <w:rPr>
                <w:sz w:val="20"/>
                <w:szCs w:val="20"/>
              </w:rPr>
              <w:t>,</w:t>
            </w:r>
            <w:r w:rsidRPr="00C81B1C">
              <w:rPr>
                <w:sz w:val="20"/>
                <w:szCs w:val="20"/>
              </w:rPr>
              <w:t>950</w:t>
            </w:r>
          </w:p>
        </w:tc>
        <w:tc>
          <w:tcPr>
            <w:tcW w:w="1115" w:type="dxa"/>
          </w:tcPr>
          <w:p w14:paraId="12410D09" w14:textId="77777777" w:rsidR="0088131A" w:rsidRPr="00C81B1C" w:rsidRDefault="0088131A" w:rsidP="001163D6">
            <w:pPr>
              <w:pStyle w:val="Compact"/>
              <w:jc w:val="center"/>
              <w:rPr>
                <w:sz w:val="20"/>
                <w:szCs w:val="20"/>
              </w:rPr>
            </w:pPr>
            <w:r w:rsidRPr="00C81B1C">
              <w:rPr>
                <w:sz w:val="20"/>
                <w:szCs w:val="20"/>
              </w:rPr>
              <w:t>5.5%</w:t>
            </w:r>
          </w:p>
        </w:tc>
        <w:tc>
          <w:tcPr>
            <w:tcW w:w="1255" w:type="dxa"/>
          </w:tcPr>
          <w:p w14:paraId="649DCCA3" w14:textId="6E4E25ED" w:rsidR="0088131A" w:rsidRPr="00C81B1C" w:rsidRDefault="0088131A" w:rsidP="001163D6">
            <w:pPr>
              <w:pStyle w:val="Compact"/>
              <w:jc w:val="center"/>
              <w:rPr>
                <w:sz w:val="20"/>
                <w:szCs w:val="20"/>
              </w:rPr>
            </w:pPr>
            <w:r w:rsidRPr="00C81B1C">
              <w:rPr>
                <w:sz w:val="20"/>
                <w:szCs w:val="20"/>
              </w:rPr>
              <w:t>50</w:t>
            </w:r>
            <w:r w:rsidR="00EF2396">
              <w:rPr>
                <w:sz w:val="20"/>
                <w:szCs w:val="20"/>
              </w:rPr>
              <w:t>,</w:t>
            </w:r>
            <w:r w:rsidRPr="00C81B1C">
              <w:rPr>
                <w:sz w:val="20"/>
                <w:szCs w:val="20"/>
              </w:rPr>
              <w:t>882.891</w:t>
            </w:r>
          </w:p>
        </w:tc>
        <w:tc>
          <w:tcPr>
            <w:tcW w:w="1529" w:type="dxa"/>
          </w:tcPr>
          <w:p w14:paraId="14C0762A" w14:textId="77777777" w:rsidR="0088131A" w:rsidRPr="00C81B1C" w:rsidRDefault="0088131A" w:rsidP="001163D6">
            <w:pPr>
              <w:pStyle w:val="Compact"/>
              <w:jc w:val="center"/>
              <w:rPr>
                <w:sz w:val="20"/>
                <w:szCs w:val="20"/>
              </w:rPr>
            </w:pPr>
            <w:r w:rsidRPr="00C81B1C">
              <w:rPr>
                <w:sz w:val="20"/>
                <w:szCs w:val="20"/>
              </w:rPr>
              <w:t>7.8%</w:t>
            </w:r>
          </w:p>
        </w:tc>
        <w:tc>
          <w:tcPr>
            <w:tcW w:w="1083" w:type="dxa"/>
            <w:gridSpan w:val="2"/>
          </w:tcPr>
          <w:p w14:paraId="3681E0C8" w14:textId="77777777" w:rsidR="0088131A" w:rsidRPr="00C81B1C" w:rsidRDefault="0088131A" w:rsidP="001163D6">
            <w:pPr>
              <w:pStyle w:val="Compact"/>
              <w:jc w:val="right"/>
              <w:rPr>
                <w:sz w:val="20"/>
                <w:szCs w:val="20"/>
              </w:rPr>
            </w:pPr>
            <w:r w:rsidRPr="00C81B1C">
              <w:rPr>
                <w:sz w:val="20"/>
                <w:szCs w:val="20"/>
              </w:rPr>
              <w:t>Andean</w:t>
            </w:r>
          </w:p>
        </w:tc>
      </w:tr>
      <w:tr w:rsidR="0088131A" w:rsidRPr="00C81B1C" w14:paraId="5C0D9DE3" w14:textId="77777777" w:rsidTr="0088131A">
        <w:trPr>
          <w:gridAfter w:val="1"/>
          <w:wAfter w:w="90" w:type="dxa"/>
        </w:trPr>
        <w:tc>
          <w:tcPr>
            <w:tcW w:w="696" w:type="dxa"/>
          </w:tcPr>
          <w:p w14:paraId="20DFFE95" w14:textId="77777777" w:rsidR="0088131A" w:rsidRPr="00C81B1C" w:rsidRDefault="0088131A" w:rsidP="001163D6">
            <w:pPr>
              <w:pStyle w:val="Compact"/>
              <w:rPr>
                <w:sz w:val="20"/>
                <w:szCs w:val="20"/>
              </w:rPr>
            </w:pPr>
            <w:r w:rsidRPr="00C81B1C">
              <w:rPr>
                <w:sz w:val="20"/>
                <w:szCs w:val="20"/>
              </w:rPr>
              <w:t>BOL</w:t>
            </w:r>
          </w:p>
        </w:tc>
        <w:tc>
          <w:tcPr>
            <w:tcW w:w="3131" w:type="dxa"/>
          </w:tcPr>
          <w:p w14:paraId="4C365639" w14:textId="77777777" w:rsidR="0088131A" w:rsidRPr="00C81B1C" w:rsidRDefault="0088131A" w:rsidP="001163D6">
            <w:pPr>
              <w:pStyle w:val="Compact"/>
              <w:rPr>
                <w:sz w:val="20"/>
                <w:szCs w:val="20"/>
              </w:rPr>
            </w:pPr>
            <w:r w:rsidRPr="00C81B1C">
              <w:rPr>
                <w:sz w:val="20"/>
                <w:szCs w:val="20"/>
              </w:rPr>
              <w:t>Bolivia (</w:t>
            </w:r>
            <w:proofErr w:type="spellStart"/>
            <w:r w:rsidRPr="00C81B1C">
              <w:rPr>
                <w:sz w:val="20"/>
                <w:szCs w:val="20"/>
              </w:rPr>
              <w:t>Plurinational</w:t>
            </w:r>
            <w:proofErr w:type="spellEnd"/>
            <w:r w:rsidRPr="00C81B1C">
              <w:rPr>
                <w:sz w:val="20"/>
                <w:szCs w:val="20"/>
              </w:rPr>
              <w:t xml:space="preserve"> State of)</w:t>
            </w:r>
          </w:p>
        </w:tc>
        <w:tc>
          <w:tcPr>
            <w:tcW w:w="1115" w:type="dxa"/>
          </w:tcPr>
          <w:p w14:paraId="5B96961B" w14:textId="0417A6DD" w:rsidR="0088131A" w:rsidRPr="00C81B1C" w:rsidRDefault="0088131A" w:rsidP="001163D6">
            <w:pPr>
              <w:pStyle w:val="Compact"/>
              <w:jc w:val="center"/>
              <w:rPr>
                <w:sz w:val="20"/>
                <w:szCs w:val="20"/>
              </w:rPr>
            </w:pPr>
            <w:r w:rsidRPr="00C81B1C">
              <w:rPr>
                <w:sz w:val="20"/>
                <w:szCs w:val="20"/>
              </w:rPr>
              <w:t>108</w:t>
            </w:r>
            <w:r w:rsidR="00EF2396">
              <w:rPr>
                <w:sz w:val="20"/>
                <w:szCs w:val="20"/>
              </w:rPr>
              <w:t>,</w:t>
            </w:r>
            <w:r w:rsidRPr="00C81B1C">
              <w:rPr>
                <w:sz w:val="20"/>
                <w:szCs w:val="20"/>
              </w:rPr>
              <w:t>330</w:t>
            </w:r>
          </w:p>
        </w:tc>
        <w:tc>
          <w:tcPr>
            <w:tcW w:w="1115" w:type="dxa"/>
          </w:tcPr>
          <w:p w14:paraId="3B097C00" w14:textId="77777777" w:rsidR="0088131A" w:rsidRPr="00C81B1C" w:rsidRDefault="0088131A" w:rsidP="001163D6">
            <w:pPr>
              <w:pStyle w:val="Compact"/>
              <w:jc w:val="center"/>
              <w:rPr>
                <w:sz w:val="20"/>
                <w:szCs w:val="20"/>
              </w:rPr>
            </w:pPr>
            <w:r w:rsidRPr="00C81B1C">
              <w:rPr>
                <w:sz w:val="20"/>
                <w:szCs w:val="20"/>
              </w:rPr>
              <w:t>5.4%</w:t>
            </w:r>
          </w:p>
        </w:tc>
        <w:tc>
          <w:tcPr>
            <w:tcW w:w="1255" w:type="dxa"/>
          </w:tcPr>
          <w:p w14:paraId="75E6DEF1" w14:textId="1DE2DA93" w:rsidR="0088131A" w:rsidRPr="00C81B1C" w:rsidRDefault="0088131A" w:rsidP="001163D6">
            <w:pPr>
              <w:pStyle w:val="Compact"/>
              <w:jc w:val="center"/>
              <w:rPr>
                <w:sz w:val="20"/>
                <w:szCs w:val="20"/>
              </w:rPr>
            </w:pPr>
            <w:r w:rsidRPr="00C81B1C">
              <w:rPr>
                <w:sz w:val="20"/>
                <w:szCs w:val="20"/>
              </w:rPr>
              <w:t>11</w:t>
            </w:r>
            <w:r w:rsidR="00EF2396">
              <w:rPr>
                <w:sz w:val="20"/>
                <w:szCs w:val="20"/>
              </w:rPr>
              <w:t>,</w:t>
            </w:r>
            <w:r w:rsidRPr="00C81B1C">
              <w:rPr>
                <w:sz w:val="20"/>
                <w:szCs w:val="20"/>
              </w:rPr>
              <w:t>673.021</w:t>
            </w:r>
          </w:p>
        </w:tc>
        <w:tc>
          <w:tcPr>
            <w:tcW w:w="1529" w:type="dxa"/>
          </w:tcPr>
          <w:p w14:paraId="3503C6AD" w14:textId="77777777" w:rsidR="0088131A" w:rsidRPr="00C81B1C" w:rsidRDefault="0088131A" w:rsidP="001163D6">
            <w:pPr>
              <w:pStyle w:val="Compact"/>
              <w:jc w:val="center"/>
              <w:rPr>
                <w:sz w:val="20"/>
                <w:szCs w:val="20"/>
              </w:rPr>
            </w:pPr>
            <w:r w:rsidRPr="00C81B1C">
              <w:rPr>
                <w:sz w:val="20"/>
                <w:szCs w:val="20"/>
              </w:rPr>
              <w:t>1.8%</w:t>
            </w:r>
          </w:p>
        </w:tc>
        <w:tc>
          <w:tcPr>
            <w:tcW w:w="1083" w:type="dxa"/>
            <w:gridSpan w:val="2"/>
          </w:tcPr>
          <w:p w14:paraId="6CE9AFE4" w14:textId="77777777" w:rsidR="0088131A" w:rsidRPr="00C81B1C" w:rsidRDefault="0088131A" w:rsidP="001163D6">
            <w:pPr>
              <w:pStyle w:val="Compact"/>
              <w:jc w:val="right"/>
              <w:rPr>
                <w:sz w:val="20"/>
                <w:szCs w:val="20"/>
              </w:rPr>
            </w:pPr>
            <w:r w:rsidRPr="00C81B1C">
              <w:rPr>
                <w:sz w:val="20"/>
                <w:szCs w:val="20"/>
              </w:rPr>
              <w:t>Andean</w:t>
            </w:r>
          </w:p>
        </w:tc>
      </w:tr>
      <w:tr w:rsidR="0088131A" w:rsidRPr="00C81B1C" w14:paraId="36404A09" w14:textId="77777777" w:rsidTr="0088131A">
        <w:trPr>
          <w:gridAfter w:val="1"/>
          <w:wAfter w:w="90" w:type="dxa"/>
        </w:trPr>
        <w:tc>
          <w:tcPr>
            <w:tcW w:w="696" w:type="dxa"/>
          </w:tcPr>
          <w:p w14:paraId="116EE236" w14:textId="77777777" w:rsidR="0088131A" w:rsidRPr="00C81B1C" w:rsidRDefault="0088131A" w:rsidP="001163D6">
            <w:pPr>
              <w:pStyle w:val="Compact"/>
              <w:rPr>
                <w:sz w:val="20"/>
                <w:szCs w:val="20"/>
              </w:rPr>
            </w:pPr>
            <w:r w:rsidRPr="00C81B1C">
              <w:rPr>
                <w:sz w:val="20"/>
                <w:szCs w:val="20"/>
              </w:rPr>
              <w:t>VEN</w:t>
            </w:r>
          </w:p>
        </w:tc>
        <w:tc>
          <w:tcPr>
            <w:tcW w:w="3131" w:type="dxa"/>
          </w:tcPr>
          <w:p w14:paraId="65E8F5CD" w14:textId="77777777" w:rsidR="0088131A" w:rsidRPr="00C81B1C" w:rsidRDefault="0088131A" w:rsidP="001163D6">
            <w:pPr>
              <w:pStyle w:val="Compact"/>
              <w:rPr>
                <w:sz w:val="20"/>
                <w:szCs w:val="20"/>
              </w:rPr>
            </w:pPr>
            <w:r w:rsidRPr="00C81B1C">
              <w:rPr>
                <w:sz w:val="20"/>
                <w:szCs w:val="20"/>
              </w:rPr>
              <w:t>Venezuela (Bolivarian Republic of)</w:t>
            </w:r>
          </w:p>
        </w:tc>
        <w:tc>
          <w:tcPr>
            <w:tcW w:w="1115" w:type="dxa"/>
          </w:tcPr>
          <w:p w14:paraId="352A9E8D" w14:textId="1A692C6D" w:rsidR="0088131A" w:rsidRPr="00C81B1C" w:rsidRDefault="0088131A" w:rsidP="001163D6">
            <w:pPr>
              <w:pStyle w:val="Compact"/>
              <w:jc w:val="center"/>
              <w:rPr>
                <w:sz w:val="20"/>
                <w:szCs w:val="20"/>
              </w:rPr>
            </w:pPr>
            <w:r w:rsidRPr="00C81B1C">
              <w:rPr>
                <w:sz w:val="20"/>
                <w:szCs w:val="20"/>
              </w:rPr>
              <w:t>88</w:t>
            </w:r>
            <w:r w:rsidR="00EF2396">
              <w:rPr>
                <w:sz w:val="20"/>
                <w:szCs w:val="20"/>
              </w:rPr>
              <w:t>,</w:t>
            </w:r>
            <w:r w:rsidRPr="00C81B1C">
              <w:rPr>
                <w:sz w:val="20"/>
                <w:szCs w:val="20"/>
              </w:rPr>
              <w:t>205</w:t>
            </w:r>
          </w:p>
        </w:tc>
        <w:tc>
          <w:tcPr>
            <w:tcW w:w="1115" w:type="dxa"/>
          </w:tcPr>
          <w:p w14:paraId="3F116256" w14:textId="77777777" w:rsidR="0088131A" w:rsidRPr="00C81B1C" w:rsidRDefault="0088131A" w:rsidP="001163D6">
            <w:pPr>
              <w:pStyle w:val="Compact"/>
              <w:jc w:val="center"/>
              <w:rPr>
                <w:sz w:val="20"/>
                <w:szCs w:val="20"/>
              </w:rPr>
            </w:pPr>
            <w:r w:rsidRPr="00C81B1C">
              <w:rPr>
                <w:sz w:val="20"/>
                <w:szCs w:val="20"/>
              </w:rPr>
              <w:t>4.4%</w:t>
            </w:r>
          </w:p>
        </w:tc>
        <w:tc>
          <w:tcPr>
            <w:tcW w:w="1255" w:type="dxa"/>
          </w:tcPr>
          <w:p w14:paraId="18F6524A" w14:textId="22E802E9" w:rsidR="0088131A" w:rsidRPr="00C81B1C" w:rsidRDefault="0088131A" w:rsidP="001163D6">
            <w:pPr>
              <w:pStyle w:val="Compact"/>
              <w:jc w:val="center"/>
              <w:rPr>
                <w:sz w:val="20"/>
                <w:szCs w:val="20"/>
              </w:rPr>
            </w:pPr>
            <w:r w:rsidRPr="00C81B1C">
              <w:rPr>
                <w:sz w:val="20"/>
                <w:szCs w:val="20"/>
              </w:rPr>
              <w:t>28</w:t>
            </w:r>
            <w:r w:rsidR="00EF2396">
              <w:rPr>
                <w:sz w:val="20"/>
                <w:szCs w:val="20"/>
              </w:rPr>
              <w:t>,</w:t>
            </w:r>
            <w:r w:rsidRPr="00C81B1C">
              <w:rPr>
                <w:sz w:val="20"/>
                <w:szCs w:val="20"/>
              </w:rPr>
              <w:t>435.940</w:t>
            </w:r>
          </w:p>
        </w:tc>
        <w:tc>
          <w:tcPr>
            <w:tcW w:w="1529" w:type="dxa"/>
          </w:tcPr>
          <w:p w14:paraId="3CBF9A94" w14:textId="77777777" w:rsidR="0088131A" w:rsidRPr="00C81B1C" w:rsidRDefault="0088131A" w:rsidP="001163D6">
            <w:pPr>
              <w:pStyle w:val="Compact"/>
              <w:jc w:val="center"/>
              <w:rPr>
                <w:sz w:val="20"/>
                <w:szCs w:val="20"/>
              </w:rPr>
            </w:pPr>
            <w:r w:rsidRPr="00C81B1C">
              <w:rPr>
                <w:sz w:val="20"/>
                <w:szCs w:val="20"/>
              </w:rPr>
              <w:t>4.4%</w:t>
            </w:r>
          </w:p>
        </w:tc>
        <w:tc>
          <w:tcPr>
            <w:tcW w:w="1083" w:type="dxa"/>
            <w:gridSpan w:val="2"/>
          </w:tcPr>
          <w:p w14:paraId="1D99F45D" w14:textId="77777777" w:rsidR="0088131A" w:rsidRPr="00C81B1C" w:rsidRDefault="0088131A" w:rsidP="001163D6">
            <w:pPr>
              <w:pStyle w:val="Compact"/>
              <w:jc w:val="right"/>
              <w:rPr>
                <w:sz w:val="20"/>
                <w:szCs w:val="20"/>
              </w:rPr>
            </w:pPr>
            <w:r w:rsidRPr="00C81B1C">
              <w:rPr>
                <w:sz w:val="20"/>
                <w:szCs w:val="20"/>
              </w:rPr>
              <w:t>Andean</w:t>
            </w:r>
          </w:p>
        </w:tc>
      </w:tr>
      <w:tr w:rsidR="0088131A" w:rsidRPr="00C81B1C" w14:paraId="31505415" w14:textId="77777777" w:rsidTr="0088131A">
        <w:trPr>
          <w:gridAfter w:val="1"/>
          <w:wAfter w:w="90" w:type="dxa"/>
        </w:trPr>
        <w:tc>
          <w:tcPr>
            <w:tcW w:w="696" w:type="dxa"/>
          </w:tcPr>
          <w:p w14:paraId="5B65023A" w14:textId="77777777" w:rsidR="0088131A" w:rsidRPr="00C81B1C" w:rsidRDefault="0088131A" w:rsidP="001163D6">
            <w:pPr>
              <w:pStyle w:val="Compact"/>
              <w:rPr>
                <w:sz w:val="20"/>
                <w:szCs w:val="20"/>
              </w:rPr>
            </w:pPr>
            <w:r w:rsidRPr="00C81B1C">
              <w:rPr>
                <w:sz w:val="20"/>
                <w:szCs w:val="20"/>
              </w:rPr>
              <w:t>CHL</w:t>
            </w:r>
          </w:p>
        </w:tc>
        <w:tc>
          <w:tcPr>
            <w:tcW w:w="3131" w:type="dxa"/>
          </w:tcPr>
          <w:p w14:paraId="4D13456F" w14:textId="77777777" w:rsidR="0088131A" w:rsidRPr="00C81B1C" w:rsidRDefault="0088131A" w:rsidP="001163D6">
            <w:pPr>
              <w:pStyle w:val="Compact"/>
              <w:rPr>
                <w:sz w:val="20"/>
                <w:szCs w:val="20"/>
              </w:rPr>
            </w:pPr>
            <w:r w:rsidRPr="00C81B1C">
              <w:rPr>
                <w:sz w:val="20"/>
                <w:szCs w:val="20"/>
              </w:rPr>
              <w:t>Chile</w:t>
            </w:r>
          </w:p>
        </w:tc>
        <w:tc>
          <w:tcPr>
            <w:tcW w:w="1115" w:type="dxa"/>
          </w:tcPr>
          <w:p w14:paraId="775B8F68" w14:textId="4FDA17A8" w:rsidR="0088131A" w:rsidRPr="00C81B1C" w:rsidRDefault="0088131A" w:rsidP="001163D6">
            <w:pPr>
              <w:pStyle w:val="Compact"/>
              <w:jc w:val="center"/>
              <w:rPr>
                <w:sz w:val="20"/>
                <w:szCs w:val="20"/>
              </w:rPr>
            </w:pPr>
            <w:r w:rsidRPr="00C81B1C">
              <w:rPr>
                <w:sz w:val="20"/>
                <w:szCs w:val="20"/>
              </w:rPr>
              <w:t>74</w:t>
            </w:r>
            <w:r w:rsidR="00EF2396">
              <w:rPr>
                <w:sz w:val="20"/>
                <w:szCs w:val="20"/>
              </w:rPr>
              <w:t>,</w:t>
            </w:r>
            <w:r w:rsidRPr="00C81B1C">
              <w:rPr>
                <w:sz w:val="20"/>
                <w:szCs w:val="20"/>
              </w:rPr>
              <w:t>353</w:t>
            </w:r>
          </w:p>
        </w:tc>
        <w:tc>
          <w:tcPr>
            <w:tcW w:w="1115" w:type="dxa"/>
          </w:tcPr>
          <w:p w14:paraId="0E99920E" w14:textId="77777777" w:rsidR="0088131A" w:rsidRPr="00C81B1C" w:rsidRDefault="0088131A" w:rsidP="001163D6">
            <w:pPr>
              <w:pStyle w:val="Compact"/>
              <w:jc w:val="center"/>
              <w:rPr>
                <w:sz w:val="20"/>
                <w:szCs w:val="20"/>
              </w:rPr>
            </w:pPr>
            <w:r w:rsidRPr="00C81B1C">
              <w:rPr>
                <w:sz w:val="20"/>
                <w:szCs w:val="20"/>
              </w:rPr>
              <w:t>3.7%</w:t>
            </w:r>
          </w:p>
        </w:tc>
        <w:tc>
          <w:tcPr>
            <w:tcW w:w="1255" w:type="dxa"/>
          </w:tcPr>
          <w:p w14:paraId="3484CD92" w14:textId="39C45F64" w:rsidR="0088131A" w:rsidRPr="00C81B1C" w:rsidRDefault="0088131A" w:rsidP="001163D6">
            <w:pPr>
              <w:pStyle w:val="Compact"/>
              <w:jc w:val="center"/>
              <w:rPr>
                <w:sz w:val="20"/>
                <w:szCs w:val="20"/>
              </w:rPr>
            </w:pPr>
            <w:r w:rsidRPr="00C81B1C">
              <w:rPr>
                <w:sz w:val="20"/>
                <w:szCs w:val="20"/>
              </w:rPr>
              <w:t>19</w:t>
            </w:r>
            <w:r w:rsidR="00EF2396">
              <w:rPr>
                <w:sz w:val="20"/>
                <w:szCs w:val="20"/>
              </w:rPr>
              <w:t>,</w:t>
            </w:r>
            <w:r w:rsidRPr="00C81B1C">
              <w:rPr>
                <w:sz w:val="20"/>
                <w:szCs w:val="20"/>
              </w:rPr>
              <w:t>116.201</w:t>
            </w:r>
          </w:p>
        </w:tc>
        <w:tc>
          <w:tcPr>
            <w:tcW w:w="1529" w:type="dxa"/>
          </w:tcPr>
          <w:p w14:paraId="65CF3380" w14:textId="77777777" w:rsidR="0088131A" w:rsidRPr="00C81B1C" w:rsidRDefault="0088131A" w:rsidP="001163D6">
            <w:pPr>
              <w:pStyle w:val="Compact"/>
              <w:jc w:val="center"/>
              <w:rPr>
                <w:sz w:val="20"/>
                <w:szCs w:val="20"/>
              </w:rPr>
            </w:pPr>
            <w:r w:rsidRPr="00C81B1C">
              <w:rPr>
                <w:sz w:val="20"/>
                <w:szCs w:val="20"/>
              </w:rPr>
              <w:t>2.9%</w:t>
            </w:r>
          </w:p>
        </w:tc>
        <w:tc>
          <w:tcPr>
            <w:tcW w:w="1083" w:type="dxa"/>
            <w:gridSpan w:val="2"/>
          </w:tcPr>
          <w:p w14:paraId="58F7B10E" w14:textId="77777777" w:rsidR="0088131A" w:rsidRPr="00C81B1C" w:rsidRDefault="0088131A" w:rsidP="001163D6">
            <w:pPr>
              <w:pStyle w:val="Compact"/>
              <w:jc w:val="right"/>
              <w:rPr>
                <w:sz w:val="20"/>
                <w:szCs w:val="20"/>
              </w:rPr>
            </w:pPr>
            <w:r w:rsidRPr="00C81B1C">
              <w:rPr>
                <w:sz w:val="20"/>
                <w:szCs w:val="20"/>
              </w:rPr>
              <w:t>Southern</w:t>
            </w:r>
          </w:p>
        </w:tc>
      </w:tr>
      <w:tr w:rsidR="0088131A" w:rsidRPr="00C81B1C" w14:paraId="44E2C546" w14:textId="77777777" w:rsidTr="0088131A">
        <w:trPr>
          <w:gridAfter w:val="1"/>
          <w:wAfter w:w="90" w:type="dxa"/>
        </w:trPr>
        <w:tc>
          <w:tcPr>
            <w:tcW w:w="696" w:type="dxa"/>
          </w:tcPr>
          <w:p w14:paraId="71B675FA" w14:textId="77777777" w:rsidR="0088131A" w:rsidRPr="00C81B1C" w:rsidRDefault="0088131A" w:rsidP="001163D6">
            <w:pPr>
              <w:pStyle w:val="Compact"/>
              <w:rPr>
                <w:sz w:val="20"/>
                <w:szCs w:val="20"/>
              </w:rPr>
            </w:pPr>
            <w:r w:rsidRPr="00C81B1C">
              <w:rPr>
                <w:sz w:val="20"/>
                <w:szCs w:val="20"/>
              </w:rPr>
              <w:t>PRY</w:t>
            </w:r>
          </w:p>
        </w:tc>
        <w:tc>
          <w:tcPr>
            <w:tcW w:w="3131" w:type="dxa"/>
          </w:tcPr>
          <w:p w14:paraId="7FD8FB8A" w14:textId="77777777" w:rsidR="0088131A" w:rsidRPr="00C81B1C" w:rsidRDefault="0088131A" w:rsidP="001163D6">
            <w:pPr>
              <w:pStyle w:val="Compact"/>
              <w:rPr>
                <w:sz w:val="20"/>
                <w:szCs w:val="20"/>
              </w:rPr>
            </w:pPr>
            <w:r w:rsidRPr="00C81B1C">
              <w:rPr>
                <w:sz w:val="20"/>
                <w:szCs w:val="20"/>
              </w:rPr>
              <w:t>Paraguay</w:t>
            </w:r>
          </w:p>
        </w:tc>
        <w:tc>
          <w:tcPr>
            <w:tcW w:w="1115" w:type="dxa"/>
          </w:tcPr>
          <w:p w14:paraId="4236E9EC" w14:textId="7CCA5B7F" w:rsidR="0088131A" w:rsidRPr="00C81B1C" w:rsidRDefault="0088131A" w:rsidP="001163D6">
            <w:pPr>
              <w:pStyle w:val="Compact"/>
              <w:jc w:val="center"/>
              <w:rPr>
                <w:sz w:val="20"/>
                <w:szCs w:val="20"/>
              </w:rPr>
            </w:pPr>
            <w:r w:rsidRPr="00C81B1C">
              <w:rPr>
                <w:sz w:val="20"/>
                <w:szCs w:val="20"/>
              </w:rPr>
              <w:t>39</w:t>
            </w:r>
            <w:r w:rsidR="00EF2396">
              <w:rPr>
                <w:sz w:val="20"/>
                <w:szCs w:val="20"/>
              </w:rPr>
              <w:t>,</w:t>
            </w:r>
            <w:r w:rsidRPr="00C81B1C">
              <w:rPr>
                <w:sz w:val="20"/>
                <w:szCs w:val="20"/>
              </w:rPr>
              <w:t>730</w:t>
            </w:r>
          </w:p>
        </w:tc>
        <w:tc>
          <w:tcPr>
            <w:tcW w:w="1115" w:type="dxa"/>
          </w:tcPr>
          <w:p w14:paraId="4FB8E843" w14:textId="77777777" w:rsidR="0088131A" w:rsidRPr="00C81B1C" w:rsidRDefault="0088131A" w:rsidP="001163D6">
            <w:pPr>
              <w:pStyle w:val="Compact"/>
              <w:jc w:val="center"/>
              <w:rPr>
                <w:sz w:val="20"/>
                <w:szCs w:val="20"/>
              </w:rPr>
            </w:pPr>
            <w:r w:rsidRPr="00C81B1C">
              <w:rPr>
                <w:sz w:val="20"/>
                <w:szCs w:val="20"/>
              </w:rPr>
              <w:t>2.0%</w:t>
            </w:r>
          </w:p>
        </w:tc>
        <w:tc>
          <w:tcPr>
            <w:tcW w:w="1255" w:type="dxa"/>
          </w:tcPr>
          <w:p w14:paraId="03B330E7" w14:textId="3D8C4264" w:rsidR="0088131A" w:rsidRPr="00C81B1C" w:rsidRDefault="0088131A" w:rsidP="001163D6">
            <w:pPr>
              <w:pStyle w:val="Compact"/>
              <w:jc w:val="center"/>
              <w:rPr>
                <w:sz w:val="20"/>
                <w:szCs w:val="20"/>
              </w:rPr>
            </w:pPr>
            <w:r w:rsidRPr="00C81B1C">
              <w:rPr>
                <w:sz w:val="20"/>
                <w:szCs w:val="20"/>
              </w:rPr>
              <w:t>7</w:t>
            </w:r>
            <w:r w:rsidR="00EF2396">
              <w:rPr>
                <w:sz w:val="20"/>
                <w:szCs w:val="20"/>
              </w:rPr>
              <w:t>,</w:t>
            </w:r>
            <w:r w:rsidRPr="00C81B1C">
              <w:rPr>
                <w:sz w:val="20"/>
                <w:szCs w:val="20"/>
              </w:rPr>
              <w:t>132.538</w:t>
            </w:r>
          </w:p>
        </w:tc>
        <w:tc>
          <w:tcPr>
            <w:tcW w:w="1529" w:type="dxa"/>
          </w:tcPr>
          <w:p w14:paraId="0C67CA3D" w14:textId="77777777" w:rsidR="0088131A" w:rsidRPr="00C81B1C" w:rsidRDefault="0088131A" w:rsidP="001163D6">
            <w:pPr>
              <w:pStyle w:val="Compact"/>
              <w:jc w:val="center"/>
              <w:rPr>
                <w:sz w:val="20"/>
                <w:szCs w:val="20"/>
              </w:rPr>
            </w:pPr>
            <w:r w:rsidRPr="00C81B1C">
              <w:rPr>
                <w:sz w:val="20"/>
                <w:szCs w:val="20"/>
              </w:rPr>
              <w:t>1.1%</w:t>
            </w:r>
          </w:p>
        </w:tc>
        <w:tc>
          <w:tcPr>
            <w:tcW w:w="1083" w:type="dxa"/>
            <w:gridSpan w:val="2"/>
          </w:tcPr>
          <w:p w14:paraId="04C6421B" w14:textId="77777777" w:rsidR="0088131A" w:rsidRPr="00C81B1C" w:rsidRDefault="0088131A" w:rsidP="001163D6">
            <w:pPr>
              <w:pStyle w:val="Compact"/>
              <w:jc w:val="right"/>
              <w:rPr>
                <w:sz w:val="20"/>
                <w:szCs w:val="20"/>
              </w:rPr>
            </w:pPr>
            <w:r w:rsidRPr="00C81B1C">
              <w:rPr>
                <w:sz w:val="20"/>
                <w:szCs w:val="20"/>
              </w:rPr>
              <w:t>Southern</w:t>
            </w:r>
          </w:p>
        </w:tc>
      </w:tr>
      <w:tr w:rsidR="0088131A" w:rsidRPr="00C81B1C" w14:paraId="46D87F7F" w14:textId="77777777" w:rsidTr="0088131A">
        <w:trPr>
          <w:gridAfter w:val="1"/>
          <w:wAfter w:w="90" w:type="dxa"/>
        </w:trPr>
        <w:tc>
          <w:tcPr>
            <w:tcW w:w="696" w:type="dxa"/>
          </w:tcPr>
          <w:p w14:paraId="4AB6E280" w14:textId="77777777" w:rsidR="0088131A" w:rsidRPr="00C81B1C" w:rsidRDefault="0088131A" w:rsidP="001163D6">
            <w:pPr>
              <w:pStyle w:val="Compact"/>
              <w:rPr>
                <w:sz w:val="20"/>
                <w:szCs w:val="20"/>
              </w:rPr>
            </w:pPr>
            <w:r w:rsidRPr="00C81B1C">
              <w:rPr>
                <w:sz w:val="20"/>
                <w:szCs w:val="20"/>
              </w:rPr>
              <w:t>ECU</w:t>
            </w:r>
          </w:p>
        </w:tc>
        <w:tc>
          <w:tcPr>
            <w:tcW w:w="3131" w:type="dxa"/>
          </w:tcPr>
          <w:p w14:paraId="651C1AB2" w14:textId="77777777" w:rsidR="0088131A" w:rsidRPr="00C81B1C" w:rsidRDefault="0088131A" w:rsidP="001163D6">
            <w:pPr>
              <w:pStyle w:val="Compact"/>
              <w:rPr>
                <w:sz w:val="20"/>
                <w:szCs w:val="20"/>
              </w:rPr>
            </w:pPr>
            <w:r w:rsidRPr="00C81B1C">
              <w:rPr>
                <w:sz w:val="20"/>
                <w:szCs w:val="20"/>
              </w:rPr>
              <w:t>Ecuador</w:t>
            </w:r>
          </w:p>
        </w:tc>
        <w:tc>
          <w:tcPr>
            <w:tcW w:w="1115" w:type="dxa"/>
          </w:tcPr>
          <w:p w14:paraId="02390279" w14:textId="7A2524AC" w:rsidR="0088131A" w:rsidRPr="00C81B1C" w:rsidRDefault="0088131A" w:rsidP="001163D6">
            <w:pPr>
              <w:pStyle w:val="Compact"/>
              <w:jc w:val="center"/>
              <w:rPr>
                <w:sz w:val="20"/>
                <w:szCs w:val="20"/>
              </w:rPr>
            </w:pPr>
            <w:r w:rsidRPr="00C81B1C">
              <w:rPr>
                <w:sz w:val="20"/>
                <w:szCs w:val="20"/>
              </w:rPr>
              <w:t>24</w:t>
            </w:r>
            <w:r w:rsidR="00EF2396">
              <w:rPr>
                <w:sz w:val="20"/>
                <w:szCs w:val="20"/>
              </w:rPr>
              <w:t>,</w:t>
            </w:r>
            <w:r w:rsidRPr="00C81B1C">
              <w:rPr>
                <w:sz w:val="20"/>
                <w:szCs w:val="20"/>
              </w:rPr>
              <w:t>836</w:t>
            </w:r>
          </w:p>
        </w:tc>
        <w:tc>
          <w:tcPr>
            <w:tcW w:w="1115" w:type="dxa"/>
          </w:tcPr>
          <w:p w14:paraId="60208D55" w14:textId="77777777" w:rsidR="0088131A" w:rsidRPr="00C81B1C" w:rsidRDefault="0088131A" w:rsidP="001163D6">
            <w:pPr>
              <w:pStyle w:val="Compact"/>
              <w:jc w:val="center"/>
              <w:rPr>
                <w:sz w:val="20"/>
                <w:szCs w:val="20"/>
              </w:rPr>
            </w:pPr>
            <w:r w:rsidRPr="00C81B1C">
              <w:rPr>
                <w:sz w:val="20"/>
                <w:szCs w:val="20"/>
              </w:rPr>
              <w:t>1.2%</w:t>
            </w:r>
          </w:p>
        </w:tc>
        <w:tc>
          <w:tcPr>
            <w:tcW w:w="1255" w:type="dxa"/>
          </w:tcPr>
          <w:p w14:paraId="5BDAEA9E" w14:textId="48DBBF9C" w:rsidR="0088131A" w:rsidRPr="00C81B1C" w:rsidRDefault="0088131A" w:rsidP="001163D6">
            <w:pPr>
              <w:pStyle w:val="Compact"/>
              <w:jc w:val="center"/>
              <w:rPr>
                <w:sz w:val="20"/>
                <w:szCs w:val="20"/>
              </w:rPr>
            </w:pPr>
            <w:r w:rsidRPr="00C81B1C">
              <w:rPr>
                <w:sz w:val="20"/>
                <w:szCs w:val="20"/>
              </w:rPr>
              <w:t>17</w:t>
            </w:r>
            <w:r w:rsidR="00EF2396">
              <w:rPr>
                <w:sz w:val="20"/>
                <w:szCs w:val="20"/>
              </w:rPr>
              <w:t>,</w:t>
            </w:r>
            <w:r w:rsidRPr="00C81B1C">
              <w:rPr>
                <w:sz w:val="20"/>
                <w:szCs w:val="20"/>
              </w:rPr>
              <w:t>643.054</w:t>
            </w:r>
          </w:p>
        </w:tc>
        <w:tc>
          <w:tcPr>
            <w:tcW w:w="1529" w:type="dxa"/>
          </w:tcPr>
          <w:p w14:paraId="7867A016" w14:textId="77777777" w:rsidR="0088131A" w:rsidRPr="00C81B1C" w:rsidRDefault="0088131A" w:rsidP="001163D6">
            <w:pPr>
              <w:pStyle w:val="Compact"/>
              <w:jc w:val="center"/>
              <w:rPr>
                <w:sz w:val="20"/>
                <w:szCs w:val="20"/>
              </w:rPr>
            </w:pPr>
            <w:r w:rsidRPr="00C81B1C">
              <w:rPr>
                <w:sz w:val="20"/>
                <w:szCs w:val="20"/>
              </w:rPr>
              <w:t>2.7%</w:t>
            </w:r>
          </w:p>
        </w:tc>
        <w:tc>
          <w:tcPr>
            <w:tcW w:w="1083" w:type="dxa"/>
            <w:gridSpan w:val="2"/>
          </w:tcPr>
          <w:p w14:paraId="3A757363" w14:textId="77777777" w:rsidR="0088131A" w:rsidRPr="00C81B1C" w:rsidRDefault="0088131A" w:rsidP="001163D6">
            <w:pPr>
              <w:pStyle w:val="Compact"/>
              <w:jc w:val="right"/>
              <w:rPr>
                <w:sz w:val="20"/>
                <w:szCs w:val="20"/>
              </w:rPr>
            </w:pPr>
            <w:r w:rsidRPr="00C81B1C">
              <w:rPr>
                <w:sz w:val="20"/>
                <w:szCs w:val="20"/>
              </w:rPr>
              <w:t>Andean</w:t>
            </w:r>
          </w:p>
        </w:tc>
      </w:tr>
      <w:tr w:rsidR="0088131A" w:rsidRPr="00C81B1C" w14:paraId="3287AF6F" w14:textId="77777777" w:rsidTr="0088131A">
        <w:trPr>
          <w:gridAfter w:val="1"/>
          <w:wAfter w:w="90" w:type="dxa"/>
        </w:trPr>
        <w:tc>
          <w:tcPr>
            <w:tcW w:w="696" w:type="dxa"/>
          </w:tcPr>
          <w:p w14:paraId="7A9FFF81" w14:textId="77777777" w:rsidR="0088131A" w:rsidRPr="00C81B1C" w:rsidRDefault="0088131A" w:rsidP="001163D6">
            <w:pPr>
              <w:pStyle w:val="Compact"/>
              <w:rPr>
                <w:sz w:val="20"/>
                <w:szCs w:val="20"/>
              </w:rPr>
            </w:pPr>
            <w:r w:rsidRPr="00C81B1C">
              <w:rPr>
                <w:sz w:val="20"/>
                <w:szCs w:val="20"/>
              </w:rPr>
              <w:t>URY</w:t>
            </w:r>
          </w:p>
        </w:tc>
        <w:tc>
          <w:tcPr>
            <w:tcW w:w="3131" w:type="dxa"/>
          </w:tcPr>
          <w:p w14:paraId="6719E5EE" w14:textId="77777777" w:rsidR="0088131A" w:rsidRPr="00C81B1C" w:rsidRDefault="0088131A" w:rsidP="001163D6">
            <w:pPr>
              <w:pStyle w:val="Compact"/>
              <w:rPr>
                <w:sz w:val="20"/>
                <w:szCs w:val="20"/>
              </w:rPr>
            </w:pPr>
            <w:r w:rsidRPr="00C81B1C">
              <w:rPr>
                <w:sz w:val="20"/>
                <w:szCs w:val="20"/>
              </w:rPr>
              <w:t>Uruguay</w:t>
            </w:r>
          </w:p>
        </w:tc>
        <w:tc>
          <w:tcPr>
            <w:tcW w:w="1115" w:type="dxa"/>
          </w:tcPr>
          <w:p w14:paraId="6796D538" w14:textId="7DFCDF54" w:rsidR="0088131A" w:rsidRPr="00C81B1C" w:rsidRDefault="0088131A" w:rsidP="001163D6">
            <w:pPr>
              <w:pStyle w:val="Compact"/>
              <w:jc w:val="center"/>
              <w:rPr>
                <w:sz w:val="20"/>
                <w:szCs w:val="20"/>
              </w:rPr>
            </w:pPr>
            <w:r w:rsidRPr="00C81B1C">
              <w:rPr>
                <w:sz w:val="20"/>
                <w:szCs w:val="20"/>
              </w:rPr>
              <w:t>17</w:t>
            </w:r>
            <w:r w:rsidR="00EF2396">
              <w:rPr>
                <w:sz w:val="20"/>
                <w:szCs w:val="20"/>
              </w:rPr>
              <w:t>,</w:t>
            </w:r>
            <w:r w:rsidRPr="00C81B1C">
              <w:rPr>
                <w:sz w:val="20"/>
                <w:szCs w:val="20"/>
              </w:rPr>
              <w:t>502</w:t>
            </w:r>
          </w:p>
        </w:tc>
        <w:tc>
          <w:tcPr>
            <w:tcW w:w="1115" w:type="dxa"/>
          </w:tcPr>
          <w:p w14:paraId="207EA58E" w14:textId="77777777" w:rsidR="0088131A" w:rsidRPr="00C81B1C" w:rsidRDefault="0088131A" w:rsidP="001163D6">
            <w:pPr>
              <w:pStyle w:val="Compact"/>
              <w:jc w:val="center"/>
              <w:rPr>
                <w:sz w:val="20"/>
                <w:szCs w:val="20"/>
              </w:rPr>
            </w:pPr>
            <w:r w:rsidRPr="00C81B1C">
              <w:rPr>
                <w:sz w:val="20"/>
                <w:szCs w:val="20"/>
              </w:rPr>
              <w:t>0.9%</w:t>
            </w:r>
          </w:p>
        </w:tc>
        <w:tc>
          <w:tcPr>
            <w:tcW w:w="1255" w:type="dxa"/>
          </w:tcPr>
          <w:p w14:paraId="35A1F4C1" w14:textId="31528FE0" w:rsidR="0088131A" w:rsidRPr="00C81B1C" w:rsidRDefault="0088131A" w:rsidP="001163D6">
            <w:pPr>
              <w:pStyle w:val="Compact"/>
              <w:jc w:val="center"/>
              <w:rPr>
                <w:sz w:val="20"/>
                <w:szCs w:val="20"/>
              </w:rPr>
            </w:pPr>
            <w:r w:rsidRPr="00C81B1C">
              <w:rPr>
                <w:sz w:val="20"/>
                <w:szCs w:val="20"/>
              </w:rPr>
              <w:t>3</w:t>
            </w:r>
            <w:r w:rsidR="00EF2396">
              <w:rPr>
                <w:sz w:val="20"/>
                <w:szCs w:val="20"/>
              </w:rPr>
              <w:t>,</w:t>
            </w:r>
            <w:r w:rsidRPr="00C81B1C">
              <w:rPr>
                <w:sz w:val="20"/>
                <w:szCs w:val="20"/>
              </w:rPr>
              <w:t>473.730</w:t>
            </w:r>
          </w:p>
        </w:tc>
        <w:tc>
          <w:tcPr>
            <w:tcW w:w="1529" w:type="dxa"/>
          </w:tcPr>
          <w:p w14:paraId="2137647C" w14:textId="77777777" w:rsidR="0088131A" w:rsidRPr="00C81B1C" w:rsidRDefault="0088131A" w:rsidP="001163D6">
            <w:pPr>
              <w:pStyle w:val="Compact"/>
              <w:jc w:val="center"/>
              <w:rPr>
                <w:sz w:val="20"/>
                <w:szCs w:val="20"/>
              </w:rPr>
            </w:pPr>
            <w:r w:rsidRPr="00C81B1C">
              <w:rPr>
                <w:sz w:val="20"/>
                <w:szCs w:val="20"/>
              </w:rPr>
              <w:t>0.5%</w:t>
            </w:r>
          </w:p>
        </w:tc>
        <w:tc>
          <w:tcPr>
            <w:tcW w:w="1083" w:type="dxa"/>
            <w:gridSpan w:val="2"/>
          </w:tcPr>
          <w:p w14:paraId="6516B0C0" w14:textId="77777777" w:rsidR="0088131A" w:rsidRPr="00C81B1C" w:rsidRDefault="0088131A" w:rsidP="001163D6">
            <w:pPr>
              <w:pStyle w:val="Compact"/>
              <w:jc w:val="right"/>
              <w:rPr>
                <w:sz w:val="20"/>
                <w:szCs w:val="20"/>
              </w:rPr>
            </w:pPr>
            <w:r w:rsidRPr="00C81B1C">
              <w:rPr>
                <w:sz w:val="20"/>
                <w:szCs w:val="20"/>
              </w:rPr>
              <w:t>Southern</w:t>
            </w:r>
          </w:p>
        </w:tc>
      </w:tr>
      <w:tr w:rsidR="0088131A" w:rsidRPr="00C81B1C" w14:paraId="3D2BFA78" w14:textId="77777777" w:rsidTr="0088131A">
        <w:trPr>
          <w:gridAfter w:val="1"/>
          <w:wAfter w:w="90" w:type="dxa"/>
        </w:trPr>
        <w:tc>
          <w:tcPr>
            <w:tcW w:w="696" w:type="dxa"/>
          </w:tcPr>
          <w:p w14:paraId="1A620E91" w14:textId="77777777" w:rsidR="0088131A" w:rsidRPr="00C81B1C" w:rsidRDefault="0088131A" w:rsidP="001163D6">
            <w:pPr>
              <w:pStyle w:val="Compact"/>
              <w:rPr>
                <w:sz w:val="20"/>
                <w:szCs w:val="20"/>
              </w:rPr>
            </w:pPr>
            <w:r w:rsidRPr="00C81B1C">
              <w:rPr>
                <w:sz w:val="20"/>
                <w:szCs w:val="20"/>
              </w:rPr>
              <w:t>NIC</w:t>
            </w:r>
          </w:p>
        </w:tc>
        <w:tc>
          <w:tcPr>
            <w:tcW w:w="3131" w:type="dxa"/>
          </w:tcPr>
          <w:p w14:paraId="3ED590F7" w14:textId="77777777" w:rsidR="0088131A" w:rsidRPr="00C81B1C" w:rsidRDefault="0088131A" w:rsidP="001163D6">
            <w:pPr>
              <w:pStyle w:val="Compact"/>
              <w:rPr>
                <w:sz w:val="20"/>
                <w:szCs w:val="20"/>
              </w:rPr>
            </w:pPr>
            <w:r w:rsidRPr="00C81B1C">
              <w:rPr>
                <w:sz w:val="20"/>
                <w:szCs w:val="20"/>
              </w:rPr>
              <w:t>Nicaragua</w:t>
            </w:r>
          </w:p>
        </w:tc>
        <w:tc>
          <w:tcPr>
            <w:tcW w:w="1115" w:type="dxa"/>
          </w:tcPr>
          <w:p w14:paraId="222727BA" w14:textId="69109BAA" w:rsidR="0088131A" w:rsidRPr="00C81B1C" w:rsidRDefault="0088131A" w:rsidP="001163D6">
            <w:pPr>
              <w:pStyle w:val="Compact"/>
              <w:jc w:val="center"/>
              <w:rPr>
                <w:sz w:val="20"/>
                <w:szCs w:val="20"/>
              </w:rPr>
            </w:pPr>
            <w:r w:rsidRPr="00C81B1C">
              <w:rPr>
                <w:sz w:val="20"/>
                <w:szCs w:val="20"/>
              </w:rPr>
              <w:t>12</w:t>
            </w:r>
            <w:r w:rsidR="00EF2396">
              <w:rPr>
                <w:sz w:val="20"/>
                <w:szCs w:val="20"/>
              </w:rPr>
              <w:t>,</w:t>
            </w:r>
            <w:r w:rsidRPr="00C81B1C">
              <w:rPr>
                <w:sz w:val="20"/>
                <w:szCs w:val="20"/>
              </w:rPr>
              <w:t>034</w:t>
            </w:r>
          </w:p>
        </w:tc>
        <w:tc>
          <w:tcPr>
            <w:tcW w:w="1115" w:type="dxa"/>
          </w:tcPr>
          <w:p w14:paraId="532BD5CC" w14:textId="77777777" w:rsidR="0088131A" w:rsidRPr="00C81B1C" w:rsidRDefault="0088131A" w:rsidP="001163D6">
            <w:pPr>
              <w:pStyle w:val="Compact"/>
              <w:jc w:val="center"/>
              <w:rPr>
                <w:sz w:val="20"/>
                <w:szCs w:val="20"/>
              </w:rPr>
            </w:pPr>
            <w:r w:rsidRPr="00C81B1C">
              <w:rPr>
                <w:sz w:val="20"/>
                <w:szCs w:val="20"/>
              </w:rPr>
              <w:t>0.6%</w:t>
            </w:r>
          </w:p>
        </w:tc>
        <w:tc>
          <w:tcPr>
            <w:tcW w:w="1255" w:type="dxa"/>
          </w:tcPr>
          <w:p w14:paraId="53B5DB09" w14:textId="476653CD" w:rsidR="0088131A" w:rsidRPr="00C81B1C" w:rsidRDefault="0088131A" w:rsidP="001163D6">
            <w:pPr>
              <w:pStyle w:val="Compact"/>
              <w:jc w:val="center"/>
              <w:rPr>
                <w:sz w:val="20"/>
                <w:szCs w:val="20"/>
              </w:rPr>
            </w:pPr>
            <w:r w:rsidRPr="00C81B1C">
              <w:rPr>
                <w:sz w:val="20"/>
                <w:szCs w:val="20"/>
              </w:rPr>
              <w:t>6</w:t>
            </w:r>
            <w:r w:rsidR="00EF2396">
              <w:rPr>
                <w:sz w:val="20"/>
                <w:szCs w:val="20"/>
              </w:rPr>
              <w:t>,</w:t>
            </w:r>
            <w:r w:rsidRPr="00C81B1C">
              <w:rPr>
                <w:sz w:val="20"/>
                <w:szCs w:val="20"/>
              </w:rPr>
              <w:t>624.554</w:t>
            </w:r>
          </w:p>
        </w:tc>
        <w:tc>
          <w:tcPr>
            <w:tcW w:w="1529" w:type="dxa"/>
          </w:tcPr>
          <w:p w14:paraId="02A0BFA4" w14:textId="77777777" w:rsidR="0088131A" w:rsidRPr="00C81B1C" w:rsidRDefault="0088131A" w:rsidP="001163D6">
            <w:pPr>
              <w:pStyle w:val="Compact"/>
              <w:jc w:val="center"/>
              <w:rPr>
                <w:sz w:val="20"/>
                <w:szCs w:val="20"/>
              </w:rPr>
            </w:pPr>
            <w:r w:rsidRPr="00C81B1C">
              <w:rPr>
                <w:sz w:val="20"/>
                <w:szCs w:val="20"/>
              </w:rPr>
              <w:t>1.0%</w:t>
            </w:r>
          </w:p>
        </w:tc>
        <w:tc>
          <w:tcPr>
            <w:tcW w:w="1083" w:type="dxa"/>
            <w:gridSpan w:val="2"/>
          </w:tcPr>
          <w:p w14:paraId="6BE4A21C" w14:textId="77777777" w:rsidR="0088131A" w:rsidRPr="00C81B1C" w:rsidRDefault="0088131A" w:rsidP="001163D6">
            <w:pPr>
              <w:pStyle w:val="Compact"/>
              <w:jc w:val="right"/>
              <w:rPr>
                <w:sz w:val="20"/>
                <w:szCs w:val="20"/>
              </w:rPr>
            </w:pPr>
            <w:r w:rsidRPr="00C81B1C">
              <w:rPr>
                <w:sz w:val="20"/>
                <w:szCs w:val="20"/>
              </w:rPr>
              <w:t>Central</w:t>
            </w:r>
          </w:p>
        </w:tc>
      </w:tr>
      <w:tr w:rsidR="0088131A" w:rsidRPr="00C81B1C" w14:paraId="0EB10F70" w14:textId="77777777" w:rsidTr="0088131A">
        <w:trPr>
          <w:gridAfter w:val="1"/>
          <w:wAfter w:w="90" w:type="dxa"/>
        </w:trPr>
        <w:tc>
          <w:tcPr>
            <w:tcW w:w="696" w:type="dxa"/>
          </w:tcPr>
          <w:p w14:paraId="5B34A688" w14:textId="77777777" w:rsidR="0088131A" w:rsidRPr="00C81B1C" w:rsidRDefault="0088131A" w:rsidP="001163D6">
            <w:pPr>
              <w:pStyle w:val="Compact"/>
              <w:rPr>
                <w:sz w:val="20"/>
                <w:szCs w:val="20"/>
              </w:rPr>
            </w:pPr>
            <w:r w:rsidRPr="00C81B1C">
              <w:rPr>
                <w:sz w:val="20"/>
                <w:szCs w:val="20"/>
              </w:rPr>
              <w:t>HND</w:t>
            </w:r>
          </w:p>
        </w:tc>
        <w:tc>
          <w:tcPr>
            <w:tcW w:w="3131" w:type="dxa"/>
          </w:tcPr>
          <w:p w14:paraId="0DE5A08D" w14:textId="77777777" w:rsidR="0088131A" w:rsidRPr="00C81B1C" w:rsidRDefault="0088131A" w:rsidP="001163D6">
            <w:pPr>
              <w:pStyle w:val="Compact"/>
              <w:rPr>
                <w:sz w:val="20"/>
                <w:szCs w:val="20"/>
              </w:rPr>
            </w:pPr>
            <w:r w:rsidRPr="00C81B1C">
              <w:rPr>
                <w:sz w:val="20"/>
                <w:szCs w:val="20"/>
              </w:rPr>
              <w:t>Honduras</w:t>
            </w:r>
          </w:p>
        </w:tc>
        <w:tc>
          <w:tcPr>
            <w:tcW w:w="1115" w:type="dxa"/>
          </w:tcPr>
          <w:p w14:paraId="3D4CFF57" w14:textId="3D30B63B" w:rsidR="0088131A" w:rsidRPr="00C81B1C" w:rsidRDefault="0088131A" w:rsidP="001163D6">
            <w:pPr>
              <w:pStyle w:val="Compact"/>
              <w:jc w:val="center"/>
              <w:rPr>
                <w:sz w:val="20"/>
                <w:szCs w:val="20"/>
              </w:rPr>
            </w:pPr>
            <w:r w:rsidRPr="00C81B1C">
              <w:rPr>
                <w:sz w:val="20"/>
                <w:szCs w:val="20"/>
              </w:rPr>
              <w:t>11</w:t>
            </w:r>
            <w:r w:rsidR="00EF2396">
              <w:rPr>
                <w:sz w:val="20"/>
                <w:szCs w:val="20"/>
              </w:rPr>
              <w:t>,</w:t>
            </w:r>
            <w:r w:rsidRPr="00C81B1C">
              <w:rPr>
                <w:sz w:val="20"/>
                <w:szCs w:val="20"/>
              </w:rPr>
              <w:t>189</w:t>
            </w:r>
          </w:p>
        </w:tc>
        <w:tc>
          <w:tcPr>
            <w:tcW w:w="1115" w:type="dxa"/>
          </w:tcPr>
          <w:p w14:paraId="4DEC7656" w14:textId="77777777" w:rsidR="0088131A" w:rsidRPr="00C81B1C" w:rsidRDefault="0088131A" w:rsidP="001163D6">
            <w:pPr>
              <w:pStyle w:val="Compact"/>
              <w:jc w:val="center"/>
              <w:rPr>
                <w:sz w:val="20"/>
                <w:szCs w:val="20"/>
              </w:rPr>
            </w:pPr>
            <w:r w:rsidRPr="00C81B1C">
              <w:rPr>
                <w:sz w:val="20"/>
                <w:szCs w:val="20"/>
              </w:rPr>
              <w:t>0.6%</w:t>
            </w:r>
          </w:p>
        </w:tc>
        <w:tc>
          <w:tcPr>
            <w:tcW w:w="1255" w:type="dxa"/>
          </w:tcPr>
          <w:p w14:paraId="038490E5" w14:textId="3BA9A7A1" w:rsidR="0088131A" w:rsidRPr="00C81B1C" w:rsidRDefault="0088131A" w:rsidP="001163D6">
            <w:pPr>
              <w:pStyle w:val="Compact"/>
              <w:jc w:val="center"/>
              <w:rPr>
                <w:sz w:val="20"/>
                <w:szCs w:val="20"/>
              </w:rPr>
            </w:pPr>
            <w:r w:rsidRPr="00C81B1C">
              <w:rPr>
                <w:sz w:val="20"/>
                <w:szCs w:val="20"/>
              </w:rPr>
              <w:t>9</w:t>
            </w:r>
            <w:r w:rsidR="00EF2396">
              <w:rPr>
                <w:sz w:val="20"/>
                <w:szCs w:val="20"/>
              </w:rPr>
              <w:t>,</w:t>
            </w:r>
            <w:r w:rsidRPr="00C81B1C">
              <w:rPr>
                <w:sz w:val="20"/>
                <w:szCs w:val="20"/>
              </w:rPr>
              <w:t>904.607</w:t>
            </w:r>
          </w:p>
        </w:tc>
        <w:tc>
          <w:tcPr>
            <w:tcW w:w="1529" w:type="dxa"/>
          </w:tcPr>
          <w:p w14:paraId="0FB757E4" w14:textId="77777777" w:rsidR="0088131A" w:rsidRPr="00C81B1C" w:rsidRDefault="0088131A" w:rsidP="001163D6">
            <w:pPr>
              <w:pStyle w:val="Compact"/>
              <w:jc w:val="center"/>
              <w:rPr>
                <w:sz w:val="20"/>
                <w:szCs w:val="20"/>
              </w:rPr>
            </w:pPr>
            <w:r w:rsidRPr="00C81B1C">
              <w:rPr>
                <w:sz w:val="20"/>
                <w:szCs w:val="20"/>
              </w:rPr>
              <w:t>1.5%</w:t>
            </w:r>
          </w:p>
        </w:tc>
        <w:tc>
          <w:tcPr>
            <w:tcW w:w="1083" w:type="dxa"/>
            <w:gridSpan w:val="2"/>
          </w:tcPr>
          <w:p w14:paraId="07B3903C" w14:textId="77777777" w:rsidR="0088131A" w:rsidRPr="00C81B1C" w:rsidRDefault="0088131A" w:rsidP="001163D6">
            <w:pPr>
              <w:pStyle w:val="Compact"/>
              <w:jc w:val="right"/>
              <w:rPr>
                <w:sz w:val="20"/>
                <w:szCs w:val="20"/>
              </w:rPr>
            </w:pPr>
            <w:r w:rsidRPr="00C81B1C">
              <w:rPr>
                <w:sz w:val="20"/>
                <w:szCs w:val="20"/>
              </w:rPr>
              <w:t>Central</w:t>
            </w:r>
          </w:p>
        </w:tc>
      </w:tr>
      <w:tr w:rsidR="0088131A" w:rsidRPr="00C81B1C" w14:paraId="6C5B493C" w14:textId="77777777" w:rsidTr="0088131A">
        <w:trPr>
          <w:gridAfter w:val="1"/>
          <w:wAfter w:w="90" w:type="dxa"/>
        </w:trPr>
        <w:tc>
          <w:tcPr>
            <w:tcW w:w="696" w:type="dxa"/>
          </w:tcPr>
          <w:p w14:paraId="39A9F3A9" w14:textId="77777777" w:rsidR="0088131A" w:rsidRPr="00C81B1C" w:rsidRDefault="0088131A" w:rsidP="001163D6">
            <w:pPr>
              <w:pStyle w:val="Compact"/>
              <w:rPr>
                <w:sz w:val="20"/>
                <w:szCs w:val="20"/>
              </w:rPr>
            </w:pPr>
            <w:r w:rsidRPr="00C81B1C">
              <w:rPr>
                <w:sz w:val="20"/>
                <w:szCs w:val="20"/>
              </w:rPr>
              <w:t>GTM</w:t>
            </w:r>
          </w:p>
        </w:tc>
        <w:tc>
          <w:tcPr>
            <w:tcW w:w="3131" w:type="dxa"/>
          </w:tcPr>
          <w:p w14:paraId="47F5682C" w14:textId="77777777" w:rsidR="0088131A" w:rsidRPr="00C81B1C" w:rsidRDefault="0088131A" w:rsidP="001163D6">
            <w:pPr>
              <w:pStyle w:val="Compact"/>
              <w:rPr>
                <w:sz w:val="20"/>
                <w:szCs w:val="20"/>
              </w:rPr>
            </w:pPr>
            <w:r w:rsidRPr="00C81B1C">
              <w:rPr>
                <w:sz w:val="20"/>
                <w:szCs w:val="20"/>
              </w:rPr>
              <w:t>Guatemala</w:t>
            </w:r>
          </w:p>
        </w:tc>
        <w:tc>
          <w:tcPr>
            <w:tcW w:w="1115" w:type="dxa"/>
          </w:tcPr>
          <w:p w14:paraId="2CAA284B" w14:textId="10CBB760" w:rsidR="0088131A" w:rsidRPr="00C81B1C" w:rsidRDefault="0088131A" w:rsidP="001163D6">
            <w:pPr>
              <w:pStyle w:val="Compact"/>
              <w:jc w:val="center"/>
              <w:rPr>
                <w:sz w:val="20"/>
                <w:szCs w:val="20"/>
              </w:rPr>
            </w:pPr>
            <w:r w:rsidRPr="00C81B1C">
              <w:rPr>
                <w:sz w:val="20"/>
                <w:szCs w:val="20"/>
              </w:rPr>
              <w:t>10</w:t>
            </w:r>
            <w:r w:rsidR="00EF2396">
              <w:rPr>
                <w:sz w:val="20"/>
                <w:szCs w:val="20"/>
              </w:rPr>
              <w:t>,</w:t>
            </w:r>
            <w:r w:rsidRPr="00C81B1C">
              <w:rPr>
                <w:sz w:val="20"/>
                <w:szCs w:val="20"/>
              </w:rPr>
              <w:t>716</w:t>
            </w:r>
          </w:p>
        </w:tc>
        <w:tc>
          <w:tcPr>
            <w:tcW w:w="1115" w:type="dxa"/>
          </w:tcPr>
          <w:p w14:paraId="16D88397" w14:textId="77777777" w:rsidR="0088131A" w:rsidRPr="00C81B1C" w:rsidRDefault="0088131A" w:rsidP="001163D6">
            <w:pPr>
              <w:pStyle w:val="Compact"/>
              <w:jc w:val="center"/>
              <w:rPr>
                <w:sz w:val="20"/>
                <w:szCs w:val="20"/>
              </w:rPr>
            </w:pPr>
            <w:r w:rsidRPr="00C81B1C">
              <w:rPr>
                <w:sz w:val="20"/>
                <w:szCs w:val="20"/>
              </w:rPr>
              <w:t>0.5%</w:t>
            </w:r>
          </w:p>
        </w:tc>
        <w:tc>
          <w:tcPr>
            <w:tcW w:w="1255" w:type="dxa"/>
          </w:tcPr>
          <w:p w14:paraId="0B3CF021" w14:textId="7690A241" w:rsidR="0088131A" w:rsidRPr="00C81B1C" w:rsidRDefault="0088131A" w:rsidP="001163D6">
            <w:pPr>
              <w:pStyle w:val="Compact"/>
              <w:jc w:val="center"/>
              <w:rPr>
                <w:sz w:val="20"/>
                <w:szCs w:val="20"/>
              </w:rPr>
            </w:pPr>
            <w:r w:rsidRPr="00C81B1C">
              <w:rPr>
                <w:sz w:val="20"/>
                <w:szCs w:val="20"/>
              </w:rPr>
              <w:t>17</w:t>
            </w:r>
            <w:r w:rsidR="00EF2396">
              <w:rPr>
                <w:sz w:val="20"/>
                <w:szCs w:val="20"/>
              </w:rPr>
              <w:t>,</w:t>
            </w:r>
            <w:r w:rsidRPr="00C81B1C">
              <w:rPr>
                <w:sz w:val="20"/>
                <w:szCs w:val="20"/>
              </w:rPr>
              <w:t>915.568</w:t>
            </w:r>
          </w:p>
        </w:tc>
        <w:tc>
          <w:tcPr>
            <w:tcW w:w="1529" w:type="dxa"/>
          </w:tcPr>
          <w:p w14:paraId="3BD4E546" w14:textId="77777777" w:rsidR="0088131A" w:rsidRPr="00C81B1C" w:rsidRDefault="0088131A" w:rsidP="001163D6">
            <w:pPr>
              <w:pStyle w:val="Compact"/>
              <w:jc w:val="center"/>
              <w:rPr>
                <w:sz w:val="20"/>
                <w:szCs w:val="20"/>
              </w:rPr>
            </w:pPr>
            <w:r w:rsidRPr="00C81B1C">
              <w:rPr>
                <w:sz w:val="20"/>
                <w:szCs w:val="20"/>
              </w:rPr>
              <w:t>2.7%</w:t>
            </w:r>
          </w:p>
        </w:tc>
        <w:tc>
          <w:tcPr>
            <w:tcW w:w="1083" w:type="dxa"/>
            <w:gridSpan w:val="2"/>
          </w:tcPr>
          <w:p w14:paraId="716C8C9D" w14:textId="77777777" w:rsidR="0088131A" w:rsidRPr="00C81B1C" w:rsidRDefault="0088131A" w:rsidP="001163D6">
            <w:pPr>
              <w:pStyle w:val="Compact"/>
              <w:jc w:val="right"/>
              <w:rPr>
                <w:sz w:val="20"/>
                <w:szCs w:val="20"/>
              </w:rPr>
            </w:pPr>
            <w:r w:rsidRPr="00C81B1C">
              <w:rPr>
                <w:sz w:val="20"/>
                <w:szCs w:val="20"/>
              </w:rPr>
              <w:t>Central</w:t>
            </w:r>
          </w:p>
        </w:tc>
      </w:tr>
      <w:tr w:rsidR="0088131A" w:rsidRPr="00C81B1C" w14:paraId="079DEA19" w14:textId="77777777" w:rsidTr="0088131A">
        <w:trPr>
          <w:gridAfter w:val="1"/>
          <w:wAfter w:w="90" w:type="dxa"/>
        </w:trPr>
        <w:tc>
          <w:tcPr>
            <w:tcW w:w="696" w:type="dxa"/>
          </w:tcPr>
          <w:p w14:paraId="051579B6" w14:textId="77777777" w:rsidR="0088131A" w:rsidRPr="00C81B1C" w:rsidRDefault="0088131A" w:rsidP="001163D6">
            <w:pPr>
              <w:pStyle w:val="Compact"/>
              <w:rPr>
                <w:sz w:val="20"/>
                <w:szCs w:val="20"/>
              </w:rPr>
            </w:pPr>
            <w:r w:rsidRPr="00C81B1C">
              <w:rPr>
                <w:sz w:val="20"/>
                <w:szCs w:val="20"/>
              </w:rPr>
              <w:t>CUB</w:t>
            </w:r>
          </w:p>
        </w:tc>
        <w:tc>
          <w:tcPr>
            <w:tcW w:w="3131" w:type="dxa"/>
          </w:tcPr>
          <w:p w14:paraId="23EAF8C9" w14:textId="77777777" w:rsidR="0088131A" w:rsidRPr="00C81B1C" w:rsidRDefault="0088131A" w:rsidP="001163D6">
            <w:pPr>
              <w:pStyle w:val="Compact"/>
              <w:rPr>
                <w:sz w:val="20"/>
                <w:szCs w:val="20"/>
              </w:rPr>
            </w:pPr>
            <w:r w:rsidRPr="00C81B1C">
              <w:rPr>
                <w:sz w:val="20"/>
                <w:szCs w:val="20"/>
              </w:rPr>
              <w:t>Cuba</w:t>
            </w:r>
          </w:p>
        </w:tc>
        <w:tc>
          <w:tcPr>
            <w:tcW w:w="1115" w:type="dxa"/>
          </w:tcPr>
          <w:p w14:paraId="0856FD4E" w14:textId="72468B5B" w:rsidR="0088131A" w:rsidRPr="00C81B1C" w:rsidRDefault="0088131A" w:rsidP="001163D6">
            <w:pPr>
              <w:pStyle w:val="Compact"/>
              <w:jc w:val="center"/>
              <w:rPr>
                <w:sz w:val="20"/>
                <w:szCs w:val="20"/>
              </w:rPr>
            </w:pPr>
            <w:r w:rsidRPr="00C81B1C">
              <w:rPr>
                <w:sz w:val="20"/>
                <w:szCs w:val="20"/>
              </w:rPr>
              <w:t>10</w:t>
            </w:r>
            <w:r w:rsidR="00EF2396">
              <w:rPr>
                <w:sz w:val="20"/>
                <w:szCs w:val="20"/>
              </w:rPr>
              <w:t>,</w:t>
            </w:r>
            <w:r w:rsidRPr="00C81B1C">
              <w:rPr>
                <w:sz w:val="20"/>
                <w:szCs w:val="20"/>
              </w:rPr>
              <w:t>380</w:t>
            </w:r>
          </w:p>
        </w:tc>
        <w:tc>
          <w:tcPr>
            <w:tcW w:w="1115" w:type="dxa"/>
          </w:tcPr>
          <w:p w14:paraId="0C405B5A" w14:textId="77777777" w:rsidR="0088131A" w:rsidRPr="00C81B1C" w:rsidRDefault="0088131A" w:rsidP="001163D6">
            <w:pPr>
              <w:pStyle w:val="Compact"/>
              <w:jc w:val="center"/>
              <w:rPr>
                <w:sz w:val="20"/>
                <w:szCs w:val="20"/>
              </w:rPr>
            </w:pPr>
            <w:r w:rsidRPr="00C81B1C">
              <w:rPr>
                <w:sz w:val="20"/>
                <w:szCs w:val="20"/>
              </w:rPr>
              <w:t>0.5%</w:t>
            </w:r>
          </w:p>
        </w:tc>
        <w:tc>
          <w:tcPr>
            <w:tcW w:w="1255" w:type="dxa"/>
          </w:tcPr>
          <w:p w14:paraId="1BFD4026" w14:textId="25AD7E7E" w:rsidR="0088131A" w:rsidRPr="00C81B1C" w:rsidRDefault="0088131A" w:rsidP="001163D6">
            <w:pPr>
              <w:pStyle w:val="Compact"/>
              <w:jc w:val="center"/>
              <w:rPr>
                <w:sz w:val="20"/>
                <w:szCs w:val="20"/>
              </w:rPr>
            </w:pPr>
            <w:r w:rsidRPr="00C81B1C">
              <w:rPr>
                <w:sz w:val="20"/>
                <w:szCs w:val="20"/>
              </w:rPr>
              <w:t>11</w:t>
            </w:r>
            <w:r w:rsidR="00EF2396">
              <w:rPr>
                <w:sz w:val="20"/>
                <w:szCs w:val="20"/>
              </w:rPr>
              <w:t>,</w:t>
            </w:r>
            <w:r w:rsidRPr="00C81B1C">
              <w:rPr>
                <w:sz w:val="20"/>
                <w:szCs w:val="20"/>
              </w:rPr>
              <w:t>326.616</w:t>
            </w:r>
          </w:p>
        </w:tc>
        <w:tc>
          <w:tcPr>
            <w:tcW w:w="1529" w:type="dxa"/>
          </w:tcPr>
          <w:p w14:paraId="5D92AAF9" w14:textId="77777777" w:rsidR="0088131A" w:rsidRPr="00C81B1C" w:rsidRDefault="0088131A" w:rsidP="001163D6">
            <w:pPr>
              <w:pStyle w:val="Compact"/>
              <w:jc w:val="center"/>
              <w:rPr>
                <w:sz w:val="20"/>
                <w:szCs w:val="20"/>
              </w:rPr>
            </w:pPr>
            <w:r w:rsidRPr="00C81B1C">
              <w:rPr>
                <w:sz w:val="20"/>
                <w:szCs w:val="20"/>
              </w:rPr>
              <w:t>1.7%</w:t>
            </w:r>
          </w:p>
        </w:tc>
        <w:tc>
          <w:tcPr>
            <w:tcW w:w="1083" w:type="dxa"/>
            <w:gridSpan w:val="2"/>
          </w:tcPr>
          <w:p w14:paraId="5EB602FF" w14:textId="77777777" w:rsidR="0088131A" w:rsidRPr="00C81B1C" w:rsidRDefault="0088131A" w:rsidP="001163D6">
            <w:pPr>
              <w:pStyle w:val="Compact"/>
              <w:jc w:val="right"/>
              <w:rPr>
                <w:sz w:val="20"/>
                <w:szCs w:val="20"/>
              </w:rPr>
            </w:pPr>
            <w:r w:rsidRPr="00C81B1C">
              <w:rPr>
                <w:sz w:val="20"/>
                <w:szCs w:val="20"/>
              </w:rPr>
              <w:t>Central</w:t>
            </w:r>
          </w:p>
        </w:tc>
      </w:tr>
      <w:tr w:rsidR="0088131A" w:rsidRPr="00C81B1C" w14:paraId="2EAAD9FC" w14:textId="77777777" w:rsidTr="0088131A">
        <w:trPr>
          <w:gridAfter w:val="1"/>
          <w:wAfter w:w="90" w:type="dxa"/>
        </w:trPr>
        <w:tc>
          <w:tcPr>
            <w:tcW w:w="696" w:type="dxa"/>
          </w:tcPr>
          <w:p w14:paraId="502A856A" w14:textId="77777777" w:rsidR="0088131A" w:rsidRPr="00C81B1C" w:rsidRDefault="0088131A" w:rsidP="001163D6">
            <w:pPr>
              <w:pStyle w:val="Compact"/>
              <w:rPr>
                <w:sz w:val="20"/>
                <w:szCs w:val="20"/>
              </w:rPr>
            </w:pPr>
            <w:r w:rsidRPr="00C81B1C">
              <w:rPr>
                <w:sz w:val="20"/>
                <w:szCs w:val="20"/>
              </w:rPr>
              <w:t>PAN</w:t>
            </w:r>
          </w:p>
        </w:tc>
        <w:tc>
          <w:tcPr>
            <w:tcW w:w="3131" w:type="dxa"/>
          </w:tcPr>
          <w:p w14:paraId="0A4D2687" w14:textId="77777777" w:rsidR="0088131A" w:rsidRPr="00C81B1C" w:rsidRDefault="0088131A" w:rsidP="001163D6">
            <w:pPr>
              <w:pStyle w:val="Compact"/>
              <w:rPr>
                <w:sz w:val="20"/>
                <w:szCs w:val="20"/>
              </w:rPr>
            </w:pPr>
            <w:r w:rsidRPr="00C81B1C">
              <w:rPr>
                <w:sz w:val="20"/>
                <w:szCs w:val="20"/>
              </w:rPr>
              <w:t>Panama</w:t>
            </w:r>
          </w:p>
        </w:tc>
        <w:tc>
          <w:tcPr>
            <w:tcW w:w="1115" w:type="dxa"/>
          </w:tcPr>
          <w:p w14:paraId="4CCBB58D" w14:textId="175D05B7" w:rsidR="0088131A" w:rsidRPr="00C81B1C" w:rsidRDefault="0088131A" w:rsidP="001163D6">
            <w:pPr>
              <w:pStyle w:val="Compact"/>
              <w:jc w:val="center"/>
              <w:rPr>
                <w:sz w:val="20"/>
                <w:szCs w:val="20"/>
              </w:rPr>
            </w:pPr>
            <w:r w:rsidRPr="00C81B1C">
              <w:rPr>
                <w:sz w:val="20"/>
                <w:szCs w:val="20"/>
              </w:rPr>
              <w:t>7</w:t>
            </w:r>
            <w:r w:rsidR="00EF2396">
              <w:rPr>
                <w:sz w:val="20"/>
                <w:szCs w:val="20"/>
              </w:rPr>
              <w:t>,</w:t>
            </w:r>
            <w:r w:rsidRPr="00C81B1C">
              <w:rPr>
                <w:sz w:val="20"/>
                <w:szCs w:val="20"/>
              </w:rPr>
              <w:t>418</w:t>
            </w:r>
          </w:p>
        </w:tc>
        <w:tc>
          <w:tcPr>
            <w:tcW w:w="1115" w:type="dxa"/>
          </w:tcPr>
          <w:p w14:paraId="3E00B804" w14:textId="77777777" w:rsidR="0088131A" w:rsidRPr="00C81B1C" w:rsidRDefault="0088131A" w:rsidP="001163D6">
            <w:pPr>
              <w:pStyle w:val="Compact"/>
              <w:jc w:val="center"/>
              <w:rPr>
                <w:sz w:val="20"/>
                <w:szCs w:val="20"/>
              </w:rPr>
            </w:pPr>
            <w:r w:rsidRPr="00C81B1C">
              <w:rPr>
                <w:sz w:val="20"/>
                <w:szCs w:val="20"/>
              </w:rPr>
              <w:t>0.4%</w:t>
            </w:r>
          </w:p>
        </w:tc>
        <w:tc>
          <w:tcPr>
            <w:tcW w:w="1255" w:type="dxa"/>
          </w:tcPr>
          <w:p w14:paraId="3CA04A78" w14:textId="44EC70A4" w:rsidR="0088131A" w:rsidRPr="00C81B1C" w:rsidRDefault="0088131A" w:rsidP="001163D6">
            <w:pPr>
              <w:pStyle w:val="Compact"/>
              <w:jc w:val="center"/>
              <w:rPr>
                <w:sz w:val="20"/>
                <w:szCs w:val="20"/>
              </w:rPr>
            </w:pPr>
            <w:r w:rsidRPr="00C81B1C">
              <w:rPr>
                <w:sz w:val="20"/>
                <w:szCs w:val="20"/>
              </w:rPr>
              <w:t>4</w:t>
            </w:r>
            <w:r w:rsidR="00EF2396">
              <w:rPr>
                <w:sz w:val="20"/>
                <w:szCs w:val="20"/>
              </w:rPr>
              <w:t>,</w:t>
            </w:r>
            <w:r w:rsidRPr="00C81B1C">
              <w:rPr>
                <w:sz w:val="20"/>
                <w:szCs w:val="20"/>
              </w:rPr>
              <w:t>314.767</w:t>
            </w:r>
          </w:p>
        </w:tc>
        <w:tc>
          <w:tcPr>
            <w:tcW w:w="1529" w:type="dxa"/>
          </w:tcPr>
          <w:p w14:paraId="6C55AF57" w14:textId="77777777" w:rsidR="0088131A" w:rsidRPr="00C81B1C" w:rsidRDefault="0088131A" w:rsidP="001163D6">
            <w:pPr>
              <w:pStyle w:val="Compact"/>
              <w:jc w:val="center"/>
              <w:rPr>
                <w:sz w:val="20"/>
                <w:szCs w:val="20"/>
              </w:rPr>
            </w:pPr>
            <w:r w:rsidRPr="00C81B1C">
              <w:rPr>
                <w:sz w:val="20"/>
                <w:szCs w:val="20"/>
              </w:rPr>
              <w:t>0.7%</w:t>
            </w:r>
          </w:p>
        </w:tc>
        <w:tc>
          <w:tcPr>
            <w:tcW w:w="1083" w:type="dxa"/>
            <w:gridSpan w:val="2"/>
          </w:tcPr>
          <w:p w14:paraId="2E347CF7" w14:textId="77777777" w:rsidR="0088131A" w:rsidRPr="00C81B1C" w:rsidRDefault="0088131A" w:rsidP="001163D6">
            <w:pPr>
              <w:pStyle w:val="Compact"/>
              <w:jc w:val="right"/>
              <w:rPr>
                <w:sz w:val="20"/>
                <w:szCs w:val="20"/>
              </w:rPr>
            </w:pPr>
            <w:r w:rsidRPr="00C81B1C">
              <w:rPr>
                <w:sz w:val="20"/>
                <w:szCs w:val="20"/>
              </w:rPr>
              <w:t>Central</w:t>
            </w:r>
          </w:p>
        </w:tc>
      </w:tr>
      <w:tr w:rsidR="0088131A" w:rsidRPr="00C81B1C" w14:paraId="5B486634" w14:textId="77777777" w:rsidTr="0088131A">
        <w:trPr>
          <w:gridAfter w:val="1"/>
          <w:wAfter w:w="90" w:type="dxa"/>
        </w:trPr>
        <w:tc>
          <w:tcPr>
            <w:tcW w:w="696" w:type="dxa"/>
          </w:tcPr>
          <w:p w14:paraId="6B79729C" w14:textId="77777777" w:rsidR="0088131A" w:rsidRPr="00C81B1C" w:rsidRDefault="0088131A" w:rsidP="001163D6">
            <w:pPr>
              <w:pStyle w:val="Compact"/>
              <w:rPr>
                <w:sz w:val="20"/>
                <w:szCs w:val="20"/>
              </w:rPr>
            </w:pPr>
            <w:r w:rsidRPr="00C81B1C">
              <w:rPr>
                <w:sz w:val="20"/>
                <w:szCs w:val="20"/>
              </w:rPr>
              <w:t>CRI</w:t>
            </w:r>
          </w:p>
        </w:tc>
        <w:tc>
          <w:tcPr>
            <w:tcW w:w="3131" w:type="dxa"/>
          </w:tcPr>
          <w:p w14:paraId="2D2EB140" w14:textId="77777777" w:rsidR="0088131A" w:rsidRPr="00C81B1C" w:rsidRDefault="0088131A" w:rsidP="001163D6">
            <w:pPr>
              <w:pStyle w:val="Compact"/>
              <w:rPr>
                <w:sz w:val="20"/>
                <w:szCs w:val="20"/>
              </w:rPr>
            </w:pPr>
            <w:r w:rsidRPr="00C81B1C">
              <w:rPr>
                <w:sz w:val="20"/>
                <w:szCs w:val="20"/>
              </w:rPr>
              <w:t>Costa Rica</w:t>
            </w:r>
          </w:p>
        </w:tc>
        <w:tc>
          <w:tcPr>
            <w:tcW w:w="1115" w:type="dxa"/>
          </w:tcPr>
          <w:p w14:paraId="7352B159" w14:textId="66B1076F" w:rsidR="0088131A" w:rsidRPr="00C81B1C" w:rsidRDefault="0088131A" w:rsidP="001163D6">
            <w:pPr>
              <w:pStyle w:val="Compact"/>
              <w:jc w:val="center"/>
              <w:rPr>
                <w:sz w:val="20"/>
                <w:szCs w:val="20"/>
              </w:rPr>
            </w:pPr>
            <w:r w:rsidRPr="00C81B1C">
              <w:rPr>
                <w:sz w:val="20"/>
                <w:szCs w:val="20"/>
              </w:rPr>
              <w:t>5</w:t>
            </w:r>
            <w:r w:rsidR="00EF2396">
              <w:rPr>
                <w:sz w:val="20"/>
                <w:szCs w:val="20"/>
              </w:rPr>
              <w:t>,</w:t>
            </w:r>
            <w:r w:rsidRPr="00C81B1C">
              <w:rPr>
                <w:sz w:val="20"/>
                <w:szCs w:val="20"/>
              </w:rPr>
              <w:t>106</w:t>
            </w:r>
          </w:p>
        </w:tc>
        <w:tc>
          <w:tcPr>
            <w:tcW w:w="1115" w:type="dxa"/>
          </w:tcPr>
          <w:p w14:paraId="466AA003" w14:textId="77777777" w:rsidR="0088131A" w:rsidRPr="00C81B1C" w:rsidRDefault="0088131A" w:rsidP="001163D6">
            <w:pPr>
              <w:pStyle w:val="Compact"/>
              <w:jc w:val="center"/>
              <w:rPr>
                <w:sz w:val="20"/>
                <w:szCs w:val="20"/>
              </w:rPr>
            </w:pPr>
            <w:r w:rsidRPr="00C81B1C">
              <w:rPr>
                <w:sz w:val="20"/>
                <w:szCs w:val="20"/>
              </w:rPr>
              <w:t>0.3%</w:t>
            </w:r>
          </w:p>
        </w:tc>
        <w:tc>
          <w:tcPr>
            <w:tcW w:w="1255" w:type="dxa"/>
          </w:tcPr>
          <w:p w14:paraId="03897686" w14:textId="4A16A926" w:rsidR="0088131A" w:rsidRPr="00C81B1C" w:rsidRDefault="0088131A" w:rsidP="001163D6">
            <w:pPr>
              <w:pStyle w:val="Compact"/>
              <w:jc w:val="center"/>
              <w:rPr>
                <w:sz w:val="20"/>
                <w:szCs w:val="20"/>
              </w:rPr>
            </w:pPr>
            <w:r w:rsidRPr="00C81B1C">
              <w:rPr>
                <w:sz w:val="20"/>
                <w:szCs w:val="20"/>
              </w:rPr>
              <w:t>5</w:t>
            </w:r>
            <w:r w:rsidR="00EF2396">
              <w:rPr>
                <w:sz w:val="20"/>
                <w:szCs w:val="20"/>
              </w:rPr>
              <w:t>,</w:t>
            </w:r>
            <w:r w:rsidRPr="00C81B1C">
              <w:rPr>
                <w:sz w:val="20"/>
                <w:szCs w:val="20"/>
              </w:rPr>
              <w:t>094.118</w:t>
            </w:r>
          </w:p>
        </w:tc>
        <w:tc>
          <w:tcPr>
            <w:tcW w:w="1529" w:type="dxa"/>
          </w:tcPr>
          <w:p w14:paraId="4B94A794" w14:textId="77777777" w:rsidR="0088131A" w:rsidRPr="00C81B1C" w:rsidRDefault="0088131A" w:rsidP="001163D6">
            <w:pPr>
              <w:pStyle w:val="Compact"/>
              <w:jc w:val="center"/>
              <w:rPr>
                <w:sz w:val="20"/>
                <w:szCs w:val="20"/>
              </w:rPr>
            </w:pPr>
            <w:r w:rsidRPr="00C81B1C">
              <w:rPr>
                <w:sz w:val="20"/>
                <w:szCs w:val="20"/>
              </w:rPr>
              <w:t>0.8%</w:t>
            </w:r>
          </w:p>
        </w:tc>
        <w:tc>
          <w:tcPr>
            <w:tcW w:w="1083" w:type="dxa"/>
            <w:gridSpan w:val="2"/>
          </w:tcPr>
          <w:p w14:paraId="20EDBBC0" w14:textId="77777777" w:rsidR="0088131A" w:rsidRPr="00C81B1C" w:rsidRDefault="0088131A" w:rsidP="001163D6">
            <w:pPr>
              <w:pStyle w:val="Compact"/>
              <w:jc w:val="right"/>
              <w:rPr>
                <w:sz w:val="20"/>
                <w:szCs w:val="20"/>
              </w:rPr>
            </w:pPr>
            <w:r w:rsidRPr="00C81B1C">
              <w:rPr>
                <w:sz w:val="20"/>
                <w:szCs w:val="20"/>
              </w:rPr>
              <w:t>Central</w:t>
            </w:r>
          </w:p>
        </w:tc>
      </w:tr>
      <w:tr w:rsidR="0088131A" w:rsidRPr="00C81B1C" w14:paraId="1EE8C41A" w14:textId="77777777" w:rsidTr="0088131A">
        <w:trPr>
          <w:gridAfter w:val="1"/>
          <w:wAfter w:w="90" w:type="dxa"/>
        </w:trPr>
        <w:tc>
          <w:tcPr>
            <w:tcW w:w="696" w:type="dxa"/>
          </w:tcPr>
          <w:p w14:paraId="0385AE3D" w14:textId="77777777" w:rsidR="0088131A" w:rsidRPr="00C81B1C" w:rsidRDefault="0088131A" w:rsidP="001163D6">
            <w:pPr>
              <w:pStyle w:val="Compact"/>
              <w:rPr>
                <w:sz w:val="20"/>
                <w:szCs w:val="20"/>
              </w:rPr>
            </w:pPr>
            <w:r w:rsidRPr="00C81B1C">
              <w:rPr>
                <w:sz w:val="20"/>
                <w:szCs w:val="20"/>
              </w:rPr>
              <w:t>DOM</w:t>
            </w:r>
          </w:p>
        </w:tc>
        <w:tc>
          <w:tcPr>
            <w:tcW w:w="3131" w:type="dxa"/>
          </w:tcPr>
          <w:p w14:paraId="3A7A095E" w14:textId="77777777" w:rsidR="0088131A" w:rsidRPr="00C81B1C" w:rsidRDefault="0088131A" w:rsidP="001163D6">
            <w:pPr>
              <w:pStyle w:val="Compact"/>
              <w:rPr>
                <w:sz w:val="20"/>
                <w:szCs w:val="20"/>
              </w:rPr>
            </w:pPr>
            <w:r w:rsidRPr="00C81B1C">
              <w:rPr>
                <w:sz w:val="20"/>
                <w:szCs w:val="20"/>
              </w:rPr>
              <w:t>Dominican Republic</w:t>
            </w:r>
          </w:p>
        </w:tc>
        <w:tc>
          <w:tcPr>
            <w:tcW w:w="1115" w:type="dxa"/>
          </w:tcPr>
          <w:p w14:paraId="76C61F41" w14:textId="307711E1" w:rsidR="0088131A" w:rsidRPr="00C81B1C" w:rsidRDefault="0088131A" w:rsidP="001163D6">
            <w:pPr>
              <w:pStyle w:val="Compact"/>
              <w:jc w:val="center"/>
              <w:rPr>
                <w:sz w:val="20"/>
                <w:szCs w:val="20"/>
              </w:rPr>
            </w:pPr>
            <w:r w:rsidRPr="00C81B1C">
              <w:rPr>
                <w:sz w:val="20"/>
                <w:szCs w:val="20"/>
              </w:rPr>
              <w:t>4</w:t>
            </w:r>
            <w:r w:rsidR="00EF2396">
              <w:rPr>
                <w:sz w:val="20"/>
                <w:szCs w:val="20"/>
              </w:rPr>
              <w:t>,</w:t>
            </w:r>
            <w:r w:rsidRPr="00C81B1C">
              <w:rPr>
                <w:sz w:val="20"/>
                <w:szCs w:val="20"/>
              </w:rPr>
              <w:t>831</w:t>
            </w:r>
          </w:p>
        </w:tc>
        <w:tc>
          <w:tcPr>
            <w:tcW w:w="1115" w:type="dxa"/>
          </w:tcPr>
          <w:p w14:paraId="29AA0517" w14:textId="77777777" w:rsidR="0088131A" w:rsidRPr="00C81B1C" w:rsidRDefault="0088131A" w:rsidP="001163D6">
            <w:pPr>
              <w:pStyle w:val="Compact"/>
              <w:jc w:val="center"/>
              <w:rPr>
                <w:sz w:val="20"/>
                <w:szCs w:val="20"/>
              </w:rPr>
            </w:pPr>
            <w:r w:rsidRPr="00C81B1C">
              <w:rPr>
                <w:sz w:val="20"/>
                <w:szCs w:val="20"/>
              </w:rPr>
              <w:t>0.2%</w:t>
            </w:r>
          </w:p>
        </w:tc>
        <w:tc>
          <w:tcPr>
            <w:tcW w:w="1255" w:type="dxa"/>
          </w:tcPr>
          <w:p w14:paraId="7A91FC39" w14:textId="1D988D7A" w:rsidR="0088131A" w:rsidRPr="00C81B1C" w:rsidRDefault="0088131A" w:rsidP="001163D6">
            <w:pPr>
              <w:pStyle w:val="Compact"/>
              <w:jc w:val="center"/>
              <w:rPr>
                <w:sz w:val="20"/>
                <w:szCs w:val="20"/>
              </w:rPr>
            </w:pPr>
            <w:r w:rsidRPr="00C81B1C">
              <w:rPr>
                <w:sz w:val="20"/>
                <w:szCs w:val="20"/>
              </w:rPr>
              <w:t>10</w:t>
            </w:r>
            <w:r w:rsidR="00EF2396">
              <w:rPr>
                <w:sz w:val="20"/>
                <w:szCs w:val="20"/>
              </w:rPr>
              <w:t>,</w:t>
            </w:r>
            <w:r w:rsidRPr="00C81B1C">
              <w:rPr>
                <w:sz w:val="20"/>
                <w:szCs w:val="20"/>
              </w:rPr>
              <w:t>847.910</w:t>
            </w:r>
          </w:p>
        </w:tc>
        <w:tc>
          <w:tcPr>
            <w:tcW w:w="1529" w:type="dxa"/>
          </w:tcPr>
          <w:p w14:paraId="4D8611BD" w14:textId="77777777" w:rsidR="0088131A" w:rsidRPr="00C81B1C" w:rsidRDefault="0088131A" w:rsidP="001163D6">
            <w:pPr>
              <w:pStyle w:val="Compact"/>
              <w:jc w:val="center"/>
              <w:rPr>
                <w:sz w:val="20"/>
                <w:szCs w:val="20"/>
              </w:rPr>
            </w:pPr>
            <w:r w:rsidRPr="00C81B1C">
              <w:rPr>
                <w:sz w:val="20"/>
                <w:szCs w:val="20"/>
              </w:rPr>
              <w:t>1.7%</w:t>
            </w:r>
          </w:p>
        </w:tc>
        <w:tc>
          <w:tcPr>
            <w:tcW w:w="1083" w:type="dxa"/>
            <w:gridSpan w:val="2"/>
          </w:tcPr>
          <w:p w14:paraId="2B636364" w14:textId="77777777" w:rsidR="0088131A" w:rsidRPr="00C81B1C" w:rsidRDefault="0088131A" w:rsidP="001163D6">
            <w:pPr>
              <w:pStyle w:val="Compact"/>
              <w:jc w:val="right"/>
              <w:rPr>
                <w:sz w:val="20"/>
                <w:szCs w:val="20"/>
              </w:rPr>
            </w:pPr>
            <w:r w:rsidRPr="00C81B1C">
              <w:rPr>
                <w:sz w:val="20"/>
                <w:szCs w:val="20"/>
              </w:rPr>
              <w:t>Central</w:t>
            </w:r>
          </w:p>
        </w:tc>
      </w:tr>
      <w:tr w:rsidR="0088131A" w:rsidRPr="00C81B1C" w14:paraId="509A76EE" w14:textId="77777777" w:rsidTr="0088131A">
        <w:trPr>
          <w:gridAfter w:val="1"/>
          <w:wAfter w:w="90" w:type="dxa"/>
        </w:trPr>
        <w:tc>
          <w:tcPr>
            <w:tcW w:w="696" w:type="dxa"/>
          </w:tcPr>
          <w:p w14:paraId="62B7EBF1" w14:textId="77777777" w:rsidR="0088131A" w:rsidRPr="00C81B1C" w:rsidRDefault="0088131A" w:rsidP="001163D6">
            <w:pPr>
              <w:pStyle w:val="Compact"/>
              <w:rPr>
                <w:sz w:val="20"/>
                <w:szCs w:val="20"/>
              </w:rPr>
            </w:pPr>
            <w:r w:rsidRPr="00C81B1C">
              <w:rPr>
                <w:sz w:val="20"/>
                <w:szCs w:val="20"/>
              </w:rPr>
              <w:t>HTI</w:t>
            </w:r>
          </w:p>
        </w:tc>
        <w:tc>
          <w:tcPr>
            <w:tcW w:w="3131" w:type="dxa"/>
          </w:tcPr>
          <w:p w14:paraId="44E355DE" w14:textId="77777777" w:rsidR="0088131A" w:rsidRPr="00C81B1C" w:rsidRDefault="0088131A" w:rsidP="001163D6">
            <w:pPr>
              <w:pStyle w:val="Compact"/>
              <w:rPr>
                <w:sz w:val="20"/>
                <w:szCs w:val="20"/>
              </w:rPr>
            </w:pPr>
            <w:r w:rsidRPr="00C81B1C">
              <w:rPr>
                <w:sz w:val="20"/>
                <w:szCs w:val="20"/>
              </w:rPr>
              <w:t>Haiti</w:t>
            </w:r>
          </w:p>
        </w:tc>
        <w:tc>
          <w:tcPr>
            <w:tcW w:w="1115" w:type="dxa"/>
          </w:tcPr>
          <w:p w14:paraId="6061ECE7" w14:textId="283825A3" w:rsidR="0088131A" w:rsidRPr="00C81B1C" w:rsidRDefault="0088131A" w:rsidP="001163D6">
            <w:pPr>
              <w:pStyle w:val="Compact"/>
              <w:jc w:val="center"/>
              <w:rPr>
                <w:sz w:val="20"/>
                <w:szCs w:val="20"/>
              </w:rPr>
            </w:pPr>
            <w:r w:rsidRPr="00C81B1C">
              <w:rPr>
                <w:sz w:val="20"/>
                <w:szCs w:val="20"/>
              </w:rPr>
              <w:t>2</w:t>
            </w:r>
            <w:r w:rsidR="00EF2396">
              <w:rPr>
                <w:sz w:val="20"/>
                <w:szCs w:val="20"/>
              </w:rPr>
              <w:t>,</w:t>
            </w:r>
            <w:r w:rsidRPr="00C81B1C">
              <w:rPr>
                <w:sz w:val="20"/>
                <w:szCs w:val="20"/>
              </w:rPr>
              <w:t>756</w:t>
            </w:r>
          </w:p>
        </w:tc>
        <w:tc>
          <w:tcPr>
            <w:tcW w:w="1115" w:type="dxa"/>
          </w:tcPr>
          <w:p w14:paraId="27CA5028" w14:textId="77777777" w:rsidR="0088131A" w:rsidRPr="00C81B1C" w:rsidRDefault="0088131A" w:rsidP="001163D6">
            <w:pPr>
              <w:pStyle w:val="Compact"/>
              <w:jc w:val="center"/>
              <w:rPr>
                <w:sz w:val="20"/>
                <w:szCs w:val="20"/>
              </w:rPr>
            </w:pPr>
            <w:r w:rsidRPr="00C81B1C">
              <w:rPr>
                <w:sz w:val="20"/>
                <w:szCs w:val="20"/>
              </w:rPr>
              <w:t>0.1%</w:t>
            </w:r>
          </w:p>
        </w:tc>
        <w:tc>
          <w:tcPr>
            <w:tcW w:w="1255" w:type="dxa"/>
          </w:tcPr>
          <w:p w14:paraId="1771DA23" w14:textId="470AB728" w:rsidR="0088131A" w:rsidRPr="00C81B1C" w:rsidRDefault="0088131A" w:rsidP="001163D6">
            <w:pPr>
              <w:pStyle w:val="Compact"/>
              <w:jc w:val="center"/>
              <w:rPr>
                <w:sz w:val="20"/>
                <w:szCs w:val="20"/>
              </w:rPr>
            </w:pPr>
            <w:r w:rsidRPr="00C81B1C">
              <w:rPr>
                <w:sz w:val="20"/>
                <w:szCs w:val="20"/>
              </w:rPr>
              <w:t>11</w:t>
            </w:r>
            <w:r w:rsidR="00EF2396">
              <w:rPr>
                <w:sz w:val="20"/>
                <w:szCs w:val="20"/>
              </w:rPr>
              <w:t>,</w:t>
            </w:r>
            <w:r w:rsidRPr="00C81B1C">
              <w:rPr>
                <w:sz w:val="20"/>
                <w:szCs w:val="20"/>
              </w:rPr>
              <w:t>402.528</w:t>
            </w:r>
          </w:p>
        </w:tc>
        <w:tc>
          <w:tcPr>
            <w:tcW w:w="1529" w:type="dxa"/>
          </w:tcPr>
          <w:p w14:paraId="05CA2EC2" w14:textId="77777777" w:rsidR="0088131A" w:rsidRPr="00C81B1C" w:rsidRDefault="0088131A" w:rsidP="001163D6">
            <w:pPr>
              <w:pStyle w:val="Compact"/>
              <w:jc w:val="center"/>
              <w:rPr>
                <w:sz w:val="20"/>
                <w:szCs w:val="20"/>
              </w:rPr>
            </w:pPr>
            <w:r w:rsidRPr="00C81B1C">
              <w:rPr>
                <w:sz w:val="20"/>
                <w:szCs w:val="20"/>
              </w:rPr>
              <w:t>1.7%</w:t>
            </w:r>
          </w:p>
        </w:tc>
        <w:tc>
          <w:tcPr>
            <w:tcW w:w="1083" w:type="dxa"/>
            <w:gridSpan w:val="2"/>
          </w:tcPr>
          <w:p w14:paraId="38708B3D" w14:textId="77777777" w:rsidR="0088131A" w:rsidRPr="00C81B1C" w:rsidRDefault="0088131A" w:rsidP="001163D6">
            <w:pPr>
              <w:pStyle w:val="Compact"/>
              <w:jc w:val="right"/>
              <w:rPr>
                <w:sz w:val="20"/>
                <w:szCs w:val="20"/>
              </w:rPr>
            </w:pPr>
            <w:r w:rsidRPr="00C81B1C">
              <w:rPr>
                <w:sz w:val="20"/>
                <w:szCs w:val="20"/>
              </w:rPr>
              <w:t>Central</w:t>
            </w:r>
          </w:p>
        </w:tc>
      </w:tr>
      <w:tr w:rsidR="0088131A" w:rsidRPr="00C81B1C" w14:paraId="3846ABCD" w14:textId="77777777" w:rsidTr="0088131A">
        <w:trPr>
          <w:gridAfter w:val="1"/>
          <w:wAfter w:w="90" w:type="dxa"/>
        </w:trPr>
        <w:tc>
          <w:tcPr>
            <w:tcW w:w="696" w:type="dxa"/>
          </w:tcPr>
          <w:p w14:paraId="50D16526" w14:textId="77777777" w:rsidR="0088131A" w:rsidRPr="00C81B1C" w:rsidRDefault="0088131A" w:rsidP="001163D6">
            <w:pPr>
              <w:pStyle w:val="Compact"/>
              <w:rPr>
                <w:sz w:val="20"/>
                <w:szCs w:val="20"/>
              </w:rPr>
            </w:pPr>
            <w:r w:rsidRPr="00C81B1C">
              <w:rPr>
                <w:sz w:val="20"/>
                <w:szCs w:val="20"/>
              </w:rPr>
              <w:t>SLV</w:t>
            </w:r>
          </w:p>
        </w:tc>
        <w:tc>
          <w:tcPr>
            <w:tcW w:w="3131" w:type="dxa"/>
          </w:tcPr>
          <w:p w14:paraId="0C2230BC" w14:textId="77777777" w:rsidR="0088131A" w:rsidRPr="00C81B1C" w:rsidRDefault="0088131A" w:rsidP="001163D6">
            <w:pPr>
              <w:pStyle w:val="Compact"/>
              <w:rPr>
                <w:sz w:val="20"/>
                <w:szCs w:val="20"/>
              </w:rPr>
            </w:pPr>
            <w:r w:rsidRPr="00C81B1C">
              <w:rPr>
                <w:sz w:val="20"/>
                <w:szCs w:val="20"/>
              </w:rPr>
              <w:t>El Salvador</w:t>
            </w:r>
          </w:p>
        </w:tc>
        <w:tc>
          <w:tcPr>
            <w:tcW w:w="1115" w:type="dxa"/>
          </w:tcPr>
          <w:p w14:paraId="16B44C2E" w14:textId="72AC61B7" w:rsidR="0088131A" w:rsidRPr="00C81B1C" w:rsidRDefault="0088131A" w:rsidP="001163D6">
            <w:pPr>
              <w:pStyle w:val="Compact"/>
              <w:jc w:val="center"/>
              <w:rPr>
                <w:sz w:val="20"/>
                <w:szCs w:val="20"/>
              </w:rPr>
            </w:pPr>
            <w:r w:rsidRPr="00C81B1C">
              <w:rPr>
                <w:sz w:val="20"/>
                <w:szCs w:val="20"/>
              </w:rPr>
              <w:t>2</w:t>
            </w:r>
            <w:r w:rsidR="00EF2396">
              <w:rPr>
                <w:sz w:val="20"/>
                <w:szCs w:val="20"/>
              </w:rPr>
              <w:t>,</w:t>
            </w:r>
            <w:r w:rsidRPr="00C81B1C">
              <w:rPr>
                <w:sz w:val="20"/>
                <w:szCs w:val="20"/>
              </w:rPr>
              <w:t>072</w:t>
            </w:r>
          </w:p>
        </w:tc>
        <w:tc>
          <w:tcPr>
            <w:tcW w:w="1115" w:type="dxa"/>
          </w:tcPr>
          <w:p w14:paraId="1DDB36D0" w14:textId="77777777" w:rsidR="0088131A" w:rsidRPr="00C81B1C" w:rsidRDefault="0088131A" w:rsidP="001163D6">
            <w:pPr>
              <w:pStyle w:val="Compact"/>
              <w:jc w:val="center"/>
              <w:rPr>
                <w:sz w:val="20"/>
                <w:szCs w:val="20"/>
              </w:rPr>
            </w:pPr>
            <w:r w:rsidRPr="00C81B1C">
              <w:rPr>
                <w:sz w:val="20"/>
                <w:szCs w:val="20"/>
              </w:rPr>
              <w:t>0.1%</w:t>
            </w:r>
          </w:p>
        </w:tc>
        <w:tc>
          <w:tcPr>
            <w:tcW w:w="1255" w:type="dxa"/>
          </w:tcPr>
          <w:p w14:paraId="7DD28294" w14:textId="7DC08B26" w:rsidR="0088131A" w:rsidRPr="00C81B1C" w:rsidRDefault="0088131A" w:rsidP="001163D6">
            <w:pPr>
              <w:pStyle w:val="Compact"/>
              <w:jc w:val="center"/>
              <w:rPr>
                <w:sz w:val="20"/>
                <w:szCs w:val="20"/>
              </w:rPr>
            </w:pPr>
            <w:r w:rsidRPr="00C81B1C">
              <w:rPr>
                <w:sz w:val="20"/>
                <w:szCs w:val="20"/>
              </w:rPr>
              <w:t>6</w:t>
            </w:r>
            <w:r w:rsidR="00EF2396">
              <w:rPr>
                <w:sz w:val="20"/>
                <w:szCs w:val="20"/>
              </w:rPr>
              <w:t>,</w:t>
            </w:r>
            <w:r w:rsidRPr="00C81B1C">
              <w:rPr>
                <w:sz w:val="20"/>
                <w:szCs w:val="20"/>
              </w:rPr>
              <w:t>486.205</w:t>
            </w:r>
          </w:p>
        </w:tc>
        <w:tc>
          <w:tcPr>
            <w:tcW w:w="1529" w:type="dxa"/>
          </w:tcPr>
          <w:p w14:paraId="0FE870BD" w14:textId="77777777" w:rsidR="0088131A" w:rsidRPr="00C81B1C" w:rsidRDefault="0088131A" w:rsidP="001163D6">
            <w:pPr>
              <w:pStyle w:val="Compact"/>
              <w:jc w:val="center"/>
              <w:rPr>
                <w:sz w:val="20"/>
                <w:szCs w:val="20"/>
              </w:rPr>
            </w:pPr>
            <w:r w:rsidRPr="00C81B1C">
              <w:rPr>
                <w:sz w:val="20"/>
                <w:szCs w:val="20"/>
              </w:rPr>
              <w:t>1.0%</w:t>
            </w:r>
          </w:p>
        </w:tc>
        <w:tc>
          <w:tcPr>
            <w:tcW w:w="1083" w:type="dxa"/>
            <w:gridSpan w:val="2"/>
          </w:tcPr>
          <w:p w14:paraId="6339B7A2" w14:textId="77777777" w:rsidR="0088131A" w:rsidRPr="00C81B1C" w:rsidRDefault="0088131A" w:rsidP="001163D6">
            <w:pPr>
              <w:pStyle w:val="Compact"/>
              <w:jc w:val="right"/>
              <w:rPr>
                <w:sz w:val="20"/>
                <w:szCs w:val="20"/>
              </w:rPr>
            </w:pPr>
            <w:r w:rsidRPr="00C81B1C">
              <w:rPr>
                <w:sz w:val="20"/>
                <w:szCs w:val="20"/>
              </w:rPr>
              <w:t>Central</w:t>
            </w:r>
          </w:p>
        </w:tc>
      </w:tr>
      <w:tr w:rsidR="0088131A" w:rsidRPr="00C81B1C" w14:paraId="603D0F92" w14:textId="77777777" w:rsidTr="0088131A">
        <w:trPr>
          <w:gridAfter w:val="1"/>
          <w:wAfter w:w="90" w:type="dxa"/>
        </w:trPr>
        <w:tc>
          <w:tcPr>
            <w:tcW w:w="696" w:type="dxa"/>
            <w:tcBorders>
              <w:bottom w:val="single" w:sz="4" w:space="0" w:color="auto"/>
            </w:tcBorders>
          </w:tcPr>
          <w:p w14:paraId="0A39AB2C" w14:textId="77777777" w:rsidR="0088131A" w:rsidRPr="00C81B1C" w:rsidRDefault="0088131A" w:rsidP="001163D6">
            <w:pPr>
              <w:pStyle w:val="Compact"/>
              <w:rPr>
                <w:sz w:val="20"/>
                <w:szCs w:val="20"/>
              </w:rPr>
            </w:pPr>
            <w:r w:rsidRPr="00C81B1C">
              <w:rPr>
                <w:sz w:val="20"/>
                <w:szCs w:val="20"/>
              </w:rPr>
              <w:t>-</w:t>
            </w:r>
          </w:p>
        </w:tc>
        <w:tc>
          <w:tcPr>
            <w:tcW w:w="3131" w:type="dxa"/>
            <w:tcBorders>
              <w:bottom w:val="single" w:sz="4" w:space="0" w:color="auto"/>
            </w:tcBorders>
          </w:tcPr>
          <w:p w14:paraId="61686656" w14:textId="77777777" w:rsidR="0088131A" w:rsidRPr="00C81B1C" w:rsidRDefault="0088131A" w:rsidP="001163D6">
            <w:pPr>
              <w:pStyle w:val="Compact"/>
              <w:rPr>
                <w:sz w:val="20"/>
                <w:szCs w:val="20"/>
              </w:rPr>
            </w:pPr>
            <w:r w:rsidRPr="00C81B1C">
              <w:rPr>
                <w:sz w:val="20"/>
                <w:szCs w:val="20"/>
              </w:rPr>
              <w:t>Others</w:t>
            </w:r>
          </w:p>
        </w:tc>
        <w:tc>
          <w:tcPr>
            <w:tcW w:w="1115" w:type="dxa"/>
            <w:tcBorders>
              <w:bottom w:val="single" w:sz="4" w:space="0" w:color="auto"/>
            </w:tcBorders>
          </w:tcPr>
          <w:p w14:paraId="7D2AE9A6" w14:textId="0D507F5F" w:rsidR="0088131A" w:rsidRPr="00C81B1C" w:rsidRDefault="0088131A" w:rsidP="001163D6">
            <w:pPr>
              <w:pStyle w:val="Compact"/>
              <w:jc w:val="center"/>
              <w:rPr>
                <w:sz w:val="20"/>
                <w:szCs w:val="20"/>
              </w:rPr>
            </w:pPr>
            <w:r w:rsidRPr="00C81B1C">
              <w:rPr>
                <w:sz w:val="20"/>
                <w:szCs w:val="20"/>
              </w:rPr>
              <w:t>41</w:t>
            </w:r>
            <w:r w:rsidR="00EF2396">
              <w:rPr>
                <w:sz w:val="20"/>
                <w:szCs w:val="20"/>
              </w:rPr>
              <w:t>,</w:t>
            </w:r>
            <w:r w:rsidRPr="00C81B1C">
              <w:rPr>
                <w:sz w:val="20"/>
                <w:szCs w:val="20"/>
              </w:rPr>
              <w:t>372</w:t>
            </w:r>
          </w:p>
        </w:tc>
        <w:tc>
          <w:tcPr>
            <w:tcW w:w="1115" w:type="dxa"/>
            <w:tcBorders>
              <w:bottom w:val="single" w:sz="4" w:space="0" w:color="auto"/>
            </w:tcBorders>
          </w:tcPr>
          <w:p w14:paraId="72528188" w14:textId="77777777" w:rsidR="0088131A" w:rsidRPr="00C81B1C" w:rsidRDefault="0088131A" w:rsidP="001163D6">
            <w:pPr>
              <w:pStyle w:val="Compact"/>
              <w:jc w:val="center"/>
              <w:rPr>
                <w:sz w:val="20"/>
                <w:szCs w:val="20"/>
              </w:rPr>
            </w:pPr>
            <w:r w:rsidRPr="00C81B1C">
              <w:rPr>
                <w:sz w:val="20"/>
                <w:szCs w:val="20"/>
              </w:rPr>
              <w:t>2.1%</w:t>
            </w:r>
          </w:p>
        </w:tc>
        <w:tc>
          <w:tcPr>
            <w:tcW w:w="1255" w:type="dxa"/>
            <w:tcBorders>
              <w:bottom w:val="single" w:sz="4" w:space="0" w:color="auto"/>
            </w:tcBorders>
          </w:tcPr>
          <w:p w14:paraId="624044E7" w14:textId="67012DDC" w:rsidR="0088131A" w:rsidRPr="00C81B1C" w:rsidRDefault="0088131A" w:rsidP="001163D6">
            <w:pPr>
              <w:pStyle w:val="Compact"/>
              <w:jc w:val="center"/>
              <w:rPr>
                <w:sz w:val="20"/>
                <w:szCs w:val="20"/>
              </w:rPr>
            </w:pPr>
            <w:r w:rsidRPr="00C81B1C">
              <w:rPr>
                <w:sz w:val="20"/>
                <w:szCs w:val="20"/>
              </w:rPr>
              <w:t>10</w:t>
            </w:r>
            <w:r w:rsidR="00EF2396">
              <w:rPr>
                <w:sz w:val="20"/>
                <w:szCs w:val="20"/>
              </w:rPr>
              <w:t>,</w:t>
            </w:r>
            <w:r w:rsidRPr="00C81B1C">
              <w:rPr>
                <w:sz w:val="20"/>
                <w:szCs w:val="20"/>
              </w:rPr>
              <w:t>303.143</w:t>
            </w:r>
          </w:p>
        </w:tc>
        <w:tc>
          <w:tcPr>
            <w:tcW w:w="1529" w:type="dxa"/>
            <w:tcBorders>
              <w:bottom w:val="single" w:sz="4" w:space="0" w:color="auto"/>
            </w:tcBorders>
          </w:tcPr>
          <w:p w14:paraId="56A02D8E" w14:textId="77777777" w:rsidR="0088131A" w:rsidRPr="00C81B1C" w:rsidRDefault="0088131A" w:rsidP="001163D6">
            <w:pPr>
              <w:pStyle w:val="Compact"/>
              <w:jc w:val="center"/>
              <w:rPr>
                <w:sz w:val="20"/>
                <w:szCs w:val="20"/>
              </w:rPr>
            </w:pPr>
            <w:r w:rsidRPr="00C81B1C">
              <w:rPr>
                <w:sz w:val="20"/>
                <w:szCs w:val="20"/>
              </w:rPr>
              <w:t>1.6%</w:t>
            </w:r>
          </w:p>
        </w:tc>
        <w:tc>
          <w:tcPr>
            <w:tcW w:w="1083" w:type="dxa"/>
            <w:gridSpan w:val="2"/>
            <w:tcBorders>
              <w:bottom w:val="single" w:sz="4" w:space="0" w:color="auto"/>
            </w:tcBorders>
          </w:tcPr>
          <w:p w14:paraId="5A00800B" w14:textId="77777777" w:rsidR="0088131A" w:rsidRPr="00C81B1C" w:rsidRDefault="0088131A" w:rsidP="001163D6">
            <w:pPr>
              <w:pStyle w:val="Compact"/>
              <w:jc w:val="right"/>
              <w:rPr>
                <w:sz w:val="20"/>
                <w:szCs w:val="20"/>
              </w:rPr>
            </w:pPr>
            <w:r w:rsidRPr="00C81B1C">
              <w:rPr>
                <w:sz w:val="20"/>
                <w:szCs w:val="20"/>
              </w:rPr>
              <w:t>-</w:t>
            </w:r>
          </w:p>
        </w:tc>
      </w:tr>
    </w:tbl>
    <w:p w14:paraId="7BE5846B" w14:textId="6D3CFCB0" w:rsidR="0088131A" w:rsidRPr="006E1F2B" w:rsidRDefault="0088131A" w:rsidP="0088131A">
      <w:pPr>
        <w:keepNext/>
        <w:rPr>
          <w:rFonts w:cstheme="minorHAnsi"/>
          <w:lang w:val="en-US"/>
        </w:rPr>
      </w:pPr>
      <w:r w:rsidRPr="006E1F2B">
        <w:rPr>
          <w:rFonts w:cstheme="minorHAnsi"/>
          <w:b/>
          <w:bCs/>
          <w:lang w:val="en-US"/>
        </w:rPr>
        <w:t>Note</w:t>
      </w:r>
      <w:r w:rsidRPr="006E1F2B">
        <w:rPr>
          <w:rFonts w:cstheme="minorHAnsi"/>
          <w:lang w:val="en-US"/>
        </w:rPr>
        <w:t>: *</w:t>
      </w:r>
      <w:r w:rsidR="00A83C30" w:rsidRPr="006E1F2B">
        <w:rPr>
          <w:rFonts w:cstheme="minorHAnsi"/>
          <w:lang w:val="en-US"/>
        </w:rPr>
        <w:t>thousands</w:t>
      </w:r>
      <w:r w:rsidR="00FE471F" w:rsidRPr="006E1F2B">
        <w:rPr>
          <w:rFonts w:cstheme="minorHAnsi"/>
          <w:lang w:val="en-US"/>
        </w:rPr>
        <w:t xml:space="preserve">. </w:t>
      </w:r>
      <w:r w:rsidR="006E1F2B" w:rsidRPr="006E1F2B">
        <w:rPr>
          <w:rFonts w:cstheme="minorHAnsi"/>
          <w:b/>
          <w:bCs/>
          <w:lang w:val="en-US"/>
        </w:rPr>
        <w:t>Source</w:t>
      </w:r>
      <w:r w:rsidR="006E1F2B" w:rsidRPr="006E1F2B">
        <w:rPr>
          <w:rFonts w:cstheme="minorHAnsi"/>
          <w:lang w:val="en-US"/>
        </w:rPr>
        <w:t xml:space="preserve">: </w:t>
      </w:r>
      <w:r w:rsidR="006E1F2B">
        <w:rPr>
          <w:rFonts w:cstheme="minorHAnsi"/>
          <w:lang w:val="en-US"/>
        </w:rPr>
        <w:t>FAOSTAT (2025)</w:t>
      </w:r>
      <w:r w:rsidR="006E1F2B" w:rsidRPr="006E1F2B">
        <w:rPr>
          <w:rFonts w:cstheme="minorHAnsi"/>
          <w:lang w:val="en-US"/>
        </w:rPr>
        <w:t xml:space="preserve">. </w:t>
      </w:r>
    </w:p>
    <w:p w14:paraId="4D4EC10B" w14:textId="77777777" w:rsidR="0088131A" w:rsidRPr="00C81B1C" w:rsidRDefault="0088131A" w:rsidP="0088131A">
      <w:pPr>
        <w:rPr>
          <w:lang w:val="en-GB"/>
        </w:rPr>
      </w:pPr>
    </w:p>
    <w:p w14:paraId="18B31B7B" w14:textId="77777777" w:rsidR="0088131A" w:rsidRPr="00C81B1C" w:rsidRDefault="0088131A" w:rsidP="0088131A">
      <w:pPr>
        <w:rPr>
          <w:lang w:val="en-GB"/>
        </w:rPr>
      </w:pPr>
    </w:p>
    <w:p w14:paraId="21298565" w14:textId="77777777" w:rsidR="0088131A" w:rsidRPr="00C81B1C" w:rsidRDefault="0088131A" w:rsidP="0088131A">
      <w:pPr>
        <w:rPr>
          <w:lang w:val="en-GB"/>
        </w:rPr>
      </w:pPr>
    </w:p>
    <w:p w14:paraId="77E9DFD4" w14:textId="0F29D5C2" w:rsidR="0088131A" w:rsidRPr="00C81B1C" w:rsidRDefault="0088131A">
      <w:pPr>
        <w:rPr>
          <w:lang w:val="en-GB"/>
        </w:rPr>
      </w:pPr>
      <w:r w:rsidRPr="00C81B1C">
        <w:rPr>
          <w:lang w:val="en-GB"/>
        </w:rPr>
        <w:br w:type="page"/>
      </w:r>
    </w:p>
    <w:p w14:paraId="66B0AC39" w14:textId="199965DD" w:rsidR="00767A99" w:rsidRPr="00C81B1C" w:rsidRDefault="00767A99" w:rsidP="00767A99">
      <w:pPr>
        <w:pStyle w:val="Descripcin"/>
        <w:keepNext/>
        <w:jc w:val="center"/>
        <w:rPr>
          <w:rFonts w:cstheme="minorHAnsi"/>
          <w:sz w:val="22"/>
          <w:szCs w:val="22"/>
          <w:lang w:val="en-GB"/>
        </w:rPr>
      </w:pPr>
      <w:r w:rsidRPr="00C81B1C">
        <w:rPr>
          <w:rFonts w:cstheme="minorHAnsi"/>
          <w:sz w:val="22"/>
          <w:szCs w:val="22"/>
          <w:lang w:val="en-GB"/>
        </w:rPr>
        <w:lastRenderedPageBreak/>
        <w:t xml:space="preserve">Table </w:t>
      </w:r>
      <w:r w:rsidR="00F250AE" w:rsidRPr="00C81B1C">
        <w:rPr>
          <w:rFonts w:cstheme="minorHAnsi"/>
          <w:sz w:val="22"/>
          <w:szCs w:val="22"/>
          <w:lang w:val="en-GB"/>
        </w:rPr>
        <w:t>5.</w:t>
      </w:r>
      <w:r w:rsidRPr="00C81B1C">
        <w:rPr>
          <w:rFonts w:cstheme="minorHAnsi"/>
          <w:sz w:val="22"/>
          <w:szCs w:val="22"/>
          <w:lang w:val="en-GB"/>
        </w:rPr>
        <w:t xml:space="preserve">A </w:t>
      </w:r>
      <w:r w:rsidRPr="00C81B1C">
        <w:rPr>
          <w:rFonts w:cstheme="minorHAnsi"/>
          <w:sz w:val="22"/>
          <w:szCs w:val="22"/>
        </w:rPr>
        <w:fldChar w:fldCharType="begin"/>
      </w:r>
      <w:r w:rsidRPr="00C81B1C">
        <w:rPr>
          <w:rFonts w:cstheme="minorHAnsi"/>
          <w:sz w:val="22"/>
          <w:szCs w:val="22"/>
          <w:lang w:val="en-GB"/>
        </w:rPr>
        <w:instrText xml:space="preserve"> SEQ Table_A \* ARABIC </w:instrText>
      </w:r>
      <w:r w:rsidRPr="00C81B1C">
        <w:rPr>
          <w:rFonts w:cstheme="minorHAnsi"/>
          <w:sz w:val="22"/>
          <w:szCs w:val="22"/>
        </w:rPr>
        <w:fldChar w:fldCharType="separate"/>
      </w:r>
      <w:r w:rsidRPr="00C81B1C">
        <w:rPr>
          <w:rFonts w:cstheme="minorHAnsi"/>
          <w:noProof/>
          <w:sz w:val="22"/>
          <w:szCs w:val="22"/>
          <w:lang w:val="en-GB"/>
        </w:rPr>
        <w:t>2</w:t>
      </w:r>
      <w:r w:rsidRPr="00C81B1C">
        <w:rPr>
          <w:rFonts w:cstheme="minorHAnsi"/>
          <w:sz w:val="22"/>
          <w:szCs w:val="22"/>
        </w:rPr>
        <w:fldChar w:fldCharType="end"/>
      </w:r>
      <w:r w:rsidRPr="00C81B1C">
        <w:rPr>
          <w:rFonts w:cstheme="minorHAnsi"/>
          <w:sz w:val="22"/>
          <w:szCs w:val="22"/>
          <w:lang w:val="en-GB"/>
        </w:rPr>
        <w:t>: Annual rates of growth for land emissions, deforestation</w:t>
      </w:r>
      <w:r w:rsidR="000D3E16" w:rsidRPr="00C81B1C">
        <w:rPr>
          <w:rFonts w:cstheme="minorHAnsi"/>
          <w:sz w:val="22"/>
          <w:szCs w:val="22"/>
          <w:lang w:val="en-GB"/>
        </w:rPr>
        <w:t>,</w:t>
      </w:r>
      <w:r w:rsidRPr="00C81B1C">
        <w:rPr>
          <w:rFonts w:cstheme="minorHAnsi"/>
          <w:sz w:val="22"/>
          <w:szCs w:val="22"/>
          <w:lang w:val="en-GB"/>
        </w:rPr>
        <w:t xml:space="preserve"> and nitrogen and phosphorus use in Latin America and by regions</w:t>
      </w:r>
    </w:p>
    <w:tbl>
      <w:tblPr>
        <w:tblStyle w:val="Table"/>
        <w:tblW w:w="5063" w:type="pct"/>
        <w:tblLayout w:type="fixed"/>
        <w:tblLook w:val="0020" w:firstRow="1" w:lastRow="0" w:firstColumn="0" w:lastColumn="0" w:noHBand="0" w:noVBand="0"/>
        <w:tblCaption w:val="Crecimiento de impactos por periodo y region."/>
      </w:tblPr>
      <w:tblGrid>
        <w:gridCol w:w="1439"/>
        <w:gridCol w:w="1065"/>
        <w:gridCol w:w="1330"/>
        <w:gridCol w:w="1182"/>
        <w:gridCol w:w="1184"/>
        <w:gridCol w:w="1182"/>
        <w:gridCol w:w="1229"/>
      </w:tblGrid>
      <w:tr w:rsidR="00076F35" w:rsidRPr="00C81B1C" w14:paraId="263B227C" w14:textId="77777777" w:rsidTr="00076F35">
        <w:trPr>
          <w:cnfStyle w:val="100000000000" w:firstRow="1" w:lastRow="0" w:firstColumn="0" w:lastColumn="0" w:oddVBand="0" w:evenVBand="0" w:oddHBand="0" w:evenHBand="0" w:firstRowFirstColumn="0" w:firstRowLastColumn="0" w:lastRowFirstColumn="0" w:lastRowLastColumn="0"/>
          <w:tblHeader/>
        </w:trPr>
        <w:tc>
          <w:tcPr>
            <w:tcW w:w="1439" w:type="dxa"/>
            <w:tcBorders>
              <w:top w:val="single" w:sz="4" w:space="0" w:color="auto"/>
              <w:bottom w:val="single" w:sz="2" w:space="0" w:color="auto"/>
            </w:tcBorders>
          </w:tcPr>
          <w:p w14:paraId="7290E5DC" w14:textId="769F57CB" w:rsidR="004A2A77" w:rsidRPr="00C81B1C" w:rsidRDefault="004A2A77" w:rsidP="00076F35">
            <w:pPr>
              <w:pStyle w:val="Compact"/>
              <w:jc w:val="center"/>
              <w:rPr>
                <w:sz w:val="20"/>
                <w:szCs w:val="20"/>
              </w:rPr>
            </w:pPr>
            <w:r w:rsidRPr="00C81B1C">
              <w:rPr>
                <w:sz w:val="20"/>
                <w:szCs w:val="20"/>
              </w:rPr>
              <w:t>Indicator</w:t>
            </w:r>
          </w:p>
        </w:tc>
        <w:tc>
          <w:tcPr>
            <w:tcW w:w="1065" w:type="dxa"/>
            <w:tcBorders>
              <w:top w:val="single" w:sz="4" w:space="0" w:color="auto"/>
              <w:bottom w:val="single" w:sz="2" w:space="0" w:color="auto"/>
            </w:tcBorders>
          </w:tcPr>
          <w:p w14:paraId="3BCF0CC4" w14:textId="1B4BAD50" w:rsidR="004A2A77" w:rsidRPr="00C81B1C" w:rsidRDefault="004A2A77" w:rsidP="00076F35">
            <w:pPr>
              <w:pStyle w:val="Compact"/>
              <w:jc w:val="center"/>
              <w:rPr>
                <w:sz w:val="20"/>
                <w:szCs w:val="20"/>
              </w:rPr>
            </w:pPr>
            <w:r w:rsidRPr="00C81B1C">
              <w:rPr>
                <w:sz w:val="20"/>
                <w:szCs w:val="20"/>
              </w:rPr>
              <w:t>Region</w:t>
            </w:r>
          </w:p>
        </w:tc>
        <w:tc>
          <w:tcPr>
            <w:tcW w:w="1330" w:type="dxa"/>
            <w:tcBorders>
              <w:top w:val="single" w:sz="4" w:space="0" w:color="auto"/>
              <w:bottom w:val="single" w:sz="2" w:space="0" w:color="auto"/>
            </w:tcBorders>
          </w:tcPr>
          <w:p w14:paraId="1129835D" w14:textId="7C30AE36" w:rsidR="004A2A77" w:rsidRPr="00C81B1C" w:rsidRDefault="004A2A77" w:rsidP="00076F35">
            <w:pPr>
              <w:pStyle w:val="Compact"/>
              <w:jc w:val="center"/>
              <w:rPr>
                <w:sz w:val="20"/>
                <w:szCs w:val="20"/>
              </w:rPr>
            </w:pPr>
            <w:r w:rsidRPr="00C81B1C">
              <w:rPr>
                <w:rFonts w:cstheme="minorHAnsi"/>
                <w:sz w:val="20"/>
                <w:szCs w:val="20"/>
              </w:rPr>
              <w:t xml:space="preserve">1st Gl. </w:t>
            </w:r>
            <w:r w:rsidR="00D16D8D" w:rsidRPr="00C81B1C">
              <w:rPr>
                <w:rFonts w:cstheme="minorHAnsi"/>
                <w:sz w:val="20"/>
                <w:szCs w:val="20"/>
              </w:rPr>
              <w:t xml:space="preserve"> </w:t>
            </w:r>
            <w:r w:rsidRPr="00C81B1C">
              <w:rPr>
                <w:rFonts w:cstheme="minorHAnsi"/>
                <w:sz w:val="20"/>
                <w:szCs w:val="20"/>
              </w:rPr>
              <w:t>(1901-19)</w:t>
            </w:r>
          </w:p>
        </w:tc>
        <w:tc>
          <w:tcPr>
            <w:tcW w:w="1182" w:type="dxa"/>
            <w:tcBorders>
              <w:top w:val="single" w:sz="4" w:space="0" w:color="auto"/>
              <w:bottom w:val="single" w:sz="2" w:space="0" w:color="auto"/>
            </w:tcBorders>
          </w:tcPr>
          <w:p w14:paraId="00A13731" w14:textId="25DD1A31" w:rsidR="004A2A77" w:rsidRPr="00C81B1C" w:rsidRDefault="004A2A77" w:rsidP="00076F35">
            <w:pPr>
              <w:pStyle w:val="Compact"/>
              <w:jc w:val="center"/>
              <w:rPr>
                <w:sz w:val="20"/>
                <w:szCs w:val="20"/>
              </w:rPr>
            </w:pPr>
            <w:r w:rsidRPr="00C81B1C">
              <w:rPr>
                <w:rFonts w:cstheme="minorHAnsi"/>
                <w:sz w:val="20"/>
                <w:szCs w:val="20"/>
              </w:rPr>
              <w:t>Crisis (1920-46)</w:t>
            </w:r>
          </w:p>
        </w:tc>
        <w:tc>
          <w:tcPr>
            <w:tcW w:w="1184" w:type="dxa"/>
            <w:tcBorders>
              <w:top w:val="single" w:sz="4" w:space="0" w:color="auto"/>
              <w:bottom w:val="single" w:sz="2" w:space="0" w:color="auto"/>
            </w:tcBorders>
          </w:tcPr>
          <w:p w14:paraId="43CF1350" w14:textId="48E62F01" w:rsidR="004A2A77" w:rsidRPr="00C81B1C" w:rsidRDefault="004A2A77" w:rsidP="00076F35">
            <w:pPr>
              <w:pStyle w:val="Compact"/>
              <w:jc w:val="center"/>
              <w:rPr>
                <w:sz w:val="20"/>
                <w:szCs w:val="20"/>
              </w:rPr>
            </w:pPr>
            <w:r w:rsidRPr="00C81B1C">
              <w:rPr>
                <w:rFonts w:cstheme="minorHAnsi"/>
                <w:sz w:val="20"/>
                <w:szCs w:val="20"/>
              </w:rPr>
              <w:t>ISI</w:t>
            </w:r>
            <w:r w:rsidR="00076F35" w:rsidRPr="00C81B1C">
              <w:rPr>
                <w:rFonts w:cstheme="minorHAnsi"/>
                <w:sz w:val="20"/>
                <w:szCs w:val="20"/>
              </w:rPr>
              <w:t xml:space="preserve">   </w:t>
            </w:r>
            <w:proofErr w:type="gramStart"/>
            <w:r w:rsidR="00076F35" w:rsidRPr="00C81B1C">
              <w:rPr>
                <w:rFonts w:cstheme="minorHAnsi"/>
                <w:sz w:val="20"/>
                <w:szCs w:val="20"/>
              </w:rPr>
              <w:t xml:space="preserve"> </w:t>
            </w:r>
            <w:r w:rsidRPr="00C81B1C">
              <w:rPr>
                <w:rFonts w:cstheme="minorHAnsi"/>
                <w:sz w:val="20"/>
                <w:szCs w:val="20"/>
              </w:rPr>
              <w:t xml:space="preserve"> </w:t>
            </w:r>
            <w:r w:rsidR="00D16D8D" w:rsidRPr="00C81B1C">
              <w:rPr>
                <w:rFonts w:cstheme="minorHAnsi"/>
                <w:sz w:val="20"/>
                <w:szCs w:val="20"/>
              </w:rPr>
              <w:t xml:space="preserve"> </w:t>
            </w:r>
            <w:r w:rsidRPr="00C81B1C">
              <w:rPr>
                <w:rFonts w:cstheme="minorHAnsi"/>
                <w:sz w:val="20"/>
                <w:szCs w:val="20"/>
              </w:rPr>
              <w:t>(</w:t>
            </w:r>
            <w:proofErr w:type="gramEnd"/>
            <w:r w:rsidRPr="00C81B1C">
              <w:rPr>
                <w:rFonts w:cstheme="minorHAnsi"/>
                <w:sz w:val="20"/>
                <w:szCs w:val="20"/>
              </w:rPr>
              <w:t>1947-</w:t>
            </w:r>
            <w:r w:rsidR="00076F35" w:rsidRPr="00C81B1C">
              <w:rPr>
                <w:rFonts w:cstheme="minorHAnsi"/>
                <w:sz w:val="20"/>
                <w:szCs w:val="20"/>
              </w:rPr>
              <w:t>8</w:t>
            </w:r>
            <w:r w:rsidRPr="00C81B1C">
              <w:rPr>
                <w:rFonts w:cstheme="minorHAnsi"/>
                <w:sz w:val="20"/>
                <w:szCs w:val="20"/>
              </w:rPr>
              <w:t>1)</w:t>
            </w:r>
          </w:p>
        </w:tc>
        <w:tc>
          <w:tcPr>
            <w:tcW w:w="1182" w:type="dxa"/>
            <w:tcBorders>
              <w:top w:val="single" w:sz="4" w:space="0" w:color="auto"/>
              <w:bottom w:val="single" w:sz="2" w:space="0" w:color="auto"/>
            </w:tcBorders>
          </w:tcPr>
          <w:p w14:paraId="7A24CCF6" w14:textId="1C53BA52" w:rsidR="004A2A77" w:rsidRPr="00C81B1C" w:rsidRDefault="004A2A77" w:rsidP="00076F35">
            <w:pPr>
              <w:pStyle w:val="Compact"/>
              <w:jc w:val="center"/>
              <w:rPr>
                <w:sz w:val="20"/>
                <w:szCs w:val="20"/>
              </w:rPr>
            </w:pPr>
            <w:r w:rsidRPr="00C81B1C">
              <w:rPr>
                <w:rFonts w:cstheme="minorHAnsi"/>
                <w:sz w:val="20"/>
                <w:szCs w:val="20"/>
              </w:rPr>
              <w:t>Crisis (1982-99)</w:t>
            </w:r>
          </w:p>
        </w:tc>
        <w:tc>
          <w:tcPr>
            <w:tcW w:w="1229" w:type="dxa"/>
            <w:tcBorders>
              <w:top w:val="single" w:sz="4" w:space="0" w:color="auto"/>
              <w:bottom w:val="single" w:sz="2" w:space="0" w:color="auto"/>
            </w:tcBorders>
          </w:tcPr>
          <w:p w14:paraId="70D7EA0F" w14:textId="00CA2736" w:rsidR="004A2A77" w:rsidRPr="00C81B1C" w:rsidRDefault="004A2A77" w:rsidP="00076F35">
            <w:pPr>
              <w:pStyle w:val="Compact"/>
              <w:jc w:val="center"/>
              <w:rPr>
                <w:sz w:val="20"/>
                <w:szCs w:val="20"/>
              </w:rPr>
            </w:pPr>
            <w:r w:rsidRPr="00C81B1C">
              <w:rPr>
                <w:rFonts w:cstheme="minorHAnsi"/>
                <w:sz w:val="20"/>
                <w:szCs w:val="20"/>
              </w:rPr>
              <w:t>2nd Gl. (2000-20)</w:t>
            </w:r>
          </w:p>
        </w:tc>
      </w:tr>
      <w:tr w:rsidR="00076F35" w:rsidRPr="00C81B1C" w14:paraId="38DD377B" w14:textId="77777777" w:rsidTr="00076F35">
        <w:tc>
          <w:tcPr>
            <w:tcW w:w="1439" w:type="dxa"/>
            <w:tcBorders>
              <w:top w:val="single" w:sz="2" w:space="0" w:color="auto"/>
            </w:tcBorders>
          </w:tcPr>
          <w:p w14:paraId="45A6AB37" w14:textId="77777777" w:rsidR="001669B8" w:rsidRPr="00C81B1C" w:rsidRDefault="001669B8" w:rsidP="001163D6">
            <w:pPr>
              <w:pStyle w:val="Compact"/>
              <w:rPr>
                <w:sz w:val="20"/>
                <w:szCs w:val="20"/>
              </w:rPr>
            </w:pPr>
            <w:r w:rsidRPr="00C81B1C">
              <w:rPr>
                <w:sz w:val="20"/>
                <w:szCs w:val="20"/>
              </w:rPr>
              <w:t>Land</w:t>
            </w:r>
          </w:p>
        </w:tc>
        <w:tc>
          <w:tcPr>
            <w:tcW w:w="1065" w:type="dxa"/>
            <w:tcBorders>
              <w:top w:val="single" w:sz="2" w:space="0" w:color="auto"/>
            </w:tcBorders>
          </w:tcPr>
          <w:p w14:paraId="2603315A" w14:textId="06D6913D" w:rsidR="001669B8" w:rsidRPr="00C81B1C" w:rsidRDefault="00516988" w:rsidP="001163D6">
            <w:pPr>
              <w:pStyle w:val="Compact"/>
              <w:rPr>
                <w:sz w:val="20"/>
                <w:szCs w:val="20"/>
              </w:rPr>
            </w:pPr>
            <w:r w:rsidRPr="00C81B1C">
              <w:rPr>
                <w:sz w:val="20"/>
                <w:szCs w:val="20"/>
              </w:rPr>
              <w:t>LACA</w:t>
            </w:r>
          </w:p>
        </w:tc>
        <w:tc>
          <w:tcPr>
            <w:tcW w:w="1330" w:type="dxa"/>
            <w:tcBorders>
              <w:top w:val="single" w:sz="2" w:space="0" w:color="auto"/>
            </w:tcBorders>
          </w:tcPr>
          <w:p w14:paraId="63891166" w14:textId="77777777" w:rsidR="001669B8" w:rsidRPr="00C81B1C" w:rsidRDefault="001669B8" w:rsidP="00076F35">
            <w:pPr>
              <w:pStyle w:val="Compact"/>
              <w:jc w:val="center"/>
              <w:rPr>
                <w:sz w:val="20"/>
                <w:szCs w:val="20"/>
              </w:rPr>
            </w:pPr>
            <w:r w:rsidRPr="00C81B1C">
              <w:rPr>
                <w:sz w:val="20"/>
                <w:szCs w:val="20"/>
              </w:rPr>
              <w:t>2.5</w:t>
            </w:r>
          </w:p>
        </w:tc>
        <w:tc>
          <w:tcPr>
            <w:tcW w:w="1182" w:type="dxa"/>
            <w:tcBorders>
              <w:top w:val="single" w:sz="2" w:space="0" w:color="auto"/>
            </w:tcBorders>
          </w:tcPr>
          <w:p w14:paraId="1C6D6FBE" w14:textId="77777777" w:rsidR="001669B8" w:rsidRPr="00C81B1C" w:rsidRDefault="001669B8" w:rsidP="00076F35">
            <w:pPr>
              <w:pStyle w:val="Compact"/>
              <w:jc w:val="center"/>
              <w:rPr>
                <w:sz w:val="20"/>
                <w:szCs w:val="20"/>
              </w:rPr>
            </w:pPr>
            <w:r w:rsidRPr="00C81B1C">
              <w:rPr>
                <w:sz w:val="20"/>
                <w:szCs w:val="20"/>
              </w:rPr>
              <w:t>1.3</w:t>
            </w:r>
          </w:p>
        </w:tc>
        <w:tc>
          <w:tcPr>
            <w:tcW w:w="1184" w:type="dxa"/>
            <w:tcBorders>
              <w:top w:val="single" w:sz="2" w:space="0" w:color="auto"/>
            </w:tcBorders>
          </w:tcPr>
          <w:p w14:paraId="2D647EE7" w14:textId="77777777" w:rsidR="001669B8" w:rsidRPr="00C81B1C" w:rsidRDefault="001669B8" w:rsidP="00076F35">
            <w:pPr>
              <w:pStyle w:val="Compact"/>
              <w:jc w:val="center"/>
              <w:rPr>
                <w:sz w:val="20"/>
                <w:szCs w:val="20"/>
              </w:rPr>
            </w:pPr>
            <w:r w:rsidRPr="00C81B1C">
              <w:rPr>
                <w:sz w:val="20"/>
                <w:szCs w:val="20"/>
              </w:rPr>
              <w:t>1.4</w:t>
            </w:r>
          </w:p>
        </w:tc>
        <w:tc>
          <w:tcPr>
            <w:tcW w:w="1182" w:type="dxa"/>
            <w:tcBorders>
              <w:top w:val="single" w:sz="2" w:space="0" w:color="auto"/>
            </w:tcBorders>
          </w:tcPr>
          <w:p w14:paraId="03652436" w14:textId="77777777" w:rsidR="001669B8" w:rsidRPr="00C81B1C" w:rsidRDefault="001669B8" w:rsidP="00076F35">
            <w:pPr>
              <w:pStyle w:val="Compact"/>
              <w:jc w:val="center"/>
              <w:rPr>
                <w:sz w:val="20"/>
                <w:szCs w:val="20"/>
              </w:rPr>
            </w:pPr>
            <w:r w:rsidRPr="00C81B1C">
              <w:rPr>
                <w:sz w:val="20"/>
                <w:szCs w:val="20"/>
              </w:rPr>
              <w:t>2.0</w:t>
            </w:r>
          </w:p>
        </w:tc>
        <w:tc>
          <w:tcPr>
            <w:tcW w:w="1229" w:type="dxa"/>
            <w:tcBorders>
              <w:top w:val="single" w:sz="2" w:space="0" w:color="auto"/>
            </w:tcBorders>
          </w:tcPr>
          <w:p w14:paraId="5A2AD93F" w14:textId="77777777" w:rsidR="001669B8" w:rsidRPr="00C81B1C" w:rsidRDefault="001669B8" w:rsidP="00076F35">
            <w:pPr>
              <w:pStyle w:val="Compact"/>
              <w:jc w:val="center"/>
              <w:rPr>
                <w:sz w:val="20"/>
                <w:szCs w:val="20"/>
              </w:rPr>
            </w:pPr>
            <w:r w:rsidRPr="00C81B1C">
              <w:rPr>
                <w:sz w:val="20"/>
                <w:szCs w:val="20"/>
              </w:rPr>
              <w:t>-1.2</w:t>
            </w:r>
          </w:p>
        </w:tc>
      </w:tr>
      <w:tr w:rsidR="00076F35" w:rsidRPr="00C81B1C" w14:paraId="6AD9A05A" w14:textId="77777777" w:rsidTr="00076F35">
        <w:tc>
          <w:tcPr>
            <w:tcW w:w="1439" w:type="dxa"/>
          </w:tcPr>
          <w:p w14:paraId="19A62B40" w14:textId="3FAC8009" w:rsidR="001669B8" w:rsidRPr="00C81B1C" w:rsidRDefault="00C40057" w:rsidP="001163D6">
            <w:pPr>
              <w:pStyle w:val="Compact"/>
              <w:rPr>
                <w:sz w:val="20"/>
                <w:szCs w:val="20"/>
              </w:rPr>
            </w:pPr>
            <w:r w:rsidRPr="00C81B1C">
              <w:rPr>
                <w:sz w:val="20"/>
                <w:szCs w:val="20"/>
              </w:rPr>
              <w:t>Deforestation</w:t>
            </w:r>
          </w:p>
        </w:tc>
        <w:tc>
          <w:tcPr>
            <w:tcW w:w="1065" w:type="dxa"/>
          </w:tcPr>
          <w:p w14:paraId="16D5E742" w14:textId="708E74D3" w:rsidR="001669B8" w:rsidRPr="00C81B1C" w:rsidRDefault="001669B8" w:rsidP="001163D6">
            <w:pPr>
              <w:pStyle w:val="Compact"/>
              <w:rPr>
                <w:sz w:val="20"/>
                <w:szCs w:val="20"/>
              </w:rPr>
            </w:pPr>
          </w:p>
        </w:tc>
        <w:tc>
          <w:tcPr>
            <w:tcW w:w="1330" w:type="dxa"/>
          </w:tcPr>
          <w:p w14:paraId="27157A83" w14:textId="77777777" w:rsidR="001669B8" w:rsidRPr="00C81B1C" w:rsidRDefault="001669B8" w:rsidP="00076F35">
            <w:pPr>
              <w:pStyle w:val="Compact"/>
              <w:jc w:val="center"/>
              <w:rPr>
                <w:sz w:val="20"/>
                <w:szCs w:val="20"/>
              </w:rPr>
            </w:pPr>
            <w:r w:rsidRPr="00C81B1C">
              <w:rPr>
                <w:sz w:val="20"/>
                <w:szCs w:val="20"/>
              </w:rPr>
              <w:t>1.9</w:t>
            </w:r>
          </w:p>
        </w:tc>
        <w:tc>
          <w:tcPr>
            <w:tcW w:w="1182" w:type="dxa"/>
          </w:tcPr>
          <w:p w14:paraId="7E09BB84" w14:textId="77777777" w:rsidR="001669B8" w:rsidRPr="00C81B1C" w:rsidRDefault="001669B8" w:rsidP="00076F35">
            <w:pPr>
              <w:pStyle w:val="Compact"/>
              <w:jc w:val="center"/>
              <w:rPr>
                <w:sz w:val="20"/>
                <w:szCs w:val="20"/>
              </w:rPr>
            </w:pPr>
            <w:r w:rsidRPr="00C81B1C">
              <w:rPr>
                <w:sz w:val="20"/>
                <w:szCs w:val="20"/>
              </w:rPr>
              <w:t>1.5</w:t>
            </w:r>
          </w:p>
        </w:tc>
        <w:tc>
          <w:tcPr>
            <w:tcW w:w="1184" w:type="dxa"/>
          </w:tcPr>
          <w:p w14:paraId="566BC58A" w14:textId="77777777" w:rsidR="001669B8" w:rsidRPr="00C81B1C" w:rsidRDefault="001669B8" w:rsidP="00076F35">
            <w:pPr>
              <w:pStyle w:val="Compact"/>
              <w:jc w:val="center"/>
              <w:rPr>
                <w:sz w:val="20"/>
                <w:szCs w:val="20"/>
              </w:rPr>
            </w:pPr>
            <w:r w:rsidRPr="00C81B1C">
              <w:rPr>
                <w:sz w:val="20"/>
                <w:szCs w:val="20"/>
              </w:rPr>
              <w:t>1.9</w:t>
            </w:r>
          </w:p>
        </w:tc>
        <w:tc>
          <w:tcPr>
            <w:tcW w:w="1182" w:type="dxa"/>
          </w:tcPr>
          <w:p w14:paraId="7F863272" w14:textId="77777777" w:rsidR="001669B8" w:rsidRPr="00C81B1C" w:rsidRDefault="001669B8" w:rsidP="00076F35">
            <w:pPr>
              <w:pStyle w:val="Compact"/>
              <w:jc w:val="center"/>
              <w:rPr>
                <w:sz w:val="20"/>
                <w:szCs w:val="20"/>
              </w:rPr>
            </w:pPr>
            <w:r w:rsidRPr="00C81B1C">
              <w:rPr>
                <w:sz w:val="20"/>
                <w:szCs w:val="20"/>
              </w:rPr>
              <w:t>1.7</w:t>
            </w:r>
          </w:p>
        </w:tc>
        <w:tc>
          <w:tcPr>
            <w:tcW w:w="1229" w:type="dxa"/>
          </w:tcPr>
          <w:p w14:paraId="5A4A2E28" w14:textId="77777777" w:rsidR="001669B8" w:rsidRPr="00C81B1C" w:rsidRDefault="001669B8" w:rsidP="00076F35">
            <w:pPr>
              <w:pStyle w:val="Compact"/>
              <w:jc w:val="center"/>
              <w:rPr>
                <w:sz w:val="20"/>
                <w:szCs w:val="20"/>
              </w:rPr>
            </w:pPr>
            <w:r w:rsidRPr="00C81B1C">
              <w:rPr>
                <w:sz w:val="20"/>
                <w:szCs w:val="20"/>
              </w:rPr>
              <w:t>-3.3</w:t>
            </w:r>
          </w:p>
        </w:tc>
      </w:tr>
      <w:tr w:rsidR="00076F35" w:rsidRPr="00C81B1C" w14:paraId="7E45661B" w14:textId="77777777" w:rsidTr="00076F35">
        <w:tc>
          <w:tcPr>
            <w:tcW w:w="1439" w:type="dxa"/>
          </w:tcPr>
          <w:p w14:paraId="39E98525" w14:textId="62556EE6" w:rsidR="001669B8" w:rsidRPr="00C81B1C" w:rsidRDefault="00C40057" w:rsidP="001163D6">
            <w:pPr>
              <w:pStyle w:val="Compact"/>
              <w:rPr>
                <w:sz w:val="20"/>
                <w:szCs w:val="20"/>
              </w:rPr>
            </w:pPr>
            <w:r w:rsidRPr="00C81B1C">
              <w:rPr>
                <w:sz w:val="20"/>
                <w:szCs w:val="20"/>
              </w:rPr>
              <w:t>N</w:t>
            </w:r>
            <w:r w:rsidR="001669B8" w:rsidRPr="00C81B1C">
              <w:rPr>
                <w:sz w:val="20"/>
                <w:szCs w:val="20"/>
              </w:rPr>
              <w:t>itrogen</w:t>
            </w:r>
          </w:p>
        </w:tc>
        <w:tc>
          <w:tcPr>
            <w:tcW w:w="1065" w:type="dxa"/>
          </w:tcPr>
          <w:p w14:paraId="4EA5BE5F" w14:textId="2424AE2D" w:rsidR="001669B8" w:rsidRPr="00C81B1C" w:rsidRDefault="001669B8" w:rsidP="001163D6">
            <w:pPr>
              <w:pStyle w:val="Compact"/>
              <w:rPr>
                <w:sz w:val="20"/>
                <w:szCs w:val="20"/>
              </w:rPr>
            </w:pPr>
          </w:p>
        </w:tc>
        <w:tc>
          <w:tcPr>
            <w:tcW w:w="1330" w:type="dxa"/>
          </w:tcPr>
          <w:p w14:paraId="47852BDC" w14:textId="77777777" w:rsidR="001669B8" w:rsidRPr="00C81B1C" w:rsidRDefault="001669B8" w:rsidP="00076F35">
            <w:pPr>
              <w:pStyle w:val="Compact"/>
              <w:jc w:val="center"/>
              <w:rPr>
                <w:sz w:val="20"/>
                <w:szCs w:val="20"/>
              </w:rPr>
            </w:pPr>
            <w:r w:rsidRPr="00C81B1C">
              <w:rPr>
                <w:sz w:val="20"/>
                <w:szCs w:val="20"/>
              </w:rPr>
              <w:t>2.7</w:t>
            </w:r>
          </w:p>
        </w:tc>
        <w:tc>
          <w:tcPr>
            <w:tcW w:w="1182" w:type="dxa"/>
          </w:tcPr>
          <w:p w14:paraId="5AF07F98" w14:textId="77777777" w:rsidR="001669B8" w:rsidRPr="00C81B1C" w:rsidRDefault="001669B8" w:rsidP="00076F35">
            <w:pPr>
              <w:pStyle w:val="Compact"/>
              <w:jc w:val="center"/>
              <w:rPr>
                <w:sz w:val="20"/>
                <w:szCs w:val="20"/>
              </w:rPr>
            </w:pPr>
            <w:r w:rsidRPr="00C81B1C">
              <w:rPr>
                <w:sz w:val="20"/>
                <w:szCs w:val="20"/>
              </w:rPr>
              <w:t>2.7</w:t>
            </w:r>
          </w:p>
        </w:tc>
        <w:tc>
          <w:tcPr>
            <w:tcW w:w="1184" w:type="dxa"/>
          </w:tcPr>
          <w:p w14:paraId="575BE0E7" w14:textId="77777777" w:rsidR="001669B8" w:rsidRPr="00C81B1C" w:rsidRDefault="001669B8" w:rsidP="00076F35">
            <w:pPr>
              <w:pStyle w:val="Compact"/>
              <w:jc w:val="center"/>
              <w:rPr>
                <w:sz w:val="20"/>
                <w:szCs w:val="20"/>
              </w:rPr>
            </w:pPr>
            <w:r w:rsidRPr="00C81B1C">
              <w:rPr>
                <w:sz w:val="20"/>
                <w:szCs w:val="20"/>
              </w:rPr>
              <w:t>7.7</w:t>
            </w:r>
          </w:p>
        </w:tc>
        <w:tc>
          <w:tcPr>
            <w:tcW w:w="1182" w:type="dxa"/>
          </w:tcPr>
          <w:p w14:paraId="7ACFF354" w14:textId="77777777" w:rsidR="001669B8" w:rsidRPr="00C81B1C" w:rsidRDefault="001669B8" w:rsidP="00076F35">
            <w:pPr>
              <w:pStyle w:val="Compact"/>
              <w:jc w:val="center"/>
              <w:rPr>
                <w:sz w:val="20"/>
                <w:szCs w:val="20"/>
              </w:rPr>
            </w:pPr>
            <w:r w:rsidRPr="00C81B1C">
              <w:rPr>
                <w:sz w:val="20"/>
                <w:szCs w:val="20"/>
              </w:rPr>
              <w:t>4.3</w:t>
            </w:r>
          </w:p>
        </w:tc>
        <w:tc>
          <w:tcPr>
            <w:tcW w:w="1229" w:type="dxa"/>
          </w:tcPr>
          <w:p w14:paraId="16B6CF8F" w14:textId="77777777" w:rsidR="001669B8" w:rsidRPr="00C81B1C" w:rsidRDefault="001669B8" w:rsidP="00076F35">
            <w:pPr>
              <w:pStyle w:val="Compact"/>
              <w:jc w:val="center"/>
              <w:rPr>
                <w:sz w:val="20"/>
                <w:szCs w:val="20"/>
              </w:rPr>
            </w:pPr>
            <w:r w:rsidRPr="00C81B1C">
              <w:rPr>
                <w:sz w:val="20"/>
                <w:szCs w:val="20"/>
              </w:rPr>
              <w:t>5.2</w:t>
            </w:r>
          </w:p>
        </w:tc>
      </w:tr>
      <w:tr w:rsidR="00076F35" w:rsidRPr="00C81B1C" w14:paraId="5CD4E7D9" w14:textId="77777777" w:rsidTr="00076F35">
        <w:tc>
          <w:tcPr>
            <w:tcW w:w="1439" w:type="dxa"/>
            <w:tcBorders>
              <w:bottom w:val="single" w:sz="4" w:space="0" w:color="auto"/>
            </w:tcBorders>
          </w:tcPr>
          <w:p w14:paraId="476B0CC0" w14:textId="5B36F861" w:rsidR="001669B8" w:rsidRPr="00C81B1C" w:rsidRDefault="00C40057" w:rsidP="001163D6">
            <w:pPr>
              <w:pStyle w:val="Compact"/>
              <w:rPr>
                <w:sz w:val="20"/>
                <w:szCs w:val="20"/>
              </w:rPr>
            </w:pPr>
            <w:r w:rsidRPr="00C81B1C">
              <w:rPr>
                <w:sz w:val="20"/>
                <w:szCs w:val="20"/>
              </w:rPr>
              <w:t>P</w:t>
            </w:r>
            <w:r w:rsidR="001669B8" w:rsidRPr="00C81B1C">
              <w:rPr>
                <w:sz w:val="20"/>
                <w:szCs w:val="20"/>
              </w:rPr>
              <w:t>hosphorus</w:t>
            </w:r>
          </w:p>
        </w:tc>
        <w:tc>
          <w:tcPr>
            <w:tcW w:w="1065" w:type="dxa"/>
            <w:tcBorders>
              <w:bottom w:val="single" w:sz="4" w:space="0" w:color="auto"/>
            </w:tcBorders>
          </w:tcPr>
          <w:p w14:paraId="70D4EDCD" w14:textId="2E3AC100" w:rsidR="001669B8" w:rsidRPr="00C81B1C" w:rsidRDefault="001669B8" w:rsidP="001163D6">
            <w:pPr>
              <w:pStyle w:val="Compact"/>
              <w:rPr>
                <w:sz w:val="20"/>
                <w:szCs w:val="20"/>
              </w:rPr>
            </w:pPr>
          </w:p>
        </w:tc>
        <w:tc>
          <w:tcPr>
            <w:tcW w:w="1330" w:type="dxa"/>
            <w:tcBorders>
              <w:bottom w:val="single" w:sz="4" w:space="0" w:color="auto"/>
            </w:tcBorders>
          </w:tcPr>
          <w:p w14:paraId="33B3B953" w14:textId="77777777" w:rsidR="001669B8" w:rsidRPr="00C81B1C" w:rsidRDefault="001669B8" w:rsidP="00076F35">
            <w:pPr>
              <w:pStyle w:val="Compact"/>
              <w:jc w:val="center"/>
              <w:rPr>
                <w:sz w:val="20"/>
                <w:szCs w:val="20"/>
              </w:rPr>
            </w:pPr>
            <w:r w:rsidRPr="00C81B1C">
              <w:rPr>
                <w:sz w:val="20"/>
                <w:szCs w:val="20"/>
              </w:rPr>
              <w:t>1.8</w:t>
            </w:r>
          </w:p>
        </w:tc>
        <w:tc>
          <w:tcPr>
            <w:tcW w:w="1182" w:type="dxa"/>
            <w:tcBorders>
              <w:bottom w:val="single" w:sz="4" w:space="0" w:color="auto"/>
            </w:tcBorders>
          </w:tcPr>
          <w:p w14:paraId="10D975B4" w14:textId="77777777" w:rsidR="001669B8" w:rsidRPr="00C81B1C" w:rsidRDefault="001669B8" w:rsidP="00076F35">
            <w:pPr>
              <w:pStyle w:val="Compact"/>
              <w:jc w:val="center"/>
              <w:rPr>
                <w:sz w:val="20"/>
                <w:szCs w:val="20"/>
              </w:rPr>
            </w:pPr>
            <w:r w:rsidRPr="00C81B1C">
              <w:rPr>
                <w:sz w:val="20"/>
                <w:szCs w:val="20"/>
              </w:rPr>
              <w:t>3.1</w:t>
            </w:r>
          </w:p>
        </w:tc>
        <w:tc>
          <w:tcPr>
            <w:tcW w:w="1184" w:type="dxa"/>
            <w:tcBorders>
              <w:bottom w:val="single" w:sz="4" w:space="0" w:color="auto"/>
            </w:tcBorders>
          </w:tcPr>
          <w:p w14:paraId="018537FC" w14:textId="77777777" w:rsidR="001669B8" w:rsidRPr="00C81B1C" w:rsidRDefault="001669B8" w:rsidP="00076F35">
            <w:pPr>
              <w:pStyle w:val="Compact"/>
              <w:jc w:val="center"/>
              <w:rPr>
                <w:sz w:val="20"/>
                <w:szCs w:val="20"/>
              </w:rPr>
            </w:pPr>
            <w:r w:rsidRPr="00C81B1C">
              <w:rPr>
                <w:sz w:val="20"/>
                <w:szCs w:val="20"/>
              </w:rPr>
              <w:t>8.4</w:t>
            </w:r>
          </w:p>
        </w:tc>
        <w:tc>
          <w:tcPr>
            <w:tcW w:w="1182" w:type="dxa"/>
            <w:tcBorders>
              <w:bottom w:val="single" w:sz="4" w:space="0" w:color="auto"/>
            </w:tcBorders>
          </w:tcPr>
          <w:p w14:paraId="6EC17DDC" w14:textId="77777777" w:rsidR="001669B8" w:rsidRPr="00C81B1C" w:rsidRDefault="001669B8" w:rsidP="00076F35">
            <w:pPr>
              <w:pStyle w:val="Compact"/>
              <w:jc w:val="center"/>
              <w:rPr>
                <w:sz w:val="20"/>
                <w:szCs w:val="20"/>
              </w:rPr>
            </w:pPr>
            <w:r w:rsidRPr="00C81B1C">
              <w:rPr>
                <w:sz w:val="20"/>
                <w:szCs w:val="20"/>
              </w:rPr>
              <w:t>2.7</w:t>
            </w:r>
          </w:p>
        </w:tc>
        <w:tc>
          <w:tcPr>
            <w:tcW w:w="1229" w:type="dxa"/>
            <w:tcBorders>
              <w:bottom w:val="single" w:sz="4" w:space="0" w:color="auto"/>
            </w:tcBorders>
          </w:tcPr>
          <w:p w14:paraId="10064D6C" w14:textId="77777777" w:rsidR="001669B8" w:rsidRPr="00C81B1C" w:rsidRDefault="001669B8" w:rsidP="00076F35">
            <w:pPr>
              <w:pStyle w:val="Compact"/>
              <w:jc w:val="center"/>
              <w:rPr>
                <w:sz w:val="20"/>
                <w:szCs w:val="20"/>
              </w:rPr>
            </w:pPr>
            <w:r w:rsidRPr="00C81B1C">
              <w:rPr>
                <w:sz w:val="20"/>
                <w:szCs w:val="20"/>
              </w:rPr>
              <w:t>4.5</w:t>
            </w:r>
          </w:p>
        </w:tc>
      </w:tr>
      <w:tr w:rsidR="00076F35" w:rsidRPr="00C81B1C" w14:paraId="08C0300B" w14:textId="77777777" w:rsidTr="00076F35">
        <w:tc>
          <w:tcPr>
            <w:tcW w:w="1439" w:type="dxa"/>
            <w:tcBorders>
              <w:top w:val="single" w:sz="4" w:space="0" w:color="auto"/>
            </w:tcBorders>
          </w:tcPr>
          <w:p w14:paraId="6ECF51D6" w14:textId="77777777" w:rsidR="001669B8" w:rsidRPr="00C81B1C" w:rsidRDefault="001669B8" w:rsidP="001163D6">
            <w:pPr>
              <w:pStyle w:val="Compact"/>
              <w:rPr>
                <w:sz w:val="20"/>
                <w:szCs w:val="20"/>
              </w:rPr>
            </w:pPr>
            <w:r w:rsidRPr="00C81B1C">
              <w:rPr>
                <w:sz w:val="20"/>
                <w:szCs w:val="20"/>
              </w:rPr>
              <w:t>Land</w:t>
            </w:r>
          </w:p>
        </w:tc>
        <w:tc>
          <w:tcPr>
            <w:tcW w:w="1065" w:type="dxa"/>
            <w:tcBorders>
              <w:top w:val="single" w:sz="4" w:space="0" w:color="auto"/>
            </w:tcBorders>
          </w:tcPr>
          <w:p w14:paraId="22836F10" w14:textId="77777777" w:rsidR="001669B8" w:rsidRPr="00C81B1C" w:rsidRDefault="001669B8" w:rsidP="001163D6">
            <w:pPr>
              <w:pStyle w:val="Compact"/>
              <w:rPr>
                <w:sz w:val="20"/>
                <w:szCs w:val="20"/>
              </w:rPr>
            </w:pPr>
            <w:r w:rsidRPr="00C81B1C">
              <w:rPr>
                <w:sz w:val="20"/>
                <w:szCs w:val="20"/>
              </w:rPr>
              <w:t>Andean</w:t>
            </w:r>
          </w:p>
        </w:tc>
        <w:tc>
          <w:tcPr>
            <w:tcW w:w="1330" w:type="dxa"/>
            <w:tcBorders>
              <w:top w:val="single" w:sz="4" w:space="0" w:color="auto"/>
            </w:tcBorders>
          </w:tcPr>
          <w:p w14:paraId="27487714" w14:textId="77777777" w:rsidR="001669B8" w:rsidRPr="00C81B1C" w:rsidRDefault="001669B8" w:rsidP="00076F35">
            <w:pPr>
              <w:pStyle w:val="Compact"/>
              <w:jc w:val="center"/>
              <w:rPr>
                <w:sz w:val="20"/>
                <w:szCs w:val="20"/>
              </w:rPr>
            </w:pPr>
            <w:r w:rsidRPr="00C81B1C">
              <w:rPr>
                <w:sz w:val="20"/>
                <w:szCs w:val="20"/>
              </w:rPr>
              <w:t>2.7</w:t>
            </w:r>
          </w:p>
        </w:tc>
        <w:tc>
          <w:tcPr>
            <w:tcW w:w="1182" w:type="dxa"/>
            <w:tcBorders>
              <w:top w:val="single" w:sz="4" w:space="0" w:color="auto"/>
            </w:tcBorders>
          </w:tcPr>
          <w:p w14:paraId="220D11EF" w14:textId="77777777" w:rsidR="001669B8" w:rsidRPr="00C81B1C" w:rsidRDefault="001669B8" w:rsidP="00076F35">
            <w:pPr>
              <w:pStyle w:val="Compact"/>
              <w:jc w:val="center"/>
              <w:rPr>
                <w:sz w:val="20"/>
                <w:szCs w:val="20"/>
              </w:rPr>
            </w:pPr>
            <w:r w:rsidRPr="00C81B1C">
              <w:rPr>
                <w:sz w:val="20"/>
                <w:szCs w:val="20"/>
              </w:rPr>
              <w:t>1.7</w:t>
            </w:r>
          </w:p>
        </w:tc>
        <w:tc>
          <w:tcPr>
            <w:tcW w:w="1184" w:type="dxa"/>
            <w:tcBorders>
              <w:top w:val="single" w:sz="4" w:space="0" w:color="auto"/>
            </w:tcBorders>
          </w:tcPr>
          <w:p w14:paraId="6A75C53B" w14:textId="77777777" w:rsidR="001669B8" w:rsidRPr="00C81B1C" w:rsidRDefault="001669B8" w:rsidP="00076F35">
            <w:pPr>
              <w:pStyle w:val="Compact"/>
              <w:jc w:val="center"/>
              <w:rPr>
                <w:sz w:val="20"/>
                <w:szCs w:val="20"/>
              </w:rPr>
            </w:pPr>
            <w:r w:rsidRPr="00C81B1C">
              <w:rPr>
                <w:sz w:val="20"/>
                <w:szCs w:val="20"/>
              </w:rPr>
              <w:t>-0.6</w:t>
            </w:r>
          </w:p>
        </w:tc>
        <w:tc>
          <w:tcPr>
            <w:tcW w:w="1182" w:type="dxa"/>
            <w:tcBorders>
              <w:top w:val="single" w:sz="4" w:space="0" w:color="auto"/>
            </w:tcBorders>
          </w:tcPr>
          <w:p w14:paraId="431C463E" w14:textId="77777777" w:rsidR="001669B8" w:rsidRPr="00C81B1C" w:rsidRDefault="001669B8" w:rsidP="00076F35">
            <w:pPr>
              <w:pStyle w:val="Compact"/>
              <w:jc w:val="center"/>
              <w:rPr>
                <w:sz w:val="20"/>
                <w:szCs w:val="20"/>
              </w:rPr>
            </w:pPr>
            <w:r w:rsidRPr="00C81B1C">
              <w:rPr>
                <w:sz w:val="20"/>
                <w:szCs w:val="20"/>
              </w:rPr>
              <w:t>2.7</w:t>
            </w:r>
          </w:p>
        </w:tc>
        <w:tc>
          <w:tcPr>
            <w:tcW w:w="1229" w:type="dxa"/>
            <w:tcBorders>
              <w:top w:val="single" w:sz="4" w:space="0" w:color="auto"/>
            </w:tcBorders>
          </w:tcPr>
          <w:p w14:paraId="2EBFA240" w14:textId="77777777" w:rsidR="001669B8" w:rsidRPr="00C81B1C" w:rsidRDefault="001669B8" w:rsidP="00076F35">
            <w:pPr>
              <w:pStyle w:val="Compact"/>
              <w:jc w:val="center"/>
              <w:rPr>
                <w:sz w:val="20"/>
                <w:szCs w:val="20"/>
              </w:rPr>
            </w:pPr>
            <w:r w:rsidRPr="00C81B1C">
              <w:rPr>
                <w:sz w:val="20"/>
                <w:szCs w:val="20"/>
              </w:rPr>
              <w:t>-1.5</w:t>
            </w:r>
          </w:p>
        </w:tc>
      </w:tr>
      <w:tr w:rsidR="00076F35" w:rsidRPr="00C81B1C" w14:paraId="375458E0" w14:textId="77777777" w:rsidTr="00076F35">
        <w:tc>
          <w:tcPr>
            <w:tcW w:w="1439" w:type="dxa"/>
          </w:tcPr>
          <w:p w14:paraId="4FFFD1B7" w14:textId="1C2A5789" w:rsidR="001669B8" w:rsidRPr="00C81B1C" w:rsidRDefault="001669B8" w:rsidP="001163D6">
            <w:pPr>
              <w:pStyle w:val="Compact"/>
              <w:rPr>
                <w:sz w:val="20"/>
                <w:szCs w:val="20"/>
              </w:rPr>
            </w:pPr>
          </w:p>
        </w:tc>
        <w:tc>
          <w:tcPr>
            <w:tcW w:w="1065" w:type="dxa"/>
          </w:tcPr>
          <w:p w14:paraId="241D2A68" w14:textId="77777777" w:rsidR="001669B8" w:rsidRPr="00C81B1C" w:rsidRDefault="001669B8" w:rsidP="001163D6">
            <w:pPr>
              <w:pStyle w:val="Compact"/>
              <w:rPr>
                <w:sz w:val="20"/>
                <w:szCs w:val="20"/>
              </w:rPr>
            </w:pPr>
            <w:r w:rsidRPr="00C81B1C">
              <w:rPr>
                <w:sz w:val="20"/>
                <w:szCs w:val="20"/>
              </w:rPr>
              <w:t>Brazil</w:t>
            </w:r>
          </w:p>
        </w:tc>
        <w:tc>
          <w:tcPr>
            <w:tcW w:w="1330" w:type="dxa"/>
          </w:tcPr>
          <w:p w14:paraId="0DF091DB" w14:textId="77777777" w:rsidR="001669B8" w:rsidRPr="00C81B1C" w:rsidRDefault="001669B8" w:rsidP="00076F35">
            <w:pPr>
              <w:pStyle w:val="Compact"/>
              <w:jc w:val="center"/>
              <w:rPr>
                <w:sz w:val="20"/>
                <w:szCs w:val="20"/>
              </w:rPr>
            </w:pPr>
            <w:r w:rsidRPr="00C81B1C">
              <w:rPr>
                <w:sz w:val="20"/>
                <w:szCs w:val="20"/>
              </w:rPr>
              <w:t>4.3</w:t>
            </w:r>
          </w:p>
        </w:tc>
        <w:tc>
          <w:tcPr>
            <w:tcW w:w="1182" w:type="dxa"/>
          </w:tcPr>
          <w:p w14:paraId="61182944" w14:textId="77777777" w:rsidR="001669B8" w:rsidRPr="00C81B1C" w:rsidRDefault="001669B8" w:rsidP="00076F35">
            <w:pPr>
              <w:pStyle w:val="Compact"/>
              <w:jc w:val="center"/>
              <w:rPr>
                <w:sz w:val="20"/>
                <w:szCs w:val="20"/>
              </w:rPr>
            </w:pPr>
            <w:r w:rsidRPr="00C81B1C">
              <w:rPr>
                <w:sz w:val="20"/>
                <w:szCs w:val="20"/>
              </w:rPr>
              <w:t>1.0</w:t>
            </w:r>
          </w:p>
        </w:tc>
        <w:tc>
          <w:tcPr>
            <w:tcW w:w="1184" w:type="dxa"/>
          </w:tcPr>
          <w:p w14:paraId="76F40412" w14:textId="77777777" w:rsidR="001669B8" w:rsidRPr="00C81B1C" w:rsidRDefault="001669B8" w:rsidP="00076F35">
            <w:pPr>
              <w:pStyle w:val="Compact"/>
              <w:jc w:val="center"/>
              <w:rPr>
                <w:sz w:val="20"/>
                <w:szCs w:val="20"/>
              </w:rPr>
            </w:pPr>
            <w:r w:rsidRPr="00C81B1C">
              <w:rPr>
                <w:sz w:val="20"/>
                <w:szCs w:val="20"/>
              </w:rPr>
              <w:t>3.3</w:t>
            </w:r>
          </w:p>
        </w:tc>
        <w:tc>
          <w:tcPr>
            <w:tcW w:w="1182" w:type="dxa"/>
          </w:tcPr>
          <w:p w14:paraId="0A4D15BC" w14:textId="77777777" w:rsidR="001669B8" w:rsidRPr="00C81B1C" w:rsidRDefault="001669B8" w:rsidP="00076F35">
            <w:pPr>
              <w:pStyle w:val="Compact"/>
              <w:jc w:val="center"/>
              <w:rPr>
                <w:sz w:val="20"/>
                <w:szCs w:val="20"/>
              </w:rPr>
            </w:pPr>
            <w:r w:rsidRPr="00C81B1C">
              <w:rPr>
                <w:sz w:val="20"/>
                <w:szCs w:val="20"/>
              </w:rPr>
              <w:t>2.3</w:t>
            </w:r>
          </w:p>
        </w:tc>
        <w:tc>
          <w:tcPr>
            <w:tcW w:w="1229" w:type="dxa"/>
          </w:tcPr>
          <w:p w14:paraId="4A47960D" w14:textId="77777777" w:rsidR="001669B8" w:rsidRPr="00C81B1C" w:rsidRDefault="001669B8" w:rsidP="00076F35">
            <w:pPr>
              <w:pStyle w:val="Compact"/>
              <w:jc w:val="center"/>
              <w:rPr>
                <w:sz w:val="20"/>
                <w:szCs w:val="20"/>
              </w:rPr>
            </w:pPr>
            <w:r w:rsidRPr="00C81B1C">
              <w:rPr>
                <w:sz w:val="20"/>
                <w:szCs w:val="20"/>
              </w:rPr>
              <w:t>-1.4</w:t>
            </w:r>
          </w:p>
        </w:tc>
      </w:tr>
      <w:tr w:rsidR="00076F35" w:rsidRPr="00C81B1C" w14:paraId="68EF3CC7" w14:textId="77777777" w:rsidTr="00076F35">
        <w:tc>
          <w:tcPr>
            <w:tcW w:w="1439" w:type="dxa"/>
          </w:tcPr>
          <w:p w14:paraId="39E24F49" w14:textId="1F6CD6EC" w:rsidR="001669B8" w:rsidRPr="00C81B1C" w:rsidRDefault="001669B8" w:rsidP="001163D6">
            <w:pPr>
              <w:pStyle w:val="Compact"/>
              <w:rPr>
                <w:sz w:val="20"/>
                <w:szCs w:val="20"/>
              </w:rPr>
            </w:pPr>
          </w:p>
        </w:tc>
        <w:tc>
          <w:tcPr>
            <w:tcW w:w="1065" w:type="dxa"/>
          </w:tcPr>
          <w:p w14:paraId="3A08690E" w14:textId="77777777" w:rsidR="001669B8" w:rsidRPr="00C81B1C" w:rsidRDefault="001669B8" w:rsidP="001163D6">
            <w:pPr>
              <w:pStyle w:val="Compact"/>
              <w:rPr>
                <w:sz w:val="20"/>
                <w:szCs w:val="20"/>
              </w:rPr>
            </w:pPr>
            <w:r w:rsidRPr="00C81B1C">
              <w:rPr>
                <w:sz w:val="20"/>
                <w:szCs w:val="20"/>
              </w:rPr>
              <w:t>Central</w:t>
            </w:r>
          </w:p>
        </w:tc>
        <w:tc>
          <w:tcPr>
            <w:tcW w:w="1330" w:type="dxa"/>
          </w:tcPr>
          <w:p w14:paraId="6FB30723" w14:textId="77777777" w:rsidR="001669B8" w:rsidRPr="00C81B1C" w:rsidRDefault="001669B8" w:rsidP="00076F35">
            <w:pPr>
              <w:pStyle w:val="Compact"/>
              <w:jc w:val="center"/>
              <w:rPr>
                <w:sz w:val="20"/>
                <w:szCs w:val="20"/>
              </w:rPr>
            </w:pPr>
            <w:r w:rsidRPr="00C81B1C">
              <w:rPr>
                <w:sz w:val="20"/>
                <w:szCs w:val="20"/>
              </w:rPr>
              <w:t>2.1</w:t>
            </w:r>
          </w:p>
        </w:tc>
        <w:tc>
          <w:tcPr>
            <w:tcW w:w="1182" w:type="dxa"/>
          </w:tcPr>
          <w:p w14:paraId="4225CDBD" w14:textId="77777777" w:rsidR="001669B8" w:rsidRPr="00C81B1C" w:rsidRDefault="001669B8" w:rsidP="00076F35">
            <w:pPr>
              <w:pStyle w:val="Compact"/>
              <w:jc w:val="center"/>
              <w:rPr>
                <w:sz w:val="20"/>
                <w:szCs w:val="20"/>
              </w:rPr>
            </w:pPr>
            <w:r w:rsidRPr="00C81B1C">
              <w:rPr>
                <w:sz w:val="20"/>
                <w:szCs w:val="20"/>
              </w:rPr>
              <w:t>3.8</w:t>
            </w:r>
          </w:p>
        </w:tc>
        <w:tc>
          <w:tcPr>
            <w:tcW w:w="1184" w:type="dxa"/>
          </w:tcPr>
          <w:p w14:paraId="3F52A799" w14:textId="77777777" w:rsidR="001669B8" w:rsidRPr="00C81B1C" w:rsidRDefault="001669B8" w:rsidP="00076F35">
            <w:pPr>
              <w:pStyle w:val="Compact"/>
              <w:jc w:val="center"/>
              <w:rPr>
                <w:sz w:val="20"/>
                <w:szCs w:val="20"/>
              </w:rPr>
            </w:pPr>
            <w:r w:rsidRPr="00C81B1C">
              <w:rPr>
                <w:sz w:val="20"/>
                <w:szCs w:val="20"/>
              </w:rPr>
              <w:t>-0.2</w:t>
            </w:r>
          </w:p>
        </w:tc>
        <w:tc>
          <w:tcPr>
            <w:tcW w:w="1182" w:type="dxa"/>
          </w:tcPr>
          <w:p w14:paraId="60F46D8D" w14:textId="77777777" w:rsidR="001669B8" w:rsidRPr="00C81B1C" w:rsidRDefault="001669B8" w:rsidP="00076F35">
            <w:pPr>
              <w:pStyle w:val="Compact"/>
              <w:jc w:val="center"/>
              <w:rPr>
                <w:sz w:val="20"/>
                <w:szCs w:val="20"/>
              </w:rPr>
            </w:pPr>
            <w:r w:rsidRPr="00C81B1C">
              <w:rPr>
                <w:sz w:val="20"/>
                <w:szCs w:val="20"/>
              </w:rPr>
              <w:t>0.8</w:t>
            </w:r>
          </w:p>
        </w:tc>
        <w:tc>
          <w:tcPr>
            <w:tcW w:w="1229" w:type="dxa"/>
          </w:tcPr>
          <w:p w14:paraId="1C1B9351" w14:textId="77777777" w:rsidR="001669B8" w:rsidRPr="00C81B1C" w:rsidRDefault="001669B8" w:rsidP="00076F35">
            <w:pPr>
              <w:pStyle w:val="Compact"/>
              <w:jc w:val="center"/>
              <w:rPr>
                <w:sz w:val="20"/>
                <w:szCs w:val="20"/>
              </w:rPr>
            </w:pPr>
            <w:r w:rsidRPr="00C81B1C">
              <w:rPr>
                <w:sz w:val="20"/>
                <w:szCs w:val="20"/>
              </w:rPr>
              <w:t>-3.1</w:t>
            </w:r>
          </w:p>
        </w:tc>
      </w:tr>
      <w:tr w:rsidR="00076F35" w:rsidRPr="00C81B1C" w14:paraId="5D0B9C08" w14:textId="77777777" w:rsidTr="00076F35">
        <w:tc>
          <w:tcPr>
            <w:tcW w:w="1439" w:type="dxa"/>
          </w:tcPr>
          <w:p w14:paraId="3CFB7A88" w14:textId="2D7DDF65" w:rsidR="001669B8" w:rsidRPr="00C81B1C" w:rsidRDefault="001669B8" w:rsidP="001163D6">
            <w:pPr>
              <w:pStyle w:val="Compact"/>
              <w:rPr>
                <w:sz w:val="20"/>
                <w:szCs w:val="20"/>
              </w:rPr>
            </w:pPr>
          </w:p>
        </w:tc>
        <w:tc>
          <w:tcPr>
            <w:tcW w:w="1065" w:type="dxa"/>
          </w:tcPr>
          <w:p w14:paraId="16987DE3" w14:textId="77777777" w:rsidR="001669B8" w:rsidRPr="00C81B1C" w:rsidRDefault="001669B8" w:rsidP="001163D6">
            <w:pPr>
              <w:pStyle w:val="Compact"/>
              <w:rPr>
                <w:sz w:val="20"/>
                <w:szCs w:val="20"/>
              </w:rPr>
            </w:pPr>
            <w:r w:rsidRPr="00C81B1C">
              <w:rPr>
                <w:sz w:val="20"/>
                <w:szCs w:val="20"/>
              </w:rPr>
              <w:t>Mexico</w:t>
            </w:r>
          </w:p>
        </w:tc>
        <w:tc>
          <w:tcPr>
            <w:tcW w:w="1330" w:type="dxa"/>
          </w:tcPr>
          <w:p w14:paraId="73223611" w14:textId="77777777" w:rsidR="001669B8" w:rsidRPr="00C81B1C" w:rsidRDefault="001669B8" w:rsidP="00076F35">
            <w:pPr>
              <w:pStyle w:val="Compact"/>
              <w:jc w:val="center"/>
              <w:rPr>
                <w:sz w:val="20"/>
                <w:szCs w:val="20"/>
              </w:rPr>
            </w:pPr>
            <w:r w:rsidRPr="00C81B1C">
              <w:rPr>
                <w:sz w:val="20"/>
                <w:szCs w:val="20"/>
              </w:rPr>
              <w:t>-2.7</w:t>
            </w:r>
          </w:p>
        </w:tc>
        <w:tc>
          <w:tcPr>
            <w:tcW w:w="1182" w:type="dxa"/>
          </w:tcPr>
          <w:p w14:paraId="02812AC2" w14:textId="77777777" w:rsidR="001669B8" w:rsidRPr="00C81B1C" w:rsidRDefault="001669B8" w:rsidP="00076F35">
            <w:pPr>
              <w:pStyle w:val="Compact"/>
              <w:jc w:val="center"/>
              <w:rPr>
                <w:sz w:val="20"/>
                <w:szCs w:val="20"/>
              </w:rPr>
            </w:pPr>
            <w:r w:rsidRPr="00C81B1C">
              <w:rPr>
                <w:sz w:val="20"/>
                <w:szCs w:val="20"/>
              </w:rPr>
              <w:t>3.9</w:t>
            </w:r>
          </w:p>
        </w:tc>
        <w:tc>
          <w:tcPr>
            <w:tcW w:w="1184" w:type="dxa"/>
          </w:tcPr>
          <w:p w14:paraId="3051FC44" w14:textId="77777777" w:rsidR="001669B8" w:rsidRPr="00C81B1C" w:rsidRDefault="001669B8" w:rsidP="00076F35">
            <w:pPr>
              <w:pStyle w:val="Compact"/>
              <w:jc w:val="center"/>
              <w:rPr>
                <w:sz w:val="20"/>
                <w:szCs w:val="20"/>
              </w:rPr>
            </w:pPr>
            <w:r w:rsidRPr="00C81B1C">
              <w:rPr>
                <w:sz w:val="20"/>
                <w:szCs w:val="20"/>
              </w:rPr>
              <w:t>-0.5</w:t>
            </w:r>
          </w:p>
        </w:tc>
        <w:tc>
          <w:tcPr>
            <w:tcW w:w="1182" w:type="dxa"/>
          </w:tcPr>
          <w:p w14:paraId="5447817D" w14:textId="77777777" w:rsidR="001669B8" w:rsidRPr="00C81B1C" w:rsidRDefault="001669B8" w:rsidP="00076F35">
            <w:pPr>
              <w:pStyle w:val="Compact"/>
              <w:jc w:val="center"/>
              <w:rPr>
                <w:sz w:val="20"/>
                <w:szCs w:val="20"/>
              </w:rPr>
            </w:pPr>
            <w:r w:rsidRPr="00C81B1C">
              <w:rPr>
                <w:sz w:val="20"/>
                <w:szCs w:val="20"/>
              </w:rPr>
              <w:t>0.0</w:t>
            </w:r>
          </w:p>
        </w:tc>
        <w:tc>
          <w:tcPr>
            <w:tcW w:w="1229" w:type="dxa"/>
          </w:tcPr>
          <w:p w14:paraId="563F7F83" w14:textId="77777777" w:rsidR="001669B8" w:rsidRPr="00C81B1C" w:rsidRDefault="001669B8" w:rsidP="00076F35">
            <w:pPr>
              <w:pStyle w:val="Compact"/>
              <w:jc w:val="center"/>
              <w:rPr>
                <w:sz w:val="20"/>
                <w:szCs w:val="20"/>
              </w:rPr>
            </w:pPr>
            <w:r w:rsidRPr="00C81B1C">
              <w:rPr>
                <w:sz w:val="20"/>
                <w:szCs w:val="20"/>
              </w:rPr>
              <w:t>1.8</w:t>
            </w:r>
          </w:p>
        </w:tc>
      </w:tr>
      <w:tr w:rsidR="00076F35" w:rsidRPr="00C81B1C" w14:paraId="1AA77E13" w14:textId="77777777" w:rsidTr="00076F35">
        <w:tc>
          <w:tcPr>
            <w:tcW w:w="1439" w:type="dxa"/>
            <w:tcBorders>
              <w:bottom w:val="single" w:sz="4" w:space="0" w:color="auto"/>
            </w:tcBorders>
          </w:tcPr>
          <w:p w14:paraId="216DB7C6" w14:textId="50F0005B" w:rsidR="001669B8" w:rsidRPr="00C81B1C" w:rsidRDefault="001669B8" w:rsidP="001163D6">
            <w:pPr>
              <w:pStyle w:val="Compact"/>
              <w:rPr>
                <w:sz w:val="20"/>
                <w:szCs w:val="20"/>
              </w:rPr>
            </w:pPr>
          </w:p>
        </w:tc>
        <w:tc>
          <w:tcPr>
            <w:tcW w:w="1065" w:type="dxa"/>
            <w:tcBorders>
              <w:bottom w:val="single" w:sz="4" w:space="0" w:color="auto"/>
            </w:tcBorders>
          </w:tcPr>
          <w:p w14:paraId="092FEABE" w14:textId="77777777" w:rsidR="001669B8" w:rsidRPr="00C81B1C" w:rsidRDefault="001669B8" w:rsidP="001163D6">
            <w:pPr>
              <w:pStyle w:val="Compact"/>
              <w:rPr>
                <w:sz w:val="20"/>
                <w:szCs w:val="20"/>
              </w:rPr>
            </w:pPr>
            <w:r w:rsidRPr="00C81B1C">
              <w:rPr>
                <w:sz w:val="20"/>
                <w:szCs w:val="20"/>
              </w:rPr>
              <w:t>Southern</w:t>
            </w:r>
          </w:p>
        </w:tc>
        <w:tc>
          <w:tcPr>
            <w:tcW w:w="1330" w:type="dxa"/>
            <w:tcBorders>
              <w:bottom w:val="single" w:sz="4" w:space="0" w:color="auto"/>
            </w:tcBorders>
          </w:tcPr>
          <w:p w14:paraId="0E4D3D43" w14:textId="77777777" w:rsidR="001669B8" w:rsidRPr="00C81B1C" w:rsidRDefault="001669B8" w:rsidP="00076F35">
            <w:pPr>
              <w:pStyle w:val="Compact"/>
              <w:jc w:val="center"/>
              <w:rPr>
                <w:sz w:val="20"/>
                <w:szCs w:val="20"/>
              </w:rPr>
            </w:pPr>
            <w:r w:rsidRPr="00C81B1C">
              <w:rPr>
                <w:sz w:val="20"/>
                <w:szCs w:val="20"/>
              </w:rPr>
              <w:t>2.0</w:t>
            </w:r>
          </w:p>
        </w:tc>
        <w:tc>
          <w:tcPr>
            <w:tcW w:w="1182" w:type="dxa"/>
            <w:tcBorders>
              <w:bottom w:val="single" w:sz="4" w:space="0" w:color="auto"/>
            </w:tcBorders>
          </w:tcPr>
          <w:p w14:paraId="4433FCB2" w14:textId="77777777" w:rsidR="001669B8" w:rsidRPr="00C81B1C" w:rsidRDefault="001669B8" w:rsidP="00076F35">
            <w:pPr>
              <w:pStyle w:val="Compact"/>
              <w:jc w:val="center"/>
              <w:rPr>
                <w:sz w:val="20"/>
                <w:szCs w:val="20"/>
              </w:rPr>
            </w:pPr>
            <w:r w:rsidRPr="00C81B1C">
              <w:rPr>
                <w:sz w:val="20"/>
                <w:szCs w:val="20"/>
              </w:rPr>
              <w:t>-0.8</w:t>
            </w:r>
          </w:p>
        </w:tc>
        <w:tc>
          <w:tcPr>
            <w:tcW w:w="1184" w:type="dxa"/>
            <w:tcBorders>
              <w:bottom w:val="single" w:sz="4" w:space="0" w:color="auto"/>
            </w:tcBorders>
          </w:tcPr>
          <w:p w14:paraId="19720BD6" w14:textId="77777777" w:rsidR="001669B8" w:rsidRPr="00C81B1C" w:rsidRDefault="001669B8" w:rsidP="00076F35">
            <w:pPr>
              <w:pStyle w:val="Compact"/>
              <w:jc w:val="center"/>
              <w:rPr>
                <w:sz w:val="20"/>
                <w:szCs w:val="20"/>
              </w:rPr>
            </w:pPr>
            <w:r w:rsidRPr="00C81B1C">
              <w:rPr>
                <w:sz w:val="20"/>
                <w:szCs w:val="20"/>
              </w:rPr>
              <w:t>0.6</w:t>
            </w:r>
          </w:p>
        </w:tc>
        <w:tc>
          <w:tcPr>
            <w:tcW w:w="1182" w:type="dxa"/>
            <w:tcBorders>
              <w:bottom w:val="single" w:sz="4" w:space="0" w:color="auto"/>
            </w:tcBorders>
          </w:tcPr>
          <w:p w14:paraId="473CDC0C" w14:textId="77777777" w:rsidR="001669B8" w:rsidRPr="00C81B1C" w:rsidRDefault="001669B8" w:rsidP="00076F35">
            <w:pPr>
              <w:pStyle w:val="Compact"/>
              <w:jc w:val="center"/>
              <w:rPr>
                <w:sz w:val="20"/>
                <w:szCs w:val="20"/>
              </w:rPr>
            </w:pPr>
            <w:r w:rsidRPr="00C81B1C">
              <w:rPr>
                <w:sz w:val="20"/>
                <w:szCs w:val="20"/>
              </w:rPr>
              <w:t>0.9</w:t>
            </w:r>
          </w:p>
        </w:tc>
        <w:tc>
          <w:tcPr>
            <w:tcW w:w="1229" w:type="dxa"/>
            <w:tcBorders>
              <w:bottom w:val="single" w:sz="4" w:space="0" w:color="auto"/>
            </w:tcBorders>
          </w:tcPr>
          <w:p w14:paraId="04D280E5" w14:textId="77777777" w:rsidR="001669B8" w:rsidRPr="00C81B1C" w:rsidRDefault="001669B8" w:rsidP="00076F35">
            <w:pPr>
              <w:pStyle w:val="Compact"/>
              <w:jc w:val="center"/>
              <w:rPr>
                <w:sz w:val="20"/>
                <w:szCs w:val="20"/>
              </w:rPr>
            </w:pPr>
            <w:r w:rsidRPr="00C81B1C">
              <w:rPr>
                <w:sz w:val="20"/>
                <w:szCs w:val="20"/>
              </w:rPr>
              <w:t>-0.9</w:t>
            </w:r>
          </w:p>
        </w:tc>
      </w:tr>
      <w:tr w:rsidR="00076F35" w:rsidRPr="00C81B1C" w14:paraId="6F6C37D9" w14:textId="77777777" w:rsidTr="00076F35">
        <w:tc>
          <w:tcPr>
            <w:tcW w:w="1439" w:type="dxa"/>
            <w:tcBorders>
              <w:top w:val="single" w:sz="4" w:space="0" w:color="auto"/>
            </w:tcBorders>
          </w:tcPr>
          <w:p w14:paraId="269C712D" w14:textId="4FA706B7" w:rsidR="001669B8" w:rsidRPr="00C81B1C" w:rsidRDefault="004A2A77" w:rsidP="001163D6">
            <w:pPr>
              <w:pStyle w:val="Compact"/>
              <w:rPr>
                <w:sz w:val="20"/>
                <w:szCs w:val="20"/>
              </w:rPr>
            </w:pPr>
            <w:r w:rsidRPr="00C81B1C">
              <w:rPr>
                <w:sz w:val="20"/>
                <w:szCs w:val="20"/>
              </w:rPr>
              <w:t>Deforestation</w:t>
            </w:r>
          </w:p>
        </w:tc>
        <w:tc>
          <w:tcPr>
            <w:tcW w:w="1065" w:type="dxa"/>
            <w:tcBorders>
              <w:top w:val="single" w:sz="4" w:space="0" w:color="auto"/>
            </w:tcBorders>
          </w:tcPr>
          <w:p w14:paraId="5AAE8FC2" w14:textId="77777777" w:rsidR="001669B8" w:rsidRPr="00C81B1C" w:rsidRDefault="001669B8" w:rsidP="001163D6">
            <w:pPr>
              <w:pStyle w:val="Compact"/>
              <w:rPr>
                <w:sz w:val="20"/>
                <w:szCs w:val="20"/>
              </w:rPr>
            </w:pPr>
            <w:r w:rsidRPr="00C81B1C">
              <w:rPr>
                <w:sz w:val="20"/>
                <w:szCs w:val="20"/>
              </w:rPr>
              <w:t>Andean</w:t>
            </w:r>
          </w:p>
        </w:tc>
        <w:tc>
          <w:tcPr>
            <w:tcW w:w="1330" w:type="dxa"/>
            <w:tcBorders>
              <w:top w:val="single" w:sz="4" w:space="0" w:color="auto"/>
            </w:tcBorders>
          </w:tcPr>
          <w:p w14:paraId="75CDD918" w14:textId="77777777" w:rsidR="001669B8" w:rsidRPr="00C81B1C" w:rsidRDefault="001669B8" w:rsidP="00076F35">
            <w:pPr>
              <w:pStyle w:val="Compact"/>
              <w:jc w:val="center"/>
              <w:rPr>
                <w:sz w:val="20"/>
                <w:szCs w:val="20"/>
              </w:rPr>
            </w:pPr>
            <w:r w:rsidRPr="00C81B1C">
              <w:rPr>
                <w:sz w:val="20"/>
                <w:szCs w:val="20"/>
              </w:rPr>
              <w:t>1.9</w:t>
            </w:r>
          </w:p>
        </w:tc>
        <w:tc>
          <w:tcPr>
            <w:tcW w:w="1182" w:type="dxa"/>
            <w:tcBorders>
              <w:top w:val="single" w:sz="4" w:space="0" w:color="auto"/>
            </w:tcBorders>
          </w:tcPr>
          <w:p w14:paraId="750E62D4" w14:textId="77777777" w:rsidR="001669B8" w:rsidRPr="00C81B1C" w:rsidRDefault="001669B8" w:rsidP="00076F35">
            <w:pPr>
              <w:pStyle w:val="Compact"/>
              <w:jc w:val="center"/>
              <w:rPr>
                <w:sz w:val="20"/>
                <w:szCs w:val="20"/>
              </w:rPr>
            </w:pPr>
            <w:r w:rsidRPr="00C81B1C">
              <w:rPr>
                <w:sz w:val="20"/>
                <w:szCs w:val="20"/>
              </w:rPr>
              <w:t>2.2</w:t>
            </w:r>
          </w:p>
        </w:tc>
        <w:tc>
          <w:tcPr>
            <w:tcW w:w="1184" w:type="dxa"/>
            <w:tcBorders>
              <w:top w:val="single" w:sz="4" w:space="0" w:color="auto"/>
            </w:tcBorders>
          </w:tcPr>
          <w:p w14:paraId="43F25B9F" w14:textId="77777777" w:rsidR="001669B8" w:rsidRPr="00C81B1C" w:rsidRDefault="001669B8" w:rsidP="00076F35">
            <w:pPr>
              <w:pStyle w:val="Compact"/>
              <w:jc w:val="center"/>
              <w:rPr>
                <w:sz w:val="20"/>
                <w:szCs w:val="20"/>
              </w:rPr>
            </w:pPr>
            <w:r w:rsidRPr="00C81B1C">
              <w:rPr>
                <w:sz w:val="20"/>
                <w:szCs w:val="20"/>
              </w:rPr>
              <w:t>-2.6</w:t>
            </w:r>
          </w:p>
        </w:tc>
        <w:tc>
          <w:tcPr>
            <w:tcW w:w="1182" w:type="dxa"/>
            <w:tcBorders>
              <w:top w:val="single" w:sz="4" w:space="0" w:color="auto"/>
            </w:tcBorders>
          </w:tcPr>
          <w:p w14:paraId="43B1BF4C" w14:textId="77777777" w:rsidR="001669B8" w:rsidRPr="00C81B1C" w:rsidRDefault="001669B8" w:rsidP="00076F35">
            <w:pPr>
              <w:pStyle w:val="Compact"/>
              <w:jc w:val="center"/>
              <w:rPr>
                <w:sz w:val="20"/>
                <w:szCs w:val="20"/>
              </w:rPr>
            </w:pPr>
            <w:r w:rsidRPr="00C81B1C">
              <w:rPr>
                <w:sz w:val="20"/>
                <w:szCs w:val="20"/>
              </w:rPr>
              <w:t>4.2</w:t>
            </w:r>
          </w:p>
        </w:tc>
        <w:tc>
          <w:tcPr>
            <w:tcW w:w="1229" w:type="dxa"/>
            <w:tcBorders>
              <w:top w:val="single" w:sz="4" w:space="0" w:color="auto"/>
            </w:tcBorders>
          </w:tcPr>
          <w:p w14:paraId="1504ACF7" w14:textId="77777777" w:rsidR="001669B8" w:rsidRPr="00C81B1C" w:rsidRDefault="001669B8" w:rsidP="00076F35">
            <w:pPr>
              <w:pStyle w:val="Compact"/>
              <w:jc w:val="center"/>
              <w:rPr>
                <w:sz w:val="20"/>
                <w:szCs w:val="20"/>
              </w:rPr>
            </w:pPr>
            <w:r w:rsidRPr="00C81B1C">
              <w:rPr>
                <w:sz w:val="20"/>
                <w:szCs w:val="20"/>
              </w:rPr>
              <w:t>-3.1</w:t>
            </w:r>
          </w:p>
        </w:tc>
      </w:tr>
      <w:tr w:rsidR="00076F35" w:rsidRPr="00C81B1C" w14:paraId="6B385838" w14:textId="77777777" w:rsidTr="00076F35">
        <w:tc>
          <w:tcPr>
            <w:tcW w:w="1439" w:type="dxa"/>
          </w:tcPr>
          <w:p w14:paraId="25A781E9" w14:textId="69D2B41B" w:rsidR="001669B8" w:rsidRPr="00C81B1C" w:rsidRDefault="001669B8" w:rsidP="001163D6">
            <w:pPr>
              <w:pStyle w:val="Compact"/>
              <w:rPr>
                <w:sz w:val="20"/>
                <w:szCs w:val="20"/>
              </w:rPr>
            </w:pPr>
          </w:p>
        </w:tc>
        <w:tc>
          <w:tcPr>
            <w:tcW w:w="1065" w:type="dxa"/>
          </w:tcPr>
          <w:p w14:paraId="262F87B6" w14:textId="77777777" w:rsidR="001669B8" w:rsidRPr="00C81B1C" w:rsidRDefault="001669B8" w:rsidP="001163D6">
            <w:pPr>
              <w:pStyle w:val="Compact"/>
              <w:rPr>
                <w:sz w:val="20"/>
                <w:szCs w:val="20"/>
              </w:rPr>
            </w:pPr>
            <w:r w:rsidRPr="00C81B1C">
              <w:rPr>
                <w:sz w:val="20"/>
                <w:szCs w:val="20"/>
              </w:rPr>
              <w:t>Brazil</w:t>
            </w:r>
          </w:p>
        </w:tc>
        <w:tc>
          <w:tcPr>
            <w:tcW w:w="1330" w:type="dxa"/>
          </w:tcPr>
          <w:p w14:paraId="08761036" w14:textId="77777777" w:rsidR="001669B8" w:rsidRPr="00C81B1C" w:rsidRDefault="001669B8" w:rsidP="00076F35">
            <w:pPr>
              <w:pStyle w:val="Compact"/>
              <w:jc w:val="center"/>
              <w:rPr>
                <w:sz w:val="20"/>
                <w:szCs w:val="20"/>
              </w:rPr>
            </w:pPr>
            <w:r w:rsidRPr="00C81B1C">
              <w:rPr>
                <w:sz w:val="20"/>
                <w:szCs w:val="20"/>
              </w:rPr>
              <w:t>4.1</w:t>
            </w:r>
          </w:p>
        </w:tc>
        <w:tc>
          <w:tcPr>
            <w:tcW w:w="1182" w:type="dxa"/>
          </w:tcPr>
          <w:p w14:paraId="345898D9" w14:textId="77777777" w:rsidR="001669B8" w:rsidRPr="00C81B1C" w:rsidRDefault="001669B8" w:rsidP="00076F35">
            <w:pPr>
              <w:pStyle w:val="Compact"/>
              <w:jc w:val="center"/>
              <w:rPr>
                <w:sz w:val="20"/>
                <w:szCs w:val="20"/>
              </w:rPr>
            </w:pPr>
            <w:r w:rsidRPr="00C81B1C">
              <w:rPr>
                <w:sz w:val="20"/>
                <w:szCs w:val="20"/>
              </w:rPr>
              <w:t>0.7</w:t>
            </w:r>
          </w:p>
        </w:tc>
        <w:tc>
          <w:tcPr>
            <w:tcW w:w="1184" w:type="dxa"/>
          </w:tcPr>
          <w:p w14:paraId="45EC7D45" w14:textId="77777777" w:rsidR="001669B8" w:rsidRPr="00C81B1C" w:rsidRDefault="001669B8" w:rsidP="00076F35">
            <w:pPr>
              <w:pStyle w:val="Compact"/>
              <w:jc w:val="center"/>
              <w:rPr>
                <w:sz w:val="20"/>
                <w:szCs w:val="20"/>
              </w:rPr>
            </w:pPr>
            <w:r w:rsidRPr="00C81B1C">
              <w:rPr>
                <w:sz w:val="20"/>
                <w:szCs w:val="20"/>
              </w:rPr>
              <w:t>4.5</w:t>
            </w:r>
          </w:p>
        </w:tc>
        <w:tc>
          <w:tcPr>
            <w:tcW w:w="1182" w:type="dxa"/>
          </w:tcPr>
          <w:p w14:paraId="1C8EA200" w14:textId="77777777" w:rsidR="001669B8" w:rsidRPr="00C81B1C" w:rsidRDefault="001669B8" w:rsidP="00076F35">
            <w:pPr>
              <w:pStyle w:val="Compact"/>
              <w:jc w:val="center"/>
              <w:rPr>
                <w:sz w:val="20"/>
                <w:szCs w:val="20"/>
              </w:rPr>
            </w:pPr>
            <w:r w:rsidRPr="00C81B1C">
              <w:rPr>
                <w:sz w:val="20"/>
                <w:szCs w:val="20"/>
              </w:rPr>
              <w:t>1.2</w:t>
            </w:r>
          </w:p>
        </w:tc>
        <w:tc>
          <w:tcPr>
            <w:tcW w:w="1229" w:type="dxa"/>
          </w:tcPr>
          <w:p w14:paraId="26E99CFD" w14:textId="77777777" w:rsidR="001669B8" w:rsidRPr="00C81B1C" w:rsidRDefault="001669B8" w:rsidP="00076F35">
            <w:pPr>
              <w:pStyle w:val="Compact"/>
              <w:jc w:val="center"/>
              <w:rPr>
                <w:sz w:val="20"/>
                <w:szCs w:val="20"/>
              </w:rPr>
            </w:pPr>
            <w:r w:rsidRPr="00C81B1C">
              <w:rPr>
                <w:sz w:val="20"/>
                <w:szCs w:val="20"/>
              </w:rPr>
              <w:t>-3.5</w:t>
            </w:r>
          </w:p>
        </w:tc>
      </w:tr>
      <w:tr w:rsidR="00076F35" w:rsidRPr="00C81B1C" w14:paraId="7B07728F" w14:textId="77777777" w:rsidTr="00076F35">
        <w:tc>
          <w:tcPr>
            <w:tcW w:w="1439" w:type="dxa"/>
          </w:tcPr>
          <w:p w14:paraId="6B9D5307" w14:textId="53546200" w:rsidR="001669B8" w:rsidRPr="00C81B1C" w:rsidRDefault="001669B8" w:rsidP="001163D6">
            <w:pPr>
              <w:pStyle w:val="Compact"/>
              <w:rPr>
                <w:sz w:val="20"/>
                <w:szCs w:val="20"/>
              </w:rPr>
            </w:pPr>
          </w:p>
        </w:tc>
        <w:tc>
          <w:tcPr>
            <w:tcW w:w="1065" w:type="dxa"/>
          </w:tcPr>
          <w:p w14:paraId="0D8728F6" w14:textId="77777777" w:rsidR="001669B8" w:rsidRPr="00C81B1C" w:rsidRDefault="001669B8" w:rsidP="001163D6">
            <w:pPr>
              <w:pStyle w:val="Compact"/>
              <w:rPr>
                <w:sz w:val="20"/>
                <w:szCs w:val="20"/>
              </w:rPr>
            </w:pPr>
            <w:r w:rsidRPr="00C81B1C">
              <w:rPr>
                <w:sz w:val="20"/>
                <w:szCs w:val="20"/>
              </w:rPr>
              <w:t>Central</w:t>
            </w:r>
          </w:p>
        </w:tc>
        <w:tc>
          <w:tcPr>
            <w:tcW w:w="1330" w:type="dxa"/>
          </w:tcPr>
          <w:p w14:paraId="153B0AC2" w14:textId="77777777" w:rsidR="001669B8" w:rsidRPr="00C81B1C" w:rsidRDefault="001669B8" w:rsidP="00076F35">
            <w:pPr>
              <w:pStyle w:val="Compact"/>
              <w:jc w:val="center"/>
              <w:rPr>
                <w:sz w:val="20"/>
                <w:szCs w:val="20"/>
              </w:rPr>
            </w:pPr>
            <w:r w:rsidRPr="00C81B1C">
              <w:rPr>
                <w:sz w:val="20"/>
                <w:szCs w:val="20"/>
              </w:rPr>
              <w:t>2.8</w:t>
            </w:r>
          </w:p>
        </w:tc>
        <w:tc>
          <w:tcPr>
            <w:tcW w:w="1182" w:type="dxa"/>
          </w:tcPr>
          <w:p w14:paraId="15188075" w14:textId="77777777" w:rsidR="001669B8" w:rsidRPr="00C81B1C" w:rsidRDefault="001669B8" w:rsidP="00076F35">
            <w:pPr>
              <w:pStyle w:val="Compact"/>
              <w:jc w:val="center"/>
              <w:rPr>
                <w:sz w:val="20"/>
                <w:szCs w:val="20"/>
              </w:rPr>
            </w:pPr>
            <w:r w:rsidRPr="00C81B1C">
              <w:rPr>
                <w:sz w:val="20"/>
                <w:szCs w:val="20"/>
              </w:rPr>
              <w:t>3.9</w:t>
            </w:r>
          </w:p>
        </w:tc>
        <w:tc>
          <w:tcPr>
            <w:tcW w:w="1184" w:type="dxa"/>
          </w:tcPr>
          <w:p w14:paraId="6804C305" w14:textId="77777777" w:rsidR="001669B8" w:rsidRPr="00C81B1C" w:rsidRDefault="001669B8" w:rsidP="00076F35">
            <w:pPr>
              <w:pStyle w:val="Compact"/>
              <w:jc w:val="center"/>
              <w:rPr>
                <w:sz w:val="20"/>
                <w:szCs w:val="20"/>
              </w:rPr>
            </w:pPr>
            <w:r w:rsidRPr="00C81B1C">
              <w:rPr>
                <w:sz w:val="20"/>
                <w:szCs w:val="20"/>
              </w:rPr>
              <w:t>-0.9</w:t>
            </w:r>
          </w:p>
        </w:tc>
        <w:tc>
          <w:tcPr>
            <w:tcW w:w="1182" w:type="dxa"/>
          </w:tcPr>
          <w:p w14:paraId="19BA91B4" w14:textId="77777777" w:rsidR="001669B8" w:rsidRPr="00C81B1C" w:rsidRDefault="001669B8" w:rsidP="00076F35">
            <w:pPr>
              <w:pStyle w:val="Compact"/>
              <w:jc w:val="center"/>
              <w:rPr>
                <w:sz w:val="20"/>
                <w:szCs w:val="20"/>
              </w:rPr>
            </w:pPr>
            <w:r w:rsidRPr="00C81B1C">
              <w:rPr>
                <w:sz w:val="20"/>
                <w:szCs w:val="20"/>
              </w:rPr>
              <w:t>2.3</w:t>
            </w:r>
          </w:p>
        </w:tc>
        <w:tc>
          <w:tcPr>
            <w:tcW w:w="1229" w:type="dxa"/>
          </w:tcPr>
          <w:p w14:paraId="257455AC" w14:textId="77777777" w:rsidR="001669B8" w:rsidRPr="00C81B1C" w:rsidRDefault="001669B8" w:rsidP="00076F35">
            <w:pPr>
              <w:pStyle w:val="Compact"/>
              <w:jc w:val="center"/>
              <w:rPr>
                <w:sz w:val="20"/>
                <w:szCs w:val="20"/>
              </w:rPr>
            </w:pPr>
            <w:r w:rsidRPr="00C81B1C">
              <w:rPr>
                <w:sz w:val="20"/>
                <w:szCs w:val="20"/>
              </w:rPr>
              <w:t>-6.0</w:t>
            </w:r>
          </w:p>
        </w:tc>
      </w:tr>
      <w:tr w:rsidR="00076F35" w:rsidRPr="00C81B1C" w14:paraId="61540B9B" w14:textId="77777777" w:rsidTr="00076F35">
        <w:tc>
          <w:tcPr>
            <w:tcW w:w="1439" w:type="dxa"/>
          </w:tcPr>
          <w:p w14:paraId="67C2D84D" w14:textId="67406CF2" w:rsidR="004A2A77" w:rsidRPr="00C81B1C" w:rsidRDefault="004A2A77" w:rsidP="004A2A77">
            <w:pPr>
              <w:pStyle w:val="Compact"/>
              <w:rPr>
                <w:sz w:val="20"/>
                <w:szCs w:val="20"/>
              </w:rPr>
            </w:pPr>
          </w:p>
        </w:tc>
        <w:tc>
          <w:tcPr>
            <w:tcW w:w="1065" w:type="dxa"/>
          </w:tcPr>
          <w:p w14:paraId="38F0E1A8" w14:textId="77777777" w:rsidR="004A2A77" w:rsidRPr="00C81B1C" w:rsidRDefault="004A2A77" w:rsidP="004A2A77">
            <w:pPr>
              <w:pStyle w:val="Compact"/>
              <w:rPr>
                <w:sz w:val="20"/>
                <w:szCs w:val="20"/>
              </w:rPr>
            </w:pPr>
            <w:r w:rsidRPr="00C81B1C">
              <w:rPr>
                <w:sz w:val="20"/>
                <w:szCs w:val="20"/>
              </w:rPr>
              <w:t>Mexico</w:t>
            </w:r>
          </w:p>
        </w:tc>
        <w:tc>
          <w:tcPr>
            <w:tcW w:w="1330" w:type="dxa"/>
          </w:tcPr>
          <w:p w14:paraId="0C0DC227" w14:textId="77777777" w:rsidR="004A2A77" w:rsidRPr="00C81B1C" w:rsidRDefault="004A2A77" w:rsidP="00076F35">
            <w:pPr>
              <w:pStyle w:val="Compact"/>
              <w:jc w:val="center"/>
              <w:rPr>
                <w:sz w:val="20"/>
                <w:szCs w:val="20"/>
              </w:rPr>
            </w:pPr>
            <w:r w:rsidRPr="00C81B1C">
              <w:rPr>
                <w:sz w:val="20"/>
                <w:szCs w:val="20"/>
              </w:rPr>
              <w:t>-1.5</w:t>
            </w:r>
          </w:p>
        </w:tc>
        <w:tc>
          <w:tcPr>
            <w:tcW w:w="1182" w:type="dxa"/>
          </w:tcPr>
          <w:p w14:paraId="06DDF6A9" w14:textId="77777777" w:rsidR="004A2A77" w:rsidRPr="00C81B1C" w:rsidRDefault="004A2A77" w:rsidP="00076F35">
            <w:pPr>
              <w:pStyle w:val="Compact"/>
              <w:jc w:val="center"/>
              <w:rPr>
                <w:sz w:val="20"/>
                <w:szCs w:val="20"/>
              </w:rPr>
            </w:pPr>
            <w:r w:rsidRPr="00C81B1C">
              <w:rPr>
                <w:sz w:val="20"/>
                <w:szCs w:val="20"/>
              </w:rPr>
              <w:t>1.3</w:t>
            </w:r>
          </w:p>
        </w:tc>
        <w:tc>
          <w:tcPr>
            <w:tcW w:w="1184" w:type="dxa"/>
          </w:tcPr>
          <w:p w14:paraId="0C4C767B" w14:textId="77777777" w:rsidR="004A2A77" w:rsidRPr="00C81B1C" w:rsidRDefault="004A2A77" w:rsidP="00076F35">
            <w:pPr>
              <w:pStyle w:val="Compact"/>
              <w:jc w:val="center"/>
              <w:rPr>
                <w:sz w:val="20"/>
                <w:szCs w:val="20"/>
              </w:rPr>
            </w:pPr>
            <w:r w:rsidRPr="00C81B1C">
              <w:rPr>
                <w:sz w:val="20"/>
                <w:szCs w:val="20"/>
              </w:rPr>
              <w:t>-1.2</w:t>
            </w:r>
          </w:p>
        </w:tc>
        <w:tc>
          <w:tcPr>
            <w:tcW w:w="1182" w:type="dxa"/>
          </w:tcPr>
          <w:p w14:paraId="6C6A124A" w14:textId="77777777" w:rsidR="004A2A77" w:rsidRPr="00C81B1C" w:rsidRDefault="004A2A77" w:rsidP="00076F35">
            <w:pPr>
              <w:pStyle w:val="Compact"/>
              <w:jc w:val="center"/>
              <w:rPr>
                <w:sz w:val="20"/>
                <w:szCs w:val="20"/>
              </w:rPr>
            </w:pPr>
            <w:r w:rsidRPr="00C81B1C">
              <w:rPr>
                <w:sz w:val="20"/>
                <w:szCs w:val="20"/>
              </w:rPr>
              <w:t>0.9</w:t>
            </w:r>
          </w:p>
        </w:tc>
        <w:tc>
          <w:tcPr>
            <w:tcW w:w="1229" w:type="dxa"/>
          </w:tcPr>
          <w:p w14:paraId="3C4C9745" w14:textId="77777777" w:rsidR="004A2A77" w:rsidRPr="00C81B1C" w:rsidRDefault="004A2A77" w:rsidP="00076F35">
            <w:pPr>
              <w:pStyle w:val="Compact"/>
              <w:jc w:val="center"/>
              <w:rPr>
                <w:sz w:val="20"/>
                <w:szCs w:val="20"/>
              </w:rPr>
            </w:pPr>
            <w:r w:rsidRPr="00C81B1C">
              <w:rPr>
                <w:sz w:val="20"/>
                <w:szCs w:val="20"/>
              </w:rPr>
              <w:t>3.6</w:t>
            </w:r>
          </w:p>
        </w:tc>
      </w:tr>
      <w:tr w:rsidR="00076F35" w:rsidRPr="00C81B1C" w14:paraId="37306449" w14:textId="77777777" w:rsidTr="00076F35">
        <w:tc>
          <w:tcPr>
            <w:tcW w:w="1439" w:type="dxa"/>
            <w:tcBorders>
              <w:bottom w:val="single" w:sz="4" w:space="0" w:color="auto"/>
            </w:tcBorders>
          </w:tcPr>
          <w:p w14:paraId="704E1578" w14:textId="2DA05CAD" w:rsidR="001669B8" w:rsidRPr="00C81B1C" w:rsidRDefault="001669B8" w:rsidP="001163D6">
            <w:pPr>
              <w:pStyle w:val="Compact"/>
              <w:rPr>
                <w:sz w:val="20"/>
                <w:szCs w:val="20"/>
              </w:rPr>
            </w:pPr>
          </w:p>
        </w:tc>
        <w:tc>
          <w:tcPr>
            <w:tcW w:w="1065" w:type="dxa"/>
            <w:tcBorders>
              <w:bottom w:val="single" w:sz="4" w:space="0" w:color="auto"/>
            </w:tcBorders>
          </w:tcPr>
          <w:p w14:paraId="7E9A8677" w14:textId="77777777" w:rsidR="001669B8" w:rsidRPr="00C81B1C" w:rsidRDefault="001669B8" w:rsidP="001163D6">
            <w:pPr>
              <w:pStyle w:val="Compact"/>
              <w:rPr>
                <w:sz w:val="20"/>
                <w:szCs w:val="20"/>
              </w:rPr>
            </w:pPr>
            <w:r w:rsidRPr="00C81B1C">
              <w:rPr>
                <w:sz w:val="20"/>
                <w:szCs w:val="20"/>
              </w:rPr>
              <w:t>Southern</w:t>
            </w:r>
          </w:p>
        </w:tc>
        <w:tc>
          <w:tcPr>
            <w:tcW w:w="1330" w:type="dxa"/>
            <w:tcBorders>
              <w:bottom w:val="single" w:sz="4" w:space="0" w:color="auto"/>
            </w:tcBorders>
          </w:tcPr>
          <w:p w14:paraId="09257666" w14:textId="77777777" w:rsidR="001669B8" w:rsidRPr="00C81B1C" w:rsidRDefault="001669B8" w:rsidP="00076F35">
            <w:pPr>
              <w:pStyle w:val="Compact"/>
              <w:jc w:val="center"/>
              <w:rPr>
                <w:sz w:val="20"/>
                <w:szCs w:val="20"/>
              </w:rPr>
            </w:pPr>
            <w:r w:rsidRPr="00C81B1C">
              <w:rPr>
                <w:sz w:val="20"/>
                <w:szCs w:val="20"/>
              </w:rPr>
              <w:t>-0.2</w:t>
            </w:r>
          </w:p>
        </w:tc>
        <w:tc>
          <w:tcPr>
            <w:tcW w:w="1182" w:type="dxa"/>
            <w:tcBorders>
              <w:bottom w:val="single" w:sz="4" w:space="0" w:color="auto"/>
            </w:tcBorders>
          </w:tcPr>
          <w:p w14:paraId="7D3BE192" w14:textId="77777777" w:rsidR="001669B8" w:rsidRPr="00C81B1C" w:rsidRDefault="001669B8" w:rsidP="00076F35">
            <w:pPr>
              <w:pStyle w:val="Compact"/>
              <w:jc w:val="center"/>
              <w:rPr>
                <w:sz w:val="20"/>
                <w:szCs w:val="20"/>
              </w:rPr>
            </w:pPr>
            <w:r w:rsidRPr="00C81B1C">
              <w:rPr>
                <w:sz w:val="20"/>
                <w:szCs w:val="20"/>
              </w:rPr>
              <w:t>0.1</w:t>
            </w:r>
          </w:p>
        </w:tc>
        <w:tc>
          <w:tcPr>
            <w:tcW w:w="1184" w:type="dxa"/>
            <w:tcBorders>
              <w:bottom w:val="single" w:sz="4" w:space="0" w:color="auto"/>
            </w:tcBorders>
          </w:tcPr>
          <w:p w14:paraId="7D4998EB" w14:textId="77777777" w:rsidR="001669B8" w:rsidRPr="00C81B1C" w:rsidRDefault="001669B8" w:rsidP="00076F35">
            <w:pPr>
              <w:pStyle w:val="Compact"/>
              <w:jc w:val="center"/>
              <w:rPr>
                <w:sz w:val="20"/>
                <w:szCs w:val="20"/>
              </w:rPr>
            </w:pPr>
            <w:r w:rsidRPr="00C81B1C">
              <w:rPr>
                <w:sz w:val="20"/>
                <w:szCs w:val="20"/>
              </w:rPr>
              <w:t>-1.3</w:t>
            </w:r>
          </w:p>
        </w:tc>
        <w:tc>
          <w:tcPr>
            <w:tcW w:w="1182" w:type="dxa"/>
            <w:tcBorders>
              <w:bottom w:val="single" w:sz="4" w:space="0" w:color="auto"/>
            </w:tcBorders>
          </w:tcPr>
          <w:p w14:paraId="0B7C6B62" w14:textId="77777777" w:rsidR="001669B8" w:rsidRPr="00C81B1C" w:rsidRDefault="001669B8" w:rsidP="00076F35">
            <w:pPr>
              <w:pStyle w:val="Compact"/>
              <w:jc w:val="center"/>
              <w:rPr>
                <w:sz w:val="20"/>
                <w:szCs w:val="20"/>
              </w:rPr>
            </w:pPr>
            <w:r w:rsidRPr="00C81B1C">
              <w:rPr>
                <w:sz w:val="20"/>
                <w:szCs w:val="20"/>
              </w:rPr>
              <w:t>4.4</w:t>
            </w:r>
          </w:p>
        </w:tc>
        <w:tc>
          <w:tcPr>
            <w:tcW w:w="1229" w:type="dxa"/>
            <w:tcBorders>
              <w:bottom w:val="single" w:sz="4" w:space="0" w:color="auto"/>
            </w:tcBorders>
          </w:tcPr>
          <w:p w14:paraId="3F303364" w14:textId="77777777" w:rsidR="001669B8" w:rsidRPr="00C81B1C" w:rsidRDefault="001669B8" w:rsidP="00076F35">
            <w:pPr>
              <w:pStyle w:val="Compact"/>
              <w:jc w:val="center"/>
              <w:rPr>
                <w:sz w:val="20"/>
                <w:szCs w:val="20"/>
              </w:rPr>
            </w:pPr>
            <w:r w:rsidRPr="00C81B1C">
              <w:rPr>
                <w:sz w:val="20"/>
                <w:szCs w:val="20"/>
              </w:rPr>
              <w:t>-3.3</w:t>
            </w:r>
          </w:p>
        </w:tc>
      </w:tr>
      <w:tr w:rsidR="00076F35" w:rsidRPr="00C81B1C" w14:paraId="157DEB44" w14:textId="77777777" w:rsidTr="00076F35">
        <w:tc>
          <w:tcPr>
            <w:tcW w:w="1439" w:type="dxa"/>
            <w:tcBorders>
              <w:top w:val="single" w:sz="4" w:space="0" w:color="auto"/>
            </w:tcBorders>
          </w:tcPr>
          <w:p w14:paraId="56842002" w14:textId="567317FB" w:rsidR="001669B8" w:rsidRPr="00C81B1C" w:rsidRDefault="004A2A77" w:rsidP="001163D6">
            <w:pPr>
              <w:pStyle w:val="Compact"/>
              <w:rPr>
                <w:sz w:val="20"/>
                <w:szCs w:val="20"/>
              </w:rPr>
            </w:pPr>
            <w:r w:rsidRPr="00C81B1C">
              <w:rPr>
                <w:sz w:val="20"/>
                <w:szCs w:val="20"/>
              </w:rPr>
              <w:t>N</w:t>
            </w:r>
            <w:r w:rsidR="001669B8" w:rsidRPr="00C81B1C">
              <w:rPr>
                <w:sz w:val="20"/>
                <w:szCs w:val="20"/>
              </w:rPr>
              <w:t>itrogen</w:t>
            </w:r>
          </w:p>
        </w:tc>
        <w:tc>
          <w:tcPr>
            <w:tcW w:w="1065" w:type="dxa"/>
            <w:tcBorders>
              <w:top w:val="single" w:sz="4" w:space="0" w:color="auto"/>
            </w:tcBorders>
          </w:tcPr>
          <w:p w14:paraId="25CCBE40" w14:textId="77777777" w:rsidR="001669B8" w:rsidRPr="00C81B1C" w:rsidRDefault="001669B8" w:rsidP="001163D6">
            <w:pPr>
              <w:pStyle w:val="Compact"/>
              <w:rPr>
                <w:sz w:val="20"/>
                <w:szCs w:val="20"/>
              </w:rPr>
            </w:pPr>
            <w:r w:rsidRPr="00C81B1C">
              <w:rPr>
                <w:sz w:val="20"/>
                <w:szCs w:val="20"/>
              </w:rPr>
              <w:t>Andean</w:t>
            </w:r>
          </w:p>
        </w:tc>
        <w:tc>
          <w:tcPr>
            <w:tcW w:w="1330" w:type="dxa"/>
            <w:tcBorders>
              <w:top w:val="single" w:sz="4" w:space="0" w:color="auto"/>
            </w:tcBorders>
          </w:tcPr>
          <w:p w14:paraId="3AAB68B4" w14:textId="20E48A6B" w:rsidR="001669B8" w:rsidRPr="00C81B1C" w:rsidRDefault="001669B8" w:rsidP="00076F35">
            <w:pPr>
              <w:pStyle w:val="Compact"/>
              <w:jc w:val="center"/>
              <w:rPr>
                <w:sz w:val="20"/>
                <w:szCs w:val="20"/>
              </w:rPr>
            </w:pPr>
          </w:p>
        </w:tc>
        <w:tc>
          <w:tcPr>
            <w:tcW w:w="1182" w:type="dxa"/>
            <w:tcBorders>
              <w:top w:val="single" w:sz="4" w:space="0" w:color="auto"/>
            </w:tcBorders>
          </w:tcPr>
          <w:p w14:paraId="5CDC97DB" w14:textId="794D2DD7" w:rsidR="001669B8" w:rsidRPr="00C81B1C" w:rsidRDefault="001669B8" w:rsidP="00076F35">
            <w:pPr>
              <w:pStyle w:val="Compact"/>
              <w:jc w:val="center"/>
              <w:rPr>
                <w:sz w:val="20"/>
                <w:szCs w:val="20"/>
              </w:rPr>
            </w:pPr>
          </w:p>
        </w:tc>
        <w:tc>
          <w:tcPr>
            <w:tcW w:w="1184" w:type="dxa"/>
            <w:tcBorders>
              <w:top w:val="single" w:sz="4" w:space="0" w:color="auto"/>
            </w:tcBorders>
          </w:tcPr>
          <w:p w14:paraId="15BA9DEE" w14:textId="77777777" w:rsidR="001669B8" w:rsidRPr="00C81B1C" w:rsidRDefault="001669B8" w:rsidP="00076F35">
            <w:pPr>
              <w:pStyle w:val="Compact"/>
              <w:jc w:val="center"/>
              <w:rPr>
                <w:sz w:val="20"/>
                <w:szCs w:val="20"/>
              </w:rPr>
            </w:pPr>
            <w:r w:rsidRPr="00C81B1C">
              <w:rPr>
                <w:sz w:val="20"/>
                <w:szCs w:val="20"/>
              </w:rPr>
              <w:t>6.1</w:t>
            </w:r>
          </w:p>
        </w:tc>
        <w:tc>
          <w:tcPr>
            <w:tcW w:w="1182" w:type="dxa"/>
            <w:tcBorders>
              <w:top w:val="single" w:sz="4" w:space="0" w:color="auto"/>
            </w:tcBorders>
          </w:tcPr>
          <w:p w14:paraId="3349601F" w14:textId="77777777" w:rsidR="001669B8" w:rsidRPr="00C81B1C" w:rsidRDefault="001669B8" w:rsidP="00076F35">
            <w:pPr>
              <w:pStyle w:val="Compact"/>
              <w:jc w:val="center"/>
              <w:rPr>
                <w:sz w:val="20"/>
                <w:szCs w:val="20"/>
              </w:rPr>
            </w:pPr>
            <w:r w:rsidRPr="00C81B1C">
              <w:rPr>
                <w:sz w:val="20"/>
                <w:szCs w:val="20"/>
              </w:rPr>
              <w:t>4.1</w:t>
            </w:r>
          </w:p>
        </w:tc>
        <w:tc>
          <w:tcPr>
            <w:tcW w:w="1229" w:type="dxa"/>
            <w:tcBorders>
              <w:top w:val="single" w:sz="4" w:space="0" w:color="auto"/>
            </w:tcBorders>
          </w:tcPr>
          <w:p w14:paraId="20F942A1" w14:textId="77777777" w:rsidR="001669B8" w:rsidRPr="00C81B1C" w:rsidRDefault="001669B8" w:rsidP="00076F35">
            <w:pPr>
              <w:pStyle w:val="Compact"/>
              <w:jc w:val="center"/>
              <w:rPr>
                <w:sz w:val="20"/>
                <w:szCs w:val="20"/>
              </w:rPr>
            </w:pPr>
            <w:r w:rsidRPr="00C81B1C">
              <w:rPr>
                <w:sz w:val="20"/>
                <w:szCs w:val="20"/>
              </w:rPr>
              <w:t>2.2</w:t>
            </w:r>
          </w:p>
        </w:tc>
      </w:tr>
      <w:tr w:rsidR="00076F35" w:rsidRPr="00C81B1C" w14:paraId="463ABDD6" w14:textId="77777777" w:rsidTr="00076F35">
        <w:tc>
          <w:tcPr>
            <w:tcW w:w="1439" w:type="dxa"/>
          </w:tcPr>
          <w:p w14:paraId="1AB73BD7" w14:textId="28A7BC5C" w:rsidR="001669B8" w:rsidRPr="00C81B1C" w:rsidRDefault="001669B8" w:rsidP="001163D6">
            <w:pPr>
              <w:pStyle w:val="Compact"/>
              <w:rPr>
                <w:sz w:val="20"/>
                <w:szCs w:val="20"/>
              </w:rPr>
            </w:pPr>
          </w:p>
        </w:tc>
        <w:tc>
          <w:tcPr>
            <w:tcW w:w="1065" w:type="dxa"/>
          </w:tcPr>
          <w:p w14:paraId="027F5A10" w14:textId="77777777" w:rsidR="001669B8" w:rsidRPr="00C81B1C" w:rsidRDefault="001669B8" w:rsidP="001163D6">
            <w:pPr>
              <w:pStyle w:val="Compact"/>
              <w:rPr>
                <w:sz w:val="20"/>
                <w:szCs w:val="20"/>
              </w:rPr>
            </w:pPr>
            <w:r w:rsidRPr="00C81B1C">
              <w:rPr>
                <w:sz w:val="20"/>
                <w:szCs w:val="20"/>
              </w:rPr>
              <w:t>Brazil</w:t>
            </w:r>
          </w:p>
        </w:tc>
        <w:tc>
          <w:tcPr>
            <w:tcW w:w="1330" w:type="dxa"/>
          </w:tcPr>
          <w:p w14:paraId="6AAEB8B4" w14:textId="3C37C8D5" w:rsidR="001669B8" w:rsidRPr="00C81B1C" w:rsidRDefault="001669B8" w:rsidP="00076F35">
            <w:pPr>
              <w:pStyle w:val="Compact"/>
              <w:jc w:val="center"/>
              <w:rPr>
                <w:sz w:val="20"/>
                <w:szCs w:val="20"/>
              </w:rPr>
            </w:pPr>
          </w:p>
        </w:tc>
        <w:tc>
          <w:tcPr>
            <w:tcW w:w="1182" w:type="dxa"/>
          </w:tcPr>
          <w:p w14:paraId="4BF0C7A1" w14:textId="7A9EE157" w:rsidR="001669B8" w:rsidRPr="00C81B1C" w:rsidRDefault="001669B8" w:rsidP="00076F35">
            <w:pPr>
              <w:pStyle w:val="Compact"/>
              <w:jc w:val="center"/>
              <w:rPr>
                <w:sz w:val="20"/>
                <w:szCs w:val="20"/>
              </w:rPr>
            </w:pPr>
          </w:p>
        </w:tc>
        <w:tc>
          <w:tcPr>
            <w:tcW w:w="1184" w:type="dxa"/>
          </w:tcPr>
          <w:p w14:paraId="6F274E17" w14:textId="77777777" w:rsidR="001669B8" w:rsidRPr="00C81B1C" w:rsidRDefault="001669B8" w:rsidP="00076F35">
            <w:pPr>
              <w:pStyle w:val="Compact"/>
              <w:jc w:val="center"/>
              <w:rPr>
                <w:sz w:val="20"/>
                <w:szCs w:val="20"/>
              </w:rPr>
            </w:pPr>
            <w:r w:rsidRPr="00C81B1C">
              <w:rPr>
                <w:sz w:val="20"/>
                <w:szCs w:val="20"/>
              </w:rPr>
              <w:t>8.0</w:t>
            </w:r>
          </w:p>
        </w:tc>
        <w:tc>
          <w:tcPr>
            <w:tcW w:w="1182" w:type="dxa"/>
          </w:tcPr>
          <w:p w14:paraId="51EBCA0E" w14:textId="77777777" w:rsidR="001669B8" w:rsidRPr="00C81B1C" w:rsidRDefault="001669B8" w:rsidP="00076F35">
            <w:pPr>
              <w:pStyle w:val="Compact"/>
              <w:jc w:val="center"/>
              <w:rPr>
                <w:sz w:val="20"/>
                <w:szCs w:val="20"/>
              </w:rPr>
            </w:pPr>
            <w:r w:rsidRPr="00C81B1C">
              <w:rPr>
                <w:sz w:val="20"/>
                <w:szCs w:val="20"/>
              </w:rPr>
              <w:t>5.0</w:t>
            </w:r>
          </w:p>
        </w:tc>
        <w:tc>
          <w:tcPr>
            <w:tcW w:w="1229" w:type="dxa"/>
          </w:tcPr>
          <w:p w14:paraId="5DB3651C" w14:textId="77777777" w:rsidR="001669B8" w:rsidRPr="00C81B1C" w:rsidRDefault="001669B8" w:rsidP="00076F35">
            <w:pPr>
              <w:pStyle w:val="Compact"/>
              <w:jc w:val="center"/>
              <w:rPr>
                <w:sz w:val="20"/>
                <w:szCs w:val="20"/>
              </w:rPr>
            </w:pPr>
            <w:r w:rsidRPr="00C81B1C">
              <w:rPr>
                <w:sz w:val="20"/>
                <w:szCs w:val="20"/>
              </w:rPr>
              <w:t>6.6</w:t>
            </w:r>
          </w:p>
        </w:tc>
      </w:tr>
      <w:tr w:rsidR="00076F35" w:rsidRPr="00C81B1C" w14:paraId="477F0B16" w14:textId="77777777" w:rsidTr="00076F35">
        <w:tc>
          <w:tcPr>
            <w:tcW w:w="1439" w:type="dxa"/>
          </w:tcPr>
          <w:p w14:paraId="56918C57" w14:textId="45F1D7E2" w:rsidR="001669B8" w:rsidRPr="00C81B1C" w:rsidRDefault="001669B8" w:rsidP="001163D6">
            <w:pPr>
              <w:pStyle w:val="Compact"/>
              <w:rPr>
                <w:sz w:val="20"/>
                <w:szCs w:val="20"/>
              </w:rPr>
            </w:pPr>
          </w:p>
        </w:tc>
        <w:tc>
          <w:tcPr>
            <w:tcW w:w="1065" w:type="dxa"/>
          </w:tcPr>
          <w:p w14:paraId="28C1B807" w14:textId="77777777" w:rsidR="001669B8" w:rsidRPr="00C81B1C" w:rsidRDefault="001669B8" w:rsidP="001163D6">
            <w:pPr>
              <w:pStyle w:val="Compact"/>
              <w:rPr>
                <w:sz w:val="20"/>
                <w:szCs w:val="20"/>
              </w:rPr>
            </w:pPr>
            <w:r w:rsidRPr="00C81B1C">
              <w:rPr>
                <w:sz w:val="20"/>
                <w:szCs w:val="20"/>
              </w:rPr>
              <w:t>Central</w:t>
            </w:r>
          </w:p>
        </w:tc>
        <w:tc>
          <w:tcPr>
            <w:tcW w:w="1330" w:type="dxa"/>
          </w:tcPr>
          <w:p w14:paraId="2ABDB6E4" w14:textId="4C4A6331" w:rsidR="001669B8" w:rsidRPr="00C81B1C" w:rsidRDefault="001669B8" w:rsidP="00076F35">
            <w:pPr>
              <w:pStyle w:val="Compact"/>
              <w:jc w:val="center"/>
              <w:rPr>
                <w:sz w:val="20"/>
                <w:szCs w:val="20"/>
              </w:rPr>
            </w:pPr>
          </w:p>
        </w:tc>
        <w:tc>
          <w:tcPr>
            <w:tcW w:w="1182" w:type="dxa"/>
          </w:tcPr>
          <w:p w14:paraId="4B1E1435" w14:textId="43206187" w:rsidR="001669B8" w:rsidRPr="00C81B1C" w:rsidRDefault="001669B8" w:rsidP="00076F35">
            <w:pPr>
              <w:pStyle w:val="Compact"/>
              <w:jc w:val="center"/>
              <w:rPr>
                <w:sz w:val="20"/>
                <w:szCs w:val="20"/>
              </w:rPr>
            </w:pPr>
          </w:p>
        </w:tc>
        <w:tc>
          <w:tcPr>
            <w:tcW w:w="1184" w:type="dxa"/>
          </w:tcPr>
          <w:p w14:paraId="5BFA04C0" w14:textId="77777777" w:rsidR="001669B8" w:rsidRPr="00C81B1C" w:rsidRDefault="001669B8" w:rsidP="00076F35">
            <w:pPr>
              <w:pStyle w:val="Compact"/>
              <w:jc w:val="center"/>
              <w:rPr>
                <w:sz w:val="20"/>
                <w:szCs w:val="20"/>
              </w:rPr>
            </w:pPr>
            <w:r w:rsidRPr="00C81B1C">
              <w:rPr>
                <w:sz w:val="20"/>
                <w:szCs w:val="20"/>
              </w:rPr>
              <w:t>6.7</w:t>
            </w:r>
          </w:p>
        </w:tc>
        <w:tc>
          <w:tcPr>
            <w:tcW w:w="1182" w:type="dxa"/>
          </w:tcPr>
          <w:p w14:paraId="21952F3D" w14:textId="77777777" w:rsidR="001669B8" w:rsidRPr="00C81B1C" w:rsidRDefault="001669B8" w:rsidP="00076F35">
            <w:pPr>
              <w:pStyle w:val="Compact"/>
              <w:jc w:val="center"/>
              <w:rPr>
                <w:sz w:val="20"/>
                <w:szCs w:val="20"/>
              </w:rPr>
            </w:pPr>
            <w:r w:rsidRPr="00C81B1C">
              <w:rPr>
                <w:sz w:val="20"/>
                <w:szCs w:val="20"/>
              </w:rPr>
              <w:t>0.3</w:t>
            </w:r>
          </w:p>
        </w:tc>
        <w:tc>
          <w:tcPr>
            <w:tcW w:w="1229" w:type="dxa"/>
          </w:tcPr>
          <w:p w14:paraId="734209CE" w14:textId="77777777" w:rsidR="001669B8" w:rsidRPr="00C81B1C" w:rsidRDefault="001669B8" w:rsidP="00076F35">
            <w:pPr>
              <w:pStyle w:val="Compact"/>
              <w:jc w:val="center"/>
              <w:rPr>
                <w:sz w:val="20"/>
                <w:szCs w:val="20"/>
              </w:rPr>
            </w:pPr>
            <w:r w:rsidRPr="00C81B1C">
              <w:rPr>
                <w:sz w:val="20"/>
                <w:szCs w:val="20"/>
              </w:rPr>
              <w:t>0.9</w:t>
            </w:r>
          </w:p>
        </w:tc>
      </w:tr>
      <w:tr w:rsidR="00076F35" w:rsidRPr="00C81B1C" w14:paraId="6598AB10" w14:textId="77777777" w:rsidTr="00076F35">
        <w:tc>
          <w:tcPr>
            <w:tcW w:w="1439" w:type="dxa"/>
          </w:tcPr>
          <w:p w14:paraId="6FD93084" w14:textId="69F3D75C" w:rsidR="001669B8" w:rsidRPr="00C81B1C" w:rsidRDefault="001669B8" w:rsidP="001163D6">
            <w:pPr>
              <w:pStyle w:val="Compact"/>
              <w:rPr>
                <w:sz w:val="20"/>
                <w:szCs w:val="20"/>
              </w:rPr>
            </w:pPr>
          </w:p>
        </w:tc>
        <w:tc>
          <w:tcPr>
            <w:tcW w:w="1065" w:type="dxa"/>
          </w:tcPr>
          <w:p w14:paraId="7A273CDF" w14:textId="77777777" w:rsidR="001669B8" w:rsidRPr="00C81B1C" w:rsidRDefault="001669B8" w:rsidP="001163D6">
            <w:pPr>
              <w:pStyle w:val="Compact"/>
              <w:rPr>
                <w:sz w:val="20"/>
                <w:szCs w:val="20"/>
              </w:rPr>
            </w:pPr>
            <w:r w:rsidRPr="00C81B1C">
              <w:rPr>
                <w:sz w:val="20"/>
                <w:szCs w:val="20"/>
              </w:rPr>
              <w:t>Mexico</w:t>
            </w:r>
          </w:p>
        </w:tc>
        <w:tc>
          <w:tcPr>
            <w:tcW w:w="1330" w:type="dxa"/>
          </w:tcPr>
          <w:p w14:paraId="4E574034" w14:textId="1DCA3E11" w:rsidR="001669B8" w:rsidRPr="00C81B1C" w:rsidRDefault="001669B8" w:rsidP="00076F35">
            <w:pPr>
              <w:pStyle w:val="Compact"/>
              <w:jc w:val="center"/>
              <w:rPr>
                <w:sz w:val="20"/>
                <w:szCs w:val="20"/>
              </w:rPr>
            </w:pPr>
          </w:p>
        </w:tc>
        <w:tc>
          <w:tcPr>
            <w:tcW w:w="1182" w:type="dxa"/>
          </w:tcPr>
          <w:p w14:paraId="0446FB36" w14:textId="5CCC1EE6" w:rsidR="001669B8" w:rsidRPr="00C81B1C" w:rsidRDefault="001669B8" w:rsidP="00076F35">
            <w:pPr>
              <w:pStyle w:val="Compact"/>
              <w:jc w:val="center"/>
              <w:rPr>
                <w:sz w:val="20"/>
                <w:szCs w:val="20"/>
              </w:rPr>
            </w:pPr>
          </w:p>
        </w:tc>
        <w:tc>
          <w:tcPr>
            <w:tcW w:w="1184" w:type="dxa"/>
          </w:tcPr>
          <w:p w14:paraId="322004CF" w14:textId="77777777" w:rsidR="001669B8" w:rsidRPr="00C81B1C" w:rsidRDefault="001669B8" w:rsidP="00076F35">
            <w:pPr>
              <w:pStyle w:val="Compact"/>
              <w:jc w:val="center"/>
              <w:rPr>
                <w:sz w:val="20"/>
                <w:szCs w:val="20"/>
              </w:rPr>
            </w:pPr>
            <w:r w:rsidRPr="00C81B1C">
              <w:rPr>
                <w:sz w:val="20"/>
                <w:szCs w:val="20"/>
              </w:rPr>
              <w:t>8.4</w:t>
            </w:r>
          </w:p>
        </w:tc>
        <w:tc>
          <w:tcPr>
            <w:tcW w:w="1182" w:type="dxa"/>
          </w:tcPr>
          <w:p w14:paraId="116549E6" w14:textId="77777777" w:rsidR="001669B8" w:rsidRPr="00C81B1C" w:rsidRDefault="001669B8" w:rsidP="00076F35">
            <w:pPr>
              <w:pStyle w:val="Compact"/>
              <w:jc w:val="center"/>
              <w:rPr>
                <w:sz w:val="20"/>
                <w:szCs w:val="20"/>
              </w:rPr>
            </w:pPr>
            <w:r w:rsidRPr="00C81B1C">
              <w:rPr>
                <w:sz w:val="20"/>
                <w:szCs w:val="20"/>
              </w:rPr>
              <w:t>0.4</w:t>
            </w:r>
          </w:p>
        </w:tc>
        <w:tc>
          <w:tcPr>
            <w:tcW w:w="1229" w:type="dxa"/>
          </w:tcPr>
          <w:p w14:paraId="75D0C814" w14:textId="77777777" w:rsidR="001669B8" w:rsidRPr="00C81B1C" w:rsidRDefault="001669B8" w:rsidP="00076F35">
            <w:pPr>
              <w:pStyle w:val="Compact"/>
              <w:jc w:val="center"/>
              <w:rPr>
                <w:sz w:val="20"/>
                <w:szCs w:val="20"/>
              </w:rPr>
            </w:pPr>
            <w:r w:rsidRPr="00C81B1C">
              <w:rPr>
                <w:sz w:val="20"/>
                <w:szCs w:val="20"/>
              </w:rPr>
              <w:t>-0.1</w:t>
            </w:r>
          </w:p>
        </w:tc>
      </w:tr>
      <w:tr w:rsidR="00076F35" w:rsidRPr="00C81B1C" w14:paraId="3D91D9DB" w14:textId="77777777" w:rsidTr="00076F35">
        <w:tc>
          <w:tcPr>
            <w:tcW w:w="1439" w:type="dxa"/>
            <w:tcBorders>
              <w:bottom w:val="single" w:sz="4" w:space="0" w:color="auto"/>
            </w:tcBorders>
          </w:tcPr>
          <w:p w14:paraId="2CE77222" w14:textId="4A99D198" w:rsidR="001669B8" w:rsidRPr="00C81B1C" w:rsidRDefault="001669B8" w:rsidP="001163D6">
            <w:pPr>
              <w:pStyle w:val="Compact"/>
              <w:rPr>
                <w:sz w:val="20"/>
                <w:szCs w:val="20"/>
              </w:rPr>
            </w:pPr>
          </w:p>
        </w:tc>
        <w:tc>
          <w:tcPr>
            <w:tcW w:w="1065" w:type="dxa"/>
            <w:tcBorders>
              <w:bottom w:val="single" w:sz="4" w:space="0" w:color="auto"/>
            </w:tcBorders>
          </w:tcPr>
          <w:p w14:paraId="46125CB7" w14:textId="77777777" w:rsidR="001669B8" w:rsidRPr="00C81B1C" w:rsidRDefault="001669B8" w:rsidP="001163D6">
            <w:pPr>
              <w:pStyle w:val="Compact"/>
              <w:rPr>
                <w:sz w:val="20"/>
                <w:szCs w:val="20"/>
              </w:rPr>
            </w:pPr>
            <w:r w:rsidRPr="00C81B1C">
              <w:rPr>
                <w:sz w:val="20"/>
                <w:szCs w:val="20"/>
              </w:rPr>
              <w:t>Southern</w:t>
            </w:r>
          </w:p>
        </w:tc>
        <w:tc>
          <w:tcPr>
            <w:tcW w:w="1330" w:type="dxa"/>
            <w:tcBorders>
              <w:bottom w:val="single" w:sz="4" w:space="0" w:color="auto"/>
            </w:tcBorders>
          </w:tcPr>
          <w:p w14:paraId="497BB491" w14:textId="28556C72" w:rsidR="001669B8" w:rsidRPr="00C81B1C" w:rsidRDefault="001669B8" w:rsidP="00076F35">
            <w:pPr>
              <w:pStyle w:val="Compact"/>
              <w:jc w:val="center"/>
              <w:rPr>
                <w:sz w:val="20"/>
                <w:szCs w:val="20"/>
              </w:rPr>
            </w:pPr>
          </w:p>
        </w:tc>
        <w:tc>
          <w:tcPr>
            <w:tcW w:w="1182" w:type="dxa"/>
            <w:tcBorders>
              <w:bottom w:val="single" w:sz="4" w:space="0" w:color="auto"/>
            </w:tcBorders>
          </w:tcPr>
          <w:p w14:paraId="29CB0195" w14:textId="72BBC3DA" w:rsidR="001669B8" w:rsidRPr="00C81B1C" w:rsidRDefault="001669B8" w:rsidP="00076F35">
            <w:pPr>
              <w:pStyle w:val="Compact"/>
              <w:jc w:val="center"/>
              <w:rPr>
                <w:sz w:val="20"/>
                <w:szCs w:val="20"/>
              </w:rPr>
            </w:pPr>
          </w:p>
        </w:tc>
        <w:tc>
          <w:tcPr>
            <w:tcW w:w="1184" w:type="dxa"/>
            <w:tcBorders>
              <w:bottom w:val="single" w:sz="4" w:space="0" w:color="auto"/>
            </w:tcBorders>
          </w:tcPr>
          <w:p w14:paraId="6C0881F9" w14:textId="77777777" w:rsidR="001669B8" w:rsidRPr="00C81B1C" w:rsidRDefault="001669B8" w:rsidP="00076F35">
            <w:pPr>
              <w:pStyle w:val="Compact"/>
              <w:jc w:val="center"/>
              <w:rPr>
                <w:sz w:val="20"/>
                <w:szCs w:val="20"/>
              </w:rPr>
            </w:pPr>
            <w:r w:rsidRPr="00C81B1C">
              <w:rPr>
                <w:sz w:val="20"/>
                <w:szCs w:val="20"/>
              </w:rPr>
              <w:t>8.2</w:t>
            </w:r>
          </w:p>
        </w:tc>
        <w:tc>
          <w:tcPr>
            <w:tcW w:w="1182" w:type="dxa"/>
            <w:tcBorders>
              <w:bottom w:val="single" w:sz="4" w:space="0" w:color="auto"/>
            </w:tcBorders>
          </w:tcPr>
          <w:p w14:paraId="1D6F2D4A" w14:textId="77777777" w:rsidR="001669B8" w:rsidRPr="00C81B1C" w:rsidRDefault="001669B8" w:rsidP="00076F35">
            <w:pPr>
              <w:pStyle w:val="Compact"/>
              <w:jc w:val="center"/>
              <w:rPr>
                <w:sz w:val="20"/>
                <w:szCs w:val="20"/>
              </w:rPr>
            </w:pPr>
            <w:r w:rsidRPr="00C81B1C">
              <w:rPr>
                <w:sz w:val="20"/>
                <w:szCs w:val="20"/>
              </w:rPr>
              <w:t>9.1</w:t>
            </w:r>
          </w:p>
        </w:tc>
        <w:tc>
          <w:tcPr>
            <w:tcW w:w="1229" w:type="dxa"/>
            <w:tcBorders>
              <w:bottom w:val="single" w:sz="4" w:space="0" w:color="auto"/>
            </w:tcBorders>
          </w:tcPr>
          <w:p w14:paraId="4D291EDD" w14:textId="77777777" w:rsidR="001669B8" w:rsidRPr="00C81B1C" w:rsidRDefault="001669B8" w:rsidP="00076F35">
            <w:pPr>
              <w:pStyle w:val="Compact"/>
              <w:jc w:val="center"/>
              <w:rPr>
                <w:sz w:val="20"/>
                <w:szCs w:val="20"/>
              </w:rPr>
            </w:pPr>
            <w:r w:rsidRPr="00C81B1C">
              <w:rPr>
                <w:sz w:val="20"/>
                <w:szCs w:val="20"/>
              </w:rPr>
              <w:t>6.0</w:t>
            </w:r>
          </w:p>
        </w:tc>
      </w:tr>
      <w:tr w:rsidR="00076F35" w:rsidRPr="00C81B1C" w14:paraId="54EC95D5" w14:textId="77777777" w:rsidTr="00076F35">
        <w:tc>
          <w:tcPr>
            <w:tcW w:w="1439" w:type="dxa"/>
            <w:tcBorders>
              <w:top w:val="single" w:sz="4" w:space="0" w:color="auto"/>
            </w:tcBorders>
          </w:tcPr>
          <w:p w14:paraId="1F5F6AAC" w14:textId="51CD161F" w:rsidR="001669B8" w:rsidRPr="00C81B1C" w:rsidRDefault="004A2A77" w:rsidP="001163D6">
            <w:pPr>
              <w:pStyle w:val="Compact"/>
              <w:rPr>
                <w:sz w:val="20"/>
                <w:szCs w:val="20"/>
              </w:rPr>
            </w:pPr>
            <w:r w:rsidRPr="00C81B1C">
              <w:rPr>
                <w:sz w:val="20"/>
                <w:szCs w:val="20"/>
              </w:rPr>
              <w:t>P</w:t>
            </w:r>
            <w:r w:rsidR="001669B8" w:rsidRPr="00C81B1C">
              <w:rPr>
                <w:sz w:val="20"/>
                <w:szCs w:val="20"/>
              </w:rPr>
              <w:t>hosphorus</w:t>
            </w:r>
          </w:p>
        </w:tc>
        <w:tc>
          <w:tcPr>
            <w:tcW w:w="1065" w:type="dxa"/>
            <w:tcBorders>
              <w:top w:val="single" w:sz="4" w:space="0" w:color="auto"/>
            </w:tcBorders>
          </w:tcPr>
          <w:p w14:paraId="2A8C003C" w14:textId="77777777" w:rsidR="001669B8" w:rsidRPr="00C81B1C" w:rsidRDefault="001669B8" w:rsidP="001163D6">
            <w:pPr>
              <w:pStyle w:val="Compact"/>
              <w:rPr>
                <w:sz w:val="20"/>
                <w:szCs w:val="20"/>
              </w:rPr>
            </w:pPr>
            <w:r w:rsidRPr="00C81B1C">
              <w:rPr>
                <w:sz w:val="20"/>
                <w:szCs w:val="20"/>
              </w:rPr>
              <w:t>Andean</w:t>
            </w:r>
          </w:p>
        </w:tc>
        <w:tc>
          <w:tcPr>
            <w:tcW w:w="1330" w:type="dxa"/>
            <w:tcBorders>
              <w:top w:val="single" w:sz="4" w:space="0" w:color="auto"/>
            </w:tcBorders>
          </w:tcPr>
          <w:p w14:paraId="57F1B6AB" w14:textId="33C5CABD" w:rsidR="001669B8" w:rsidRPr="00C81B1C" w:rsidRDefault="001669B8" w:rsidP="00076F35">
            <w:pPr>
              <w:pStyle w:val="Compact"/>
              <w:jc w:val="center"/>
              <w:rPr>
                <w:sz w:val="20"/>
                <w:szCs w:val="20"/>
              </w:rPr>
            </w:pPr>
          </w:p>
        </w:tc>
        <w:tc>
          <w:tcPr>
            <w:tcW w:w="1182" w:type="dxa"/>
            <w:tcBorders>
              <w:top w:val="single" w:sz="4" w:space="0" w:color="auto"/>
            </w:tcBorders>
          </w:tcPr>
          <w:p w14:paraId="6EF992CA" w14:textId="702E1AC4" w:rsidR="001669B8" w:rsidRPr="00C81B1C" w:rsidRDefault="001669B8" w:rsidP="00076F35">
            <w:pPr>
              <w:pStyle w:val="Compact"/>
              <w:jc w:val="center"/>
              <w:rPr>
                <w:sz w:val="20"/>
                <w:szCs w:val="20"/>
              </w:rPr>
            </w:pPr>
          </w:p>
        </w:tc>
        <w:tc>
          <w:tcPr>
            <w:tcW w:w="1184" w:type="dxa"/>
            <w:tcBorders>
              <w:top w:val="single" w:sz="4" w:space="0" w:color="auto"/>
            </w:tcBorders>
          </w:tcPr>
          <w:p w14:paraId="778132F6" w14:textId="77777777" w:rsidR="001669B8" w:rsidRPr="00C81B1C" w:rsidRDefault="001669B8" w:rsidP="00076F35">
            <w:pPr>
              <w:pStyle w:val="Compact"/>
              <w:jc w:val="center"/>
              <w:rPr>
                <w:sz w:val="20"/>
                <w:szCs w:val="20"/>
              </w:rPr>
            </w:pPr>
            <w:r w:rsidRPr="00C81B1C">
              <w:rPr>
                <w:sz w:val="20"/>
                <w:szCs w:val="20"/>
              </w:rPr>
              <w:t>5.2</w:t>
            </w:r>
          </w:p>
        </w:tc>
        <w:tc>
          <w:tcPr>
            <w:tcW w:w="1182" w:type="dxa"/>
            <w:tcBorders>
              <w:top w:val="single" w:sz="4" w:space="0" w:color="auto"/>
            </w:tcBorders>
          </w:tcPr>
          <w:p w14:paraId="328CF0A5" w14:textId="77777777" w:rsidR="001669B8" w:rsidRPr="00C81B1C" w:rsidRDefault="001669B8" w:rsidP="00076F35">
            <w:pPr>
              <w:pStyle w:val="Compact"/>
              <w:jc w:val="center"/>
              <w:rPr>
                <w:sz w:val="20"/>
                <w:szCs w:val="20"/>
              </w:rPr>
            </w:pPr>
            <w:r w:rsidRPr="00C81B1C">
              <w:rPr>
                <w:sz w:val="20"/>
                <w:szCs w:val="20"/>
              </w:rPr>
              <w:t>2.2</w:t>
            </w:r>
          </w:p>
        </w:tc>
        <w:tc>
          <w:tcPr>
            <w:tcW w:w="1229" w:type="dxa"/>
            <w:tcBorders>
              <w:top w:val="single" w:sz="4" w:space="0" w:color="auto"/>
            </w:tcBorders>
          </w:tcPr>
          <w:p w14:paraId="63F8A55C" w14:textId="77777777" w:rsidR="001669B8" w:rsidRPr="00C81B1C" w:rsidRDefault="001669B8" w:rsidP="00076F35">
            <w:pPr>
              <w:pStyle w:val="Compact"/>
              <w:jc w:val="center"/>
              <w:rPr>
                <w:sz w:val="20"/>
                <w:szCs w:val="20"/>
              </w:rPr>
            </w:pPr>
            <w:r w:rsidRPr="00C81B1C">
              <w:rPr>
                <w:sz w:val="20"/>
                <w:szCs w:val="20"/>
              </w:rPr>
              <w:t>1.6</w:t>
            </w:r>
          </w:p>
        </w:tc>
      </w:tr>
      <w:tr w:rsidR="00076F35" w:rsidRPr="00C81B1C" w14:paraId="1BDC240F" w14:textId="77777777" w:rsidTr="00076F35">
        <w:tc>
          <w:tcPr>
            <w:tcW w:w="1439" w:type="dxa"/>
          </w:tcPr>
          <w:p w14:paraId="133CFD4D" w14:textId="115F3C11" w:rsidR="001669B8" w:rsidRPr="00C81B1C" w:rsidRDefault="001669B8" w:rsidP="001163D6">
            <w:pPr>
              <w:pStyle w:val="Compact"/>
              <w:rPr>
                <w:sz w:val="20"/>
                <w:szCs w:val="20"/>
              </w:rPr>
            </w:pPr>
          </w:p>
        </w:tc>
        <w:tc>
          <w:tcPr>
            <w:tcW w:w="1065" w:type="dxa"/>
          </w:tcPr>
          <w:p w14:paraId="25CE1C2F" w14:textId="77777777" w:rsidR="001669B8" w:rsidRPr="00C81B1C" w:rsidRDefault="001669B8" w:rsidP="001163D6">
            <w:pPr>
              <w:pStyle w:val="Compact"/>
              <w:rPr>
                <w:sz w:val="20"/>
                <w:szCs w:val="20"/>
              </w:rPr>
            </w:pPr>
            <w:r w:rsidRPr="00C81B1C">
              <w:rPr>
                <w:sz w:val="20"/>
                <w:szCs w:val="20"/>
              </w:rPr>
              <w:t>Brazil</w:t>
            </w:r>
          </w:p>
        </w:tc>
        <w:tc>
          <w:tcPr>
            <w:tcW w:w="1330" w:type="dxa"/>
          </w:tcPr>
          <w:p w14:paraId="6F1C0D2A" w14:textId="75E2AF00" w:rsidR="001669B8" w:rsidRPr="00C81B1C" w:rsidRDefault="001669B8" w:rsidP="00076F35">
            <w:pPr>
              <w:pStyle w:val="Compact"/>
              <w:jc w:val="center"/>
              <w:rPr>
                <w:sz w:val="20"/>
                <w:szCs w:val="20"/>
              </w:rPr>
            </w:pPr>
          </w:p>
        </w:tc>
        <w:tc>
          <w:tcPr>
            <w:tcW w:w="1182" w:type="dxa"/>
          </w:tcPr>
          <w:p w14:paraId="2231F926" w14:textId="45FF801D" w:rsidR="001669B8" w:rsidRPr="00C81B1C" w:rsidRDefault="001669B8" w:rsidP="00076F35">
            <w:pPr>
              <w:pStyle w:val="Compact"/>
              <w:jc w:val="center"/>
              <w:rPr>
                <w:sz w:val="20"/>
                <w:szCs w:val="20"/>
              </w:rPr>
            </w:pPr>
          </w:p>
        </w:tc>
        <w:tc>
          <w:tcPr>
            <w:tcW w:w="1184" w:type="dxa"/>
          </w:tcPr>
          <w:p w14:paraId="722FE811" w14:textId="77777777" w:rsidR="001669B8" w:rsidRPr="00C81B1C" w:rsidRDefault="001669B8" w:rsidP="00076F35">
            <w:pPr>
              <w:pStyle w:val="Compact"/>
              <w:jc w:val="center"/>
              <w:rPr>
                <w:sz w:val="20"/>
                <w:szCs w:val="20"/>
              </w:rPr>
            </w:pPr>
            <w:r w:rsidRPr="00C81B1C">
              <w:rPr>
                <w:sz w:val="20"/>
                <w:szCs w:val="20"/>
              </w:rPr>
              <w:t>9.6</w:t>
            </w:r>
          </w:p>
        </w:tc>
        <w:tc>
          <w:tcPr>
            <w:tcW w:w="1182" w:type="dxa"/>
          </w:tcPr>
          <w:p w14:paraId="32E6B609" w14:textId="77777777" w:rsidR="001669B8" w:rsidRPr="00C81B1C" w:rsidRDefault="001669B8" w:rsidP="00076F35">
            <w:pPr>
              <w:pStyle w:val="Compact"/>
              <w:jc w:val="center"/>
              <w:rPr>
                <w:sz w:val="20"/>
                <w:szCs w:val="20"/>
              </w:rPr>
            </w:pPr>
            <w:r w:rsidRPr="00C81B1C">
              <w:rPr>
                <w:sz w:val="20"/>
                <w:szCs w:val="20"/>
              </w:rPr>
              <w:t>2.9</w:t>
            </w:r>
          </w:p>
        </w:tc>
        <w:tc>
          <w:tcPr>
            <w:tcW w:w="1229" w:type="dxa"/>
          </w:tcPr>
          <w:p w14:paraId="57E23370" w14:textId="77777777" w:rsidR="001669B8" w:rsidRPr="00C81B1C" w:rsidRDefault="001669B8" w:rsidP="00076F35">
            <w:pPr>
              <w:pStyle w:val="Compact"/>
              <w:jc w:val="center"/>
              <w:rPr>
                <w:sz w:val="20"/>
                <w:szCs w:val="20"/>
              </w:rPr>
            </w:pPr>
            <w:r w:rsidRPr="00C81B1C">
              <w:rPr>
                <w:sz w:val="20"/>
                <w:szCs w:val="20"/>
              </w:rPr>
              <w:t>5.1</w:t>
            </w:r>
          </w:p>
        </w:tc>
      </w:tr>
      <w:tr w:rsidR="00076F35" w:rsidRPr="00C81B1C" w14:paraId="16E96AA9" w14:textId="77777777" w:rsidTr="00076F35">
        <w:tc>
          <w:tcPr>
            <w:tcW w:w="1439" w:type="dxa"/>
          </w:tcPr>
          <w:p w14:paraId="67601B27" w14:textId="0D901459" w:rsidR="001669B8" w:rsidRPr="00C81B1C" w:rsidRDefault="001669B8" w:rsidP="001163D6">
            <w:pPr>
              <w:pStyle w:val="Compact"/>
              <w:rPr>
                <w:sz w:val="20"/>
                <w:szCs w:val="20"/>
              </w:rPr>
            </w:pPr>
          </w:p>
        </w:tc>
        <w:tc>
          <w:tcPr>
            <w:tcW w:w="1065" w:type="dxa"/>
          </w:tcPr>
          <w:p w14:paraId="6CFEA0D9" w14:textId="77777777" w:rsidR="001669B8" w:rsidRPr="00C81B1C" w:rsidRDefault="001669B8" w:rsidP="001163D6">
            <w:pPr>
              <w:pStyle w:val="Compact"/>
              <w:rPr>
                <w:sz w:val="20"/>
                <w:szCs w:val="20"/>
              </w:rPr>
            </w:pPr>
            <w:r w:rsidRPr="00C81B1C">
              <w:rPr>
                <w:sz w:val="20"/>
                <w:szCs w:val="20"/>
              </w:rPr>
              <w:t>Central</w:t>
            </w:r>
          </w:p>
        </w:tc>
        <w:tc>
          <w:tcPr>
            <w:tcW w:w="1330" w:type="dxa"/>
          </w:tcPr>
          <w:p w14:paraId="7F6DA46E" w14:textId="55C2DD3E" w:rsidR="001669B8" w:rsidRPr="00C81B1C" w:rsidRDefault="001669B8" w:rsidP="00076F35">
            <w:pPr>
              <w:pStyle w:val="Compact"/>
              <w:jc w:val="center"/>
              <w:rPr>
                <w:sz w:val="20"/>
                <w:szCs w:val="20"/>
              </w:rPr>
            </w:pPr>
          </w:p>
        </w:tc>
        <w:tc>
          <w:tcPr>
            <w:tcW w:w="1182" w:type="dxa"/>
          </w:tcPr>
          <w:p w14:paraId="2C4A1D0D" w14:textId="1460845F" w:rsidR="001669B8" w:rsidRPr="00C81B1C" w:rsidRDefault="001669B8" w:rsidP="00076F35">
            <w:pPr>
              <w:pStyle w:val="Compact"/>
              <w:jc w:val="center"/>
              <w:rPr>
                <w:sz w:val="20"/>
                <w:szCs w:val="20"/>
              </w:rPr>
            </w:pPr>
          </w:p>
        </w:tc>
        <w:tc>
          <w:tcPr>
            <w:tcW w:w="1184" w:type="dxa"/>
          </w:tcPr>
          <w:p w14:paraId="324956C3" w14:textId="77777777" w:rsidR="001669B8" w:rsidRPr="00C81B1C" w:rsidRDefault="001669B8" w:rsidP="00076F35">
            <w:pPr>
              <w:pStyle w:val="Compact"/>
              <w:jc w:val="center"/>
              <w:rPr>
                <w:sz w:val="20"/>
                <w:szCs w:val="20"/>
              </w:rPr>
            </w:pPr>
            <w:r w:rsidRPr="00C81B1C">
              <w:rPr>
                <w:sz w:val="20"/>
                <w:szCs w:val="20"/>
              </w:rPr>
              <w:t>6.3</w:t>
            </w:r>
          </w:p>
        </w:tc>
        <w:tc>
          <w:tcPr>
            <w:tcW w:w="1182" w:type="dxa"/>
          </w:tcPr>
          <w:p w14:paraId="429244EA" w14:textId="77777777" w:rsidR="001669B8" w:rsidRPr="00C81B1C" w:rsidRDefault="001669B8" w:rsidP="00076F35">
            <w:pPr>
              <w:pStyle w:val="Compact"/>
              <w:jc w:val="center"/>
              <w:rPr>
                <w:sz w:val="20"/>
                <w:szCs w:val="20"/>
              </w:rPr>
            </w:pPr>
            <w:r w:rsidRPr="00C81B1C">
              <w:rPr>
                <w:sz w:val="20"/>
                <w:szCs w:val="20"/>
              </w:rPr>
              <w:t>0.9</w:t>
            </w:r>
          </w:p>
        </w:tc>
        <w:tc>
          <w:tcPr>
            <w:tcW w:w="1229" w:type="dxa"/>
          </w:tcPr>
          <w:p w14:paraId="006AA931" w14:textId="77777777" w:rsidR="001669B8" w:rsidRPr="00C81B1C" w:rsidRDefault="001669B8" w:rsidP="00076F35">
            <w:pPr>
              <w:pStyle w:val="Compact"/>
              <w:jc w:val="center"/>
              <w:rPr>
                <w:sz w:val="20"/>
                <w:szCs w:val="20"/>
              </w:rPr>
            </w:pPr>
            <w:r w:rsidRPr="00C81B1C">
              <w:rPr>
                <w:sz w:val="20"/>
                <w:szCs w:val="20"/>
              </w:rPr>
              <w:t>0.3</w:t>
            </w:r>
          </w:p>
        </w:tc>
      </w:tr>
      <w:tr w:rsidR="00076F35" w:rsidRPr="00C81B1C" w14:paraId="502262E5" w14:textId="77777777" w:rsidTr="00076F35">
        <w:tc>
          <w:tcPr>
            <w:tcW w:w="1439" w:type="dxa"/>
          </w:tcPr>
          <w:p w14:paraId="13AD8F2B" w14:textId="6B694856" w:rsidR="001669B8" w:rsidRPr="00C81B1C" w:rsidRDefault="001669B8" w:rsidP="001163D6">
            <w:pPr>
              <w:pStyle w:val="Compact"/>
              <w:rPr>
                <w:sz w:val="20"/>
                <w:szCs w:val="20"/>
              </w:rPr>
            </w:pPr>
          </w:p>
        </w:tc>
        <w:tc>
          <w:tcPr>
            <w:tcW w:w="1065" w:type="dxa"/>
          </w:tcPr>
          <w:p w14:paraId="045A2553" w14:textId="77777777" w:rsidR="001669B8" w:rsidRPr="00C81B1C" w:rsidRDefault="001669B8" w:rsidP="001163D6">
            <w:pPr>
              <w:pStyle w:val="Compact"/>
              <w:rPr>
                <w:sz w:val="20"/>
                <w:szCs w:val="20"/>
              </w:rPr>
            </w:pPr>
            <w:r w:rsidRPr="00C81B1C">
              <w:rPr>
                <w:sz w:val="20"/>
                <w:szCs w:val="20"/>
              </w:rPr>
              <w:t>Mexico</w:t>
            </w:r>
          </w:p>
        </w:tc>
        <w:tc>
          <w:tcPr>
            <w:tcW w:w="1330" w:type="dxa"/>
          </w:tcPr>
          <w:p w14:paraId="1156A1EE" w14:textId="542D1D5C" w:rsidR="001669B8" w:rsidRPr="00C81B1C" w:rsidRDefault="001669B8" w:rsidP="00076F35">
            <w:pPr>
              <w:pStyle w:val="Compact"/>
              <w:jc w:val="center"/>
              <w:rPr>
                <w:sz w:val="20"/>
                <w:szCs w:val="20"/>
              </w:rPr>
            </w:pPr>
          </w:p>
        </w:tc>
        <w:tc>
          <w:tcPr>
            <w:tcW w:w="1182" w:type="dxa"/>
          </w:tcPr>
          <w:p w14:paraId="438EEF34" w14:textId="2FAE7E39" w:rsidR="001669B8" w:rsidRPr="00C81B1C" w:rsidRDefault="001669B8" w:rsidP="00076F35">
            <w:pPr>
              <w:pStyle w:val="Compact"/>
              <w:jc w:val="center"/>
              <w:rPr>
                <w:sz w:val="20"/>
                <w:szCs w:val="20"/>
              </w:rPr>
            </w:pPr>
          </w:p>
        </w:tc>
        <w:tc>
          <w:tcPr>
            <w:tcW w:w="1184" w:type="dxa"/>
          </w:tcPr>
          <w:p w14:paraId="5D7B87E0" w14:textId="77777777" w:rsidR="001669B8" w:rsidRPr="00C81B1C" w:rsidRDefault="001669B8" w:rsidP="00076F35">
            <w:pPr>
              <w:pStyle w:val="Compact"/>
              <w:jc w:val="center"/>
              <w:rPr>
                <w:sz w:val="20"/>
                <w:szCs w:val="20"/>
              </w:rPr>
            </w:pPr>
            <w:r w:rsidRPr="00C81B1C">
              <w:rPr>
                <w:sz w:val="20"/>
                <w:szCs w:val="20"/>
              </w:rPr>
              <w:t>9.4</w:t>
            </w:r>
          </w:p>
        </w:tc>
        <w:tc>
          <w:tcPr>
            <w:tcW w:w="1182" w:type="dxa"/>
          </w:tcPr>
          <w:p w14:paraId="671886C5" w14:textId="77777777" w:rsidR="001669B8" w:rsidRPr="00C81B1C" w:rsidRDefault="001669B8" w:rsidP="00076F35">
            <w:pPr>
              <w:pStyle w:val="Compact"/>
              <w:jc w:val="center"/>
              <w:rPr>
                <w:sz w:val="20"/>
                <w:szCs w:val="20"/>
              </w:rPr>
            </w:pPr>
            <w:r w:rsidRPr="00C81B1C">
              <w:rPr>
                <w:sz w:val="20"/>
                <w:szCs w:val="20"/>
              </w:rPr>
              <w:t>-1.7</w:t>
            </w:r>
          </w:p>
        </w:tc>
        <w:tc>
          <w:tcPr>
            <w:tcW w:w="1229" w:type="dxa"/>
          </w:tcPr>
          <w:p w14:paraId="32F73113" w14:textId="77777777" w:rsidR="001669B8" w:rsidRPr="00C81B1C" w:rsidRDefault="001669B8" w:rsidP="00076F35">
            <w:pPr>
              <w:pStyle w:val="Compact"/>
              <w:jc w:val="center"/>
              <w:rPr>
                <w:sz w:val="20"/>
                <w:szCs w:val="20"/>
              </w:rPr>
            </w:pPr>
            <w:r w:rsidRPr="00C81B1C">
              <w:rPr>
                <w:sz w:val="20"/>
                <w:szCs w:val="20"/>
              </w:rPr>
              <w:t>3.4</w:t>
            </w:r>
          </w:p>
        </w:tc>
      </w:tr>
      <w:tr w:rsidR="00076F35" w:rsidRPr="00C81B1C" w14:paraId="36DDD2C1" w14:textId="77777777" w:rsidTr="00076F35">
        <w:tc>
          <w:tcPr>
            <w:tcW w:w="1439" w:type="dxa"/>
            <w:tcBorders>
              <w:bottom w:val="single" w:sz="4" w:space="0" w:color="auto"/>
            </w:tcBorders>
          </w:tcPr>
          <w:p w14:paraId="5238BF7C" w14:textId="4108F950" w:rsidR="001669B8" w:rsidRPr="00C81B1C" w:rsidRDefault="001669B8" w:rsidP="001163D6">
            <w:pPr>
              <w:pStyle w:val="Compact"/>
              <w:rPr>
                <w:sz w:val="20"/>
                <w:szCs w:val="20"/>
              </w:rPr>
            </w:pPr>
          </w:p>
        </w:tc>
        <w:tc>
          <w:tcPr>
            <w:tcW w:w="1065" w:type="dxa"/>
            <w:tcBorders>
              <w:bottom w:val="single" w:sz="4" w:space="0" w:color="auto"/>
            </w:tcBorders>
          </w:tcPr>
          <w:p w14:paraId="6616DF25" w14:textId="77777777" w:rsidR="001669B8" w:rsidRPr="00C81B1C" w:rsidRDefault="001669B8" w:rsidP="001163D6">
            <w:pPr>
              <w:pStyle w:val="Compact"/>
              <w:rPr>
                <w:sz w:val="20"/>
                <w:szCs w:val="20"/>
              </w:rPr>
            </w:pPr>
            <w:r w:rsidRPr="00C81B1C">
              <w:rPr>
                <w:sz w:val="20"/>
                <w:szCs w:val="20"/>
              </w:rPr>
              <w:t>Southern</w:t>
            </w:r>
          </w:p>
        </w:tc>
        <w:tc>
          <w:tcPr>
            <w:tcW w:w="1330" w:type="dxa"/>
            <w:tcBorders>
              <w:bottom w:val="single" w:sz="4" w:space="0" w:color="auto"/>
            </w:tcBorders>
          </w:tcPr>
          <w:p w14:paraId="167B8C40" w14:textId="6FBF8409" w:rsidR="001669B8" w:rsidRPr="00C81B1C" w:rsidRDefault="001669B8" w:rsidP="00076F35">
            <w:pPr>
              <w:pStyle w:val="Compact"/>
              <w:jc w:val="center"/>
              <w:rPr>
                <w:sz w:val="20"/>
                <w:szCs w:val="20"/>
              </w:rPr>
            </w:pPr>
          </w:p>
        </w:tc>
        <w:tc>
          <w:tcPr>
            <w:tcW w:w="1182" w:type="dxa"/>
            <w:tcBorders>
              <w:bottom w:val="single" w:sz="4" w:space="0" w:color="auto"/>
            </w:tcBorders>
          </w:tcPr>
          <w:p w14:paraId="1CC025C1" w14:textId="61CC254A" w:rsidR="001669B8" w:rsidRPr="00C81B1C" w:rsidRDefault="001669B8" w:rsidP="00076F35">
            <w:pPr>
              <w:pStyle w:val="Compact"/>
              <w:jc w:val="center"/>
              <w:rPr>
                <w:sz w:val="20"/>
                <w:szCs w:val="20"/>
              </w:rPr>
            </w:pPr>
          </w:p>
        </w:tc>
        <w:tc>
          <w:tcPr>
            <w:tcW w:w="1184" w:type="dxa"/>
            <w:tcBorders>
              <w:bottom w:val="single" w:sz="4" w:space="0" w:color="auto"/>
            </w:tcBorders>
          </w:tcPr>
          <w:p w14:paraId="127520ED" w14:textId="77777777" w:rsidR="001669B8" w:rsidRPr="00C81B1C" w:rsidRDefault="001669B8" w:rsidP="00076F35">
            <w:pPr>
              <w:pStyle w:val="Compact"/>
              <w:jc w:val="center"/>
              <w:rPr>
                <w:sz w:val="20"/>
                <w:szCs w:val="20"/>
              </w:rPr>
            </w:pPr>
            <w:r w:rsidRPr="00C81B1C">
              <w:rPr>
                <w:sz w:val="20"/>
                <w:szCs w:val="20"/>
              </w:rPr>
              <w:t>6.5</w:t>
            </w:r>
          </w:p>
        </w:tc>
        <w:tc>
          <w:tcPr>
            <w:tcW w:w="1182" w:type="dxa"/>
            <w:tcBorders>
              <w:bottom w:val="single" w:sz="4" w:space="0" w:color="auto"/>
            </w:tcBorders>
          </w:tcPr>
          <w:p w14:paraId="327CE656" w14:textId="77777777" w:rsidR="001669B8" w:rsidRPr="00C81B1C" w:rsidRDefault="001669B8" w:rsidP="00076F35">
            <w:pPr>
              <w:pStyle w:val="Compact"/>
              <w:jc w:val="center"/>
              <w:rPr>
                <w:sz w:val="20"/>
                <w:szCs w:val="20"/>
              </w:rPr>
            </w:pPr>
            <w:r w:rsidRPr="00C81B1C">
              <w:rPr>
                <w:sz w:val="20"/>
                <w:szCs w:val="20"/>
              </w:rPr>
              <w:t>9.1</w:t>
            </w:r>
          </w:p>
        </w:tc>
        <w:tc>
          <w:tcPr>
            <w:tcW w:w="1229" w:type="dxa"/>
            <w:tcBorders>
              <w:bottom w:val="single" w:sz="4" w:space="0" w:color="auto"/>
            </w:tcBorders>
          </w:tcPr>
          <w:p w14:paraId="7C9D3A98" w14:textId="77777777" w:rsidR="001669B8" w:rsidRPr="00C81B1C" w:rsidRDefault="001669B8" w:rsidP="00076F35">
            <w:pPr>
              <w:pStyle w:val="Compact"/>
              <w:jc w:val="center"/>
              <w:rPr>
                <w:sz w:val="20"/>
                <w:szCs w:val="20"/>
              </w:rPr>
            </w:pPr>
            <w:r w:rsidRPr="00C81B1C">
              <w:rPr>
                <w:sz w:val="20"/>
                <w:szCs w:val="20"/>
              </w:rPr>
              <w:t>4.3</w:t>
            </w:r>
          </w:p>
        </w:tc>
      </w:tr>
    </w:tbl>
    <w:p w14:paraId="2E448D0E" w14:textId="5D9D1323" w:rsidR="001F43D6" w:rsidRPr="00C81B1C" w:rsidRDefault="001F43D6" w:rsidP="008E188C">
      <w:pPr>
        <w:rPr>
          <w:rFonts w:cstheme="minorHAnsi"/>
          <w:lang w:val="en-GB"/>
        </w:rPr>
      </w:pPr>
    </w:p>
    <w:p w14:paraId="3A0A6272" w14:textId="77777777" w:rsidR="008E188C" w:rsidRPr="00C81B1C" w:rsidRDefault="008E188C" w:rsidP="008E188C">
      <w:pPr>
        <w:rPr>
          <w:rFonts w:cstheme="minorHAnsi"/>
          <w:lang w:val="en-GB"/>
        </w:rPr>
      </w:pPr>
    </w:p>
    <w:p w14:paraId="3B6F87D4" w14:textId="77777777" w:rsidR="008E188C" w:rsidRPr="00C81B1C" w:rsidRDefault="008E188C" w:rsidP="008E188C">
      <w:pPr>
        <w:rPr>
          <w:rFonts w:cstheme="minorHAnsi"/>
          <w:lang w:val="en-GB"/>
        </w:rPr>
      </w:pPr>
    </w:p>
    <w:p w14:paraId="40BAB6BE" w14:textId="312C57CE" w:rsidR="0088131A" w:rsidRPr="00C81B1C" w:rsidRDefault="0088131A">
      <w:pPr>
        <w:rPr>
          <w:rFonts w:cstheme="minorHAnsi"/>
          <w:lang w:val="en-GB"/>
        </w:rPr>
      </w:pPr>
      <w:r w:rsidRPr="00C81B1C">
        <w:rPr>
          <w:rFonts w:cstheme="minorHAnsi"/>
          <w:lang w:val="en-GB"/>
        </w:rPr>
        <w:br w:type="page"/>
      </w:r>
    </w:p>
    <w:p w14:paraId="75DB2376" w14:textId="335DFFE2" w:rsidR="00E6338F" w:rsidRDefault="00E6338F" w:rsidP="00E6338F">
      <w:pPr>
        <w:pStyle w:val="Descripcin"/>
        <w:keepNext/>
        <w:jc w:val="center"/>
        <w:rPr>
          <w:rFonts w:cstheme="minorHAnsi"/>
          <w:sz w:val="22"/>
          <w:szCs w:val="22"/>
          <w:lang w:val="en-GB"/>
        </w:rPr>
      </w:pPr>
      <w:r w:rsidRPr="00C81B1C">
        <w:rPr>
          <w:rFonts w:cstheme="minorHAnsi"/>
          <w:sz w:val="22"/>
          <w:szCs w:val="22"/>
          <w:lang w:val="en-GB"/>
        </w:rPr>
        <w:lastRenderedPageBreak/>
        <w:t xml:space="preserve">Table 5.A </w:t>
      </w:r>
      <w:r w:rsidRPr="00C81B1C">
        <w:rPr>
          <w:rFonts w:cstheme="minorHAnsi"/>
          <w:sz w:val="22"/>
          <w:szCs w:val="22"/>
          <w:lang w:val="en-US"/>
        </w:rPr>
        <w:t>3</w:t>
      </w:r>
      <w:r w:rsidRPr="00C81B1C">
        <w:rPr>
          <w:rFonts w:cstheme="minorHAnsi"/>
          <w:sz w:val="22"/>
          <w:szCs w:val="22"/>
          <w:lang w:val="en-GB"/>
        </w:rPr>
        <w:t xml:space="preserve">: </w:t>
      </w:r>
      <w:r w:rsidR="003D62CB" w:rsidRPr="00C81B1C">
        <w:rPr>
          <w:rFonts w:cstheme="minorHAnsi"/>
          <w:sz w:val="22"/>
          <w:szCs w:val="22"/>
          <w:lang w:val="en-GB"/>
        </w:rPr>
        <w:t xml:space="preserve">International and national sources </w:t>
      </w:r>
      <w:r w:rsidR="00370E6B" w:rsidRPr="00C81B1C">
        <w:rPr>
          <w:rFonts w:cstheme="minorHAnsi"/>
          <w:sz w:val="22"/>
          <w:szCs w:val="22"/>
          <w:lang w:val="en-GB"/>
        </w:rPr>
        <w:t>used before 1961</w:t>
      </w:r>
    </w:p>
    <w:tbl>
      <w:tblPr>
        <w:tblW w:w="9639" w:type="dxa"/>
        <w:tblCellSpacing w:w="15" w:type="dxa"/>
        <w:tblCellMar>
          <w:top w:w="15" w:type="dxa"/>
          <w:left w:w="15" w:type="dxa"/>
          <w:bottom w:w="15" w:type="dxa"/>
          <w:right w:w="15" w:type="dxa"/>
        </w:tblCellMar>
        <w:tblLook w:val="04A0" w:firstRow="1" w:lastRow="0" w:firstColumn="1" w:lastColumn="0" w:noHBand="0" w:noVBand="1"/>
      </w:tblPr>
      <w:tblGrid>
        <w:gridCol w:w="1231"/>
        <w:gridCol w:w="4655"/>
        <w:gridCol w:w="3753"/>
      </w:tblGrid>
      <w:tr w:rsidR="00E6338F" w:rsidRPr="000E6651" w14:paraId="365D5FB0" w14:textId="77777777" w:rsidTr="0086657B">
        <w:trPr>
          <w:tblHeader/>
          <w:tblCellSpacing w:w="15" w:type="dxa"/>
        </w:trPr>
        <w:tc>
          <w:tcPr>
            <w:tcW w:w="1186" w:type="dxa"/>
            <w:tcBorders>
              <w:top w:val="single" w:sz="4" w:space="0" w:color="auto"/>
            </w:tcBorders>
            <w:vAlign w:val="center"/>
            <w:hideMark/>
          </w:tcPr>
          <w:p w14:paraId="72EC60E6" w14:textId="77777777" w:rsidR="00E6338F" w:rsidRPr="000E6651" w:rsidRDefault="00E6338F" w:rsidP="00576CC1">
            <w:pPr>
              <w:jc w:val="center"/>
              <w:rPr>
                <w:rFonts w:cstheme="minorHAnsi"/>
                <w:lang w:val="es-ES"/>
              </w:rPr>
            </w:pPr>
            <w:proofErr w:type="spellStart"/>
            <w:r w:rsidRPr="000E6651">
              <w:rPr>
                <w:rFonts w:cstheme="minorHAnsi"/>
              </w:rPr>
              <w:t>Category</w:t>
            </w:r>
            <w:proofErr w:type="spellEnd"/>
          </w:p>
        </w:tc>
        <w:tc>
          <w:tcPr>
            <w:tcW w:w="4625" w:type="dxa"/>
            <w:tcBorders>
              <w:top w:val="single" w:sz="4" w:space="0" w:color="auto"/>
            </w:tcBorders>
            <w:vAlign w:val="center"/>
            <w:hideMark/>
          </w:tcPr>
          <w:p w14:paraId="714E3B48" w14:textId="77777777" w:rsidR="00E6338F" w:rsidRPr="000E6651" w:rsidRDefault="00E6338F" w:rsidP="00576CC1">
            <w:pPr>
              <w:jc w:val="center"/>
              <w:rPr>
                <w:rFonts w:cstheme="minorHAnsi"/>
              </w:rPr>
            </w:pPr>
            <w:proofErr w:type="spellStart"/>
            <w:r w:rsidRPr="000E6651">
              <w:rPr>
                <w:rFonts w:cstheme="minorHAnsi"/>
              </w:rPr>
              <w:t>Source</w:t>
            </w:r>
            <w:proofErr w:type="spellEnd"/>
          </w:p>
        </w:tc>
        <w:tc>
          <w:tcPr>
            <w:tcW w:w="3708" w:type="dxa"/>
            <w:tcBorders>
              <w:top w:val="single" w:sz="4" w:space="0" w:color="auto"/>
            </w:tcBorders>
            <w:vAlign w:val="center"/>
            <w:hideMark/>
          </w:tcPr>
          <w:p w14:paraId="6145305E" w14:textId="77777777" w:rsidR="00E6338F" w:rsidRPr="000E6651" w:rsidRDefault="00E6338F" w:rsidP="00576CC1">
            <w:pPr>
              <w:jc w:val="center"/>
              <w:rPr>
                <w:rFonts w:cstheme="minorHAnsi"/>
              </w:rPr>
            </w:pPr>
            <w:proofErr w:type="spellStart"/>
            <w:r w:rsidRPr="000E6651">
              <w:rPr>
                <w:rFonts w:cstheme="minorHAnsi"/>
              </w:rPr>
              <w:t>Description</w:t>
            </w:r>
            <w:proofErr w:type="spellEnd"/>
            <w:r w:rsidRPr="000E6651">
              <w:rPr>
                <w:rFonts w:cstheme="minorHAnsi"/>
              </w:rPr>
              <w:t xml:space="preserve"> / </w:t>
            </w:r>
            <w:proofErr w:type="spellStart"/>
            <w:r w:rsidRPr="000E6651">
              <w:rPr>
                <w:rFonts w:cstheme="minorHAnsi"/>
              </w:rPr>
              <w:t>Coverage</w:t>
            </w:r>
            <w:proofErr w:type="spellEnd"/>
          </w:p>
        </w:tc>
      </w:tr>
      <w:tr w:rsidR="00E6338F" w:rsidRPr="00C81B1C" w14:paraId="2FCB19C6" w14:textId="77777777" w:rsidTr="0086657B">
        <w:trPr>
          <w:tblCellSpacing w:w="15" w:type="dxa"/>
        </w:trPr>
        <w:tc>
          <w:tcPr>
            <w:tcW w:w="1186" w:type="dxa"/>
            <w:tcBorders>
              <w:top w:val="single" w:sz="4" w:space="0" w:color="auto"/>
            </w:tcBorders>
            <w:vAlign w:val="center"/>
            <w:hideMark/>
          </w:tcPr>
          <w:p w14:paraId="372CBF1A" w14:textId="77777777" w:rsidR="00E6338F" w:rsidRPr="000E6651" w:rsidRDefault="00E6338F" w:rsidP="00576CC1">
            <w:pPr>
              <w:rPr>
                <w:rFonts w:cstheme="minorHAnsi"/>
                <w:b/>
                <w:bCs/>
              </w:rPr>
            </w:pPr>
            <w:r w:rsidRPr="000E6651">
              <w:rPr>
                <w:rStyle w:val="Textoennegrita"/>
                <w:rFonts w:cstheme="minorHAnsi"/>
                <w:b w:val="0"/>
                <w:bCs w:val="0"/>
              </w:rPr>
              <w:t xml:space="preserve">International </w:t>
            </w:r>
            <w:proofErr w:type="spellStart"/>
            <w:r w:rsidRPr="000E6651">
              <w:rPr>
                <w:rStyle w:val="Textoennegrita"/>
                <w:rFonts w:cstheme="minorHAnsi"/>
                <w:b w:val="0"/>
                <w:bCs w:val="0"/>
              </w:rPr>
              <w:t>sources</w:t>
            </w:r>
            <w:proofErr w:type="spellEnd"/>
          </w:p>
        </w:tc>
        <w:tc>
          <w:tcPr>
            <w:tcW w:w="4625" w:type="dxa"/>
            <w:tcBorders>
              <w:top w:val="single" w:sz="4" w:space="0" w:color="auto"/>
            </w:tcBorders>
            <w:vAlign w:val="center"/>
            <w:hideMark/>
          </w:tcPr>
          <w:p w14:paraId="4AAC0BF5" w14:textId="77777777" w:rsidR="00E6338F" w:rsidRPr="00C81B1C" w:rsidRDefault="00E6338F" w:rsidP="00576CC1">
            <w:pPr>
              <w:rPr>
                <w:rFonts w:cstheme="minorHAnsi"/>
              </w:rPr>
            </w:pPr>
            <w:proofErr w:type="spellStart"/>
            <w:r w:rsidRPr="00C81B1C">
              <w:rPr>
                <w:rFonts w:cstheme="minorHAnsi"/>
              </w:rPr>
              <w:t>Institut</w:t>
            </w:r>
            <w:proofErr w:type="spellEnd"/>
            <w:r w:rsidRPr="00C81B1C">
              <w:rPr>
                <w:rFonts w:cstheme="minorHAnsi"/>
              </w:rPr>
              <w:t xml:space="preserve"> International </w:t>
            </w:r>
            <w:proofErr w:type="spellStart"/>
            <w:r w:rsidRPr="00C81B1C">
              <w:rPr>
                <w:rFonts w:cstheme="minorHAnsi"/>
              </w:rPr>
              <w:t>d’Agriculture</w:t>
            </w:r>
            <w:proofErr w:type="spellEnd"/>
            <w:r w:rsidRPr="00C81B1C">
              <w:rPr>
                <w:rFonts w:cstheme="minorHAnsi"/>
              </w:rPr>
              <w:t xml:space="preserve"> (IIA), </w:t>
            </w:r>
            <w:proofErr w:type="spellStart"/>
            <w:r w:rsidRPr="00C81B1C">
              <w:rPr>
                <w:rStyle w:val="nfasis"/>
                <w:rFonts w:cstheme="minorHAnsi"/>
              </w:rPr>
              <w:t>Annuaire</w:t>
            </w:r>
            <w:proofErr w:type="spellEnd"/>
            <w:r w:rsidRPr="00C81B1C">
              <w:rPr>
                <w:rStyle w:val="nfasis"/>
                <w:rFonts w:cstheme="minorHAnsi"/>
              </w:rPr>
              <w:t xml:space="preserve"> </w:t>
            </w:r>
            <w:proofErr w:type="spellStart"/>
            <w:r w:rsidRPr="00C81B1C">
              <w:rPr>
                <w:rStyle w:val="nfasis"/>
                <w:rFonts w:cstheme="minorHAnsi"/>
              </w:rPr>
              <w:t>international</w:t>
            </w:r>
            <w:proofErr w:type="spellEnd"/>
            <w:r w:rsidRPr="00C81B1C">
              <w:rPr>
                <w:rStyle w:val="nfasis"/>
                <w:rFonts w:cstheme="minorHAnsi"/>
              </w:rPr>
              <w:t xml:space="preserve"> de </w:t>
            </w:r>
            <w:proofErr w:type="spellStart"/>
            <w:r w:rsidRPr="00C81B1C">
              <w:rPr>
                <w:rStyle w:val="nfasis"/>
                <w:rFonts w:cstheme="minorHAnsi"/>
              </w:rPr>
              <w:t>statistique</w:t>
            </w:r>
            <w:proofErr w:type="spellEnd"/>
            <w:r w:rsidRPr="00C81B1C">
              <w:rPr>
                <w:rStyle w:val="nfasis"/>
                <w:rFonts w:cstheme="minorHAnsi"/>
              </w:rPr>
              <w:t xml:space="preserve"> </w:t>
            </w:r>
            <w:proofErr w:type="spellStart"/>
            <w:r w:rsidRPr="00C81B1C">
              <w:rPr>
                <w:rStyle w:val="nfasis"/>
                <w:rFonts w:cstheme="minorHAnsi"/>
              </w:rPr>
              <w:t>agricole</w:t>
            </w:r>
            <w:proofErr w:type="spellEnd"/>
            <w:r w:rsidRPr="00C81B1C">
              <w:rPr>
                <w:rFonts w:cstheme="minorHAnsi"/>
              </w:rPr>
              <w:t>, Rome</w:t>
            </w:r>
          </w:p>
        </w:tc>
        <w:tc>
          <w:tcPr>
            <w:tcW w:w="3708" w:type="dxa"/>
            <w:tcBorders>
              <w:top w:val="single" w:sz="4" w:space="0" w:color="auto"/>
            </w:tcBorders>
            <w:vAlign w:val="center"/>
            <w:hideMark/>
          </w:tcPr>
          <w:p w14:paraId="455382BB" w14:textId="77777777" w:rsidR="00E6338F" w:rsidRPr="00C81B1C" w:rsidRDefault="00E6338F" w:rsidP="00576CC1">
            <w:pPr>
              <w:rPr>
                <w:rFonts w:cstheme="minorHAnsi"/>
              </w:rPr>
            </w:pPr>
            <w:proofErr w:type="spellStart"/>
            <w:r w:rsidRPr="00C81B1C">
              <w:rPr>
                <w:rFonts w:cstheme="minorHAnsi"/>
              </w:rPr>
              <w:t>Various</w:t>
            </w:r>
            <w:proofErr w:type="spellEnd"/>
            <w:r w:rsidRPr="00C81B1C">
              <w:rPr>
                <w:rFonts w:cstheme="minorHAnsi"/>
              </w:rPr>
              <w:t xml:space="preserve"> </w:t>
            </w:r>
            <w:proofErr w:type="spellStart"/>
            <w:r w:rsidRPr="00C81B1C">
              <w:rPr>
                <w:rFonts w:cstheme="minorHAnsi"/>
              </w:rPr>
              <w:t>years</w:t>
            </w:r>
            <w:proofErr w:type="spellEnd"/>
            <w:r w:rsidRPr="00C81B1C">
              <w:rPr>
                <w:rFonts w:cstheme="minorHAnsi"/>
              </w:rPr>
              <w:t xml:space="preserve"> 1910–1947 (data 1901–1945)</w:t>
            </w:r>
          </w:p>
        </w:tc>
      </w:tr>
      <w:tr w:rsidR="00E6338F" w:rsidRPr="00C81B1C" w14:paraId="0843035A" w14:textId="77777777" w:rsidTr="0086657B">
        <w:trPr>
          <w:tblCellSpacing w:w="15" w:type="dxa"/>
        </w:trPr>
        <w:tc>
          <w:tcPr>
            <w:tcW w:w="1186" w:type="dxa"/>
            <w:vAlign w:val="center"/>
            <w:hideMark/>
          </w:tcPr>
          <w:p w14:paraId="1DA8929B" w14:textId="77777777" w:rsidR="00E6338F" w:rsidRPr="000E6651" w:rsidRDefault="00E6338F" w:rsidP="00576CC1">
            <w:pPr>
              <w:rPr>
                <w:rFonts w:cstheme="minorHAnsi"/>
              </w:rPr>
            </w:pPr>
          </w:p>
        </w:tc>
        <w:tc>
          <w:tcPr>
            <w:tcW w:w="4625" w:type="dxa"/>
            <w:vAlign w:val="center"/>
            <w:hideMark/>
          </w:tcPr>
          <w:p w14:paraId="670CF755" w14:textId="77777777" w:rsidR="00E6338F" w:rsidRPr="00C81B1C" w:rsidRDefault="00E6338F" w:rsidP="00576CC1">
            <w:pPr>
              <w:rPr>
                <w:rFonts w:cstheme="minorHAnsi"/>
                <w:lang w:val="en-US"/>
              </w:rPr>
            </w:pPr>
            <w:r w:rsidRPr="00C81B1C">
              <w:rPr>
                <w:rFonts w:cstheme="minorHAnsi"/>
                <w:lang w:val="en-US"/>
              </w:rPr>
              <w:t xml:space="preserve">Food and Agriculture Organization of the United Nations (FAO), </w:t>
            </w:r>
            <w:r w:rsidRPr="00C81B1C">
              <w:rPr>
                <w:rStyle w:val="nfasis"/>
                <w:rFonts w:cstheme="minorHAnsi"/>
                <w:lang w:val="en-US"/>
              </w:rPr>
              <w:t>Yearbook of Food and Agricultural Statistics / Production Yearbook / Trade Yearbook</w:t>
            </w:r>
            <w:r w:rsidRPr="00C81B1C">
              <w:rPr>
                <w:rFonts w:cstheme="minorHAnsi"/>
                <w:lang w:val="en-US"/>
              </w:rPr>
              <w:t>, Rome</w:t>
            </w:r>
          </w:p>
        </w:tc>
        <w:tc>
          <w:tcPr>
            <w:tcW w:w="3708" w:type="dxa"/>
            <w:vAlign w:val="center"/>
            <w:hideMark/>
          </w:tcPr>
          <w:p w14:paraId="77796C77" w14:textId="77777777" w:rsidR="00E6338F" w:rsidRPr="00C81B1C" w:rsidRDefault="00E6338F" w:rsidP="00576CC1">
            <w:pPr>
              <w:rPr>
                <w:rFonts w:cstheme="minorHAnsi"/>
              </w:rPr>
            </w:pPr>
            <w:r w:rsidRPr="00C81B1C">
              <w:rPr>
                <w:rFonts w:cstheme="minorHAnsi"/>
                <w:lang w:val="en-US"/>
              </w:rPr>
              <w:t xml:space="preserve">Various years 1949–1961 (data 1946–1960). FAO yearbooks compile international statistics on agricultural production, trade, and land use. </w:t>
            </w:r>
            <w:r w:rsidRPr="00C81B1C">
              <w:rPr>
                <w:rFonts w:cstheme="minorHAnsi"/>
              </w:rPr>
              <w:t>(</w:t>
            </w:r>
            <w:proofErr w:type="spellStart"/>
            <w:r w:rsidR="00A240EF">
              <w:fldChar w:fldCharType="begin"/>
            </w:r>
            <w:r w:rsidR="00A240EF">
              <w:instrText xml:space="preserve"> HYPERLINK "https://www.fao.org/4/ap640e/ap640e.pdf?utm_source=chatgpt.com" \o "The state of food and agriculture, 1952" </w:instrText>
            </w:r>
            <w:r w:rsidR="00A240EF">
              <w:fldChar w:fldCharType="separate"/>
            </w:r>
            <w:r w:rsidRPr="00C81B1C">
              <w:rPr>
                <w:rStyle w:val="Hipervnculo"/>
                <w:rFonts w:cstheme="minorHAnsi"/>
              </w:rPr>
              <w:t>FAOHome</w:t>
            </w:r>
            <w:proofErr w:type="spellEnd"/>
            <w:r w:rsidR="00A240EF">
              <w:rPr>
                <w:rStyle w:val="Hipervnculo"/>
                <w:rFonts w:cstheme="minorHAnsi"/>
              </w:rPr>
              <w:fldChar w:fldCharType="end"/>
            </w:r>
            <w:r w:rsidRPr="00C81B1C">
              <w:rPr>
                <w:rFonts w:cstheme="minorHAnsi"/>
              </w:rPr>
              <w:t>)</w:t>
            </w:r>
          </w:p>
        </w:tc>
      </w:tr>
      <w:tr w:rsidR="00E6338F" w:rsidRPr="00C81B1C" w14:paraId="4DA75A26" w14:textId="77777777" w:rsidTr="0086657B">
        <w:trPr>
          <w:tblCellSpacing w:w="15" w:type="dxa"/>
        </w:trPr>
        <w:tc>
          <w:tcPr>
            <w:tcW w:w="1186" w:type="dxa"/>
            <w:vAlign w:val="center"/>
            <w:hideMark/>
          </w:tcPr>
          <w:p w14:paraId="0DE43963" w14:textId="77777777" w:rsidR="00E6338F" w:rsidRPr="000E6651" w:rsidRDefault="00E6338F" w:rsidP="00576CC1">
            <w:pPr>
              <w:rPr>
                <w:rFonts w:cstheme="minorHAnsi"/>
              </w:rPr>
            </w:pPr>
          </w:p>
        </w:tc>
        <w:tc>
          <w:tcPr>
            <w:tcW w:w="4625" w:type="dxa"/>
            <w:vAlign w:val="center"/>
            <w:hideMark/>
          </w:tcPr>
          <w:p w14:paraId="077A4C75" w14:textId="77777777" w:rsidR="00E6338F" w:rsidRPr="00C81B1C" w:rsidRDefault="00E6338F" w:rsidP="00576CC1">
            <w:pPr>
              <w:rPr>
                <w:rFonts w:cstheme="minorHAnsi"/>
                <w:lang w:val="en-US"/>
              </w:rPr>
            </w:pPr>
            <w:r w:rsidRPr="00C81B1C">
              <w:rPr>
                <w:rFonts w:cstheme="minorHAnsi"/>
                <w:lang w:val="en-US"/>
              </w:rPr>
              <w:t>FAOSTAT (2025), Food and Agriculture Database, FAO, Rome</w:t>
            </w:r>
          </w:p>
        </w:tc>
        <w:tc>
          <w:tcPr>
            <w:tcW w:w="3708" w:type="dxa"/>
            <w:vAlign w:val="center"/>
            <w:hideMark/>
          </w:tcPr>
          <w:p w14:paraId="79D3CE89" w14:textId="77777777" w:rsidR="00E6338F" w:rsidRPr="00C81B1C" w:rsidRDefault="00E6338F" w:rsidP="00576CC1">
            <w:pPr>
              <w:rPr>
                <w:rFonts w:cstheme="minorHAnsi"/>
              </w:rPr>
            </w:pPr>
            <w:r w:rsidRPr="00C81B1C">
              <w:rPr>
                <w:rFonts w:cstheme="minorHAnsi"/>
                <w:lang w:val="en-US"/>
              </w:rPr>
              <w:t xml:space="preserve">Online statistical database covering agricultural production, land use, livestock, and trade for most countries worldwide. </w:t>
            </w:r>
            <w:r w:rsidRPr="00C81B1C">
              <w:rPr>
                <w:rFonts w:cstheme="minorHAnsi"/>
              </w:rPr>
              <w:t>(</w:t>
            </w:r>
            <w:proofErr w:type="spellStart"/>
            <w:r w:rsidR="00A240EF">
              <w:fldChar w:fldCharType="begin"/>
            </w:r>
            <w:r w:rsidR="00A240EF">
              <w:instrText xml:space="preserve"> HYPERLINK "https://www.fao.org/statistics/en?utm_source=chatgpt.com" \o "Statistics | FAO | Food and Agriculture Organization of the United ..." </w:instrText>
            </w:r>
            <w:r w:rsidR="00A240EF">
              <w:fldChar w:fldCharType="separate"/>
            </w:r>
            <w:r w:rsidRPr="00C81B1C">
              <w:rPr>
                <w:rStyle w:val="Hipervnculo"/>
                <w:rFonts w:cstheme="minorHAnsi"/>
              </w:rPr>
              <w:t>FAOHome</w:t>
            </w:r>
            <w:proofErr w:type="spellEnd"/>
            <w:r w:rsidR="00A240EF">
              <w:rPr>
                <w:rStyle w:val="Hipervnculo"/>
                <w:rFonts w:cstheme="minorHAnsi"/>
              </w:rPr>
              <w:fldChar w:fldCharType="end"/>
            </w:r>
            <w:r w:rsidRPr="00C81B1C">
              <w:rPr>
                <w:rFonts w:cstheme="minorHAnsi"/>
              </w:rPr>
              <w:t>)</w:t>
            </w:r>
          </w:p>
        </w:tc>
      </w:tr>
      <w:tr w:rsidR="00E6338F" w:rsidRPr="00C81B1C" w14:paraId="1E5C4E2B" w14:textId="77777777" w:rsidTr="0086657B">
        <w:trPr>
          <w:tblCellSpacing w:w="15" w:type="dxa"/>
        </w:trPr>
        <w:tc>
          <w:tcPr>
            <w:tcW w:w="1186" w:type="dxa"/>
            <w:vAlign w:val="center"/>
            <w:hideMark/>
          </w:tcPr>
          <w:p w14:paraId="283A51BA" w14:textId="77777777" w:rsidR="00E6338F" w:rsidRPr="000E6651" w:rsidRDefault="00E6338F" w:rsidP="00576CC1">
            <w:pPr>
              <w:rPr>
                <w:rFonts w:cstheme="minorHAnsi"/>
              </w:rPr>
            </w:pPr>
          </w:p>
        </w:tc>
        <w:tc>
          <w:tcPr>
            <w:tcW w:w="4625" w:type="dxa"/>
            <w:vAlign w:val="center"/>
            <w:hideMark/>
          </w:tcPr>
          <w:p w14:paraId="605E11F4" w14:textId="77777777" w:rsidR="00E6338F" w:rsidRPr="00C81B1C" w:rsidRDefault="00E6338F" w:rsidP="00576CC1">
            <w:pPr>
              <w:rPr>
                <w:rFonts w:cstheme="minorHAnsi"/>
                <w:lang w:val="en-US"/>
              </w:rPr>
            </w:pPr>
            <w:r w:rsidRPr="00C81B1C">
              <w:rPr>
                <w:rFonts w:cstheme="minorHAnsi"/>
                <w:lang w:val="en-US"/>
              </w:rPr>
              <w:t xml:space="preserve">League of Nations, </w:t>
            </w:r>
            <w:r w:rsidRPr="00C81B1C">
              <w:rPr>
                <w:rStyle w:val="nfasis"/>
                <w:rFonts w:cstheme="minorHAnsi"/>
                <w:lang w:val="en-US"/>
              </w:rPr>
              <w:t>International Statistical Yearbook / Statistical Yearbook</w:t>
            </w:r>
            <w:r w:rsidRPr="00C81B1C">
              <w:rPr>
                <w:rFonts w:cstheme="minorHAnsi"/>
                <w:lang w:val="en-US"/>
              </w:rPr>
              <w:t>, Geneva</w:t>
            </w:r>
          </w:p>
        </w:tc>
        <w:tc>
          <w:tcPr>
            <w:tcW w:w="3708" w:type="dxa"/>
            <w:vAlign w:val="center"/>
            <w:hideMark/>
          </w:tcPr>
          <w:p w14:paraId="13E39F20" w14:textId="77777777" w:rsidR="00E6338F" w:rsidRPr="00C81B1C" w:rsidRDefault="00E6338F" w:rsidP="00576CC1">
            <w:pPr>
              <w:rPr>
                <w:rFonts w:cstheme="minorHAnsi"/>
              </w:rPr>
            </w:pPr>
            <w:proofErr w:type="spellStart"/>
            <w:r w:rsidRPr="00C81B1C">
              <w:rPr>
                <w:rFonts w:cstheme="minorHAnsi"/>
              </w:rPr>
              <w:t>Various</w:t>
            </w:r>
            <w:proofErr w:type="spellEnd"/>
            <w:r w:rsidRPr="00C81B1C">
              <w:rPr>
                <w:rFonts w:cstheme="minorHAnsi"/>
              </w:rPr>
              <w:t xml:space="preserve"> </w:t>
            </w:r>
            <w:proofErr w:type="spellStart"/>
            <w:r w:rsidRPr="00C81B1C">
              <w:rPr>
                <w:rFonts w:cstheme="minorHAnsi"/>
              </w:rPr>
              <w:t>years</w:t>
            </w:r>
            <w:proofErr w:type="spellEnd"/>
            <w:r w:rsidRPr="00C81B1C">
              <w:rPr>
                <w:rFonts w:cstheme="minorHAnsi"/>
              </w:rPr>
              <w:t xml:space="preserve"> 1926–1944</w:t>
            </w:r>
          </w:p>
        </w:tc>
      </w:tr>
      <w:tr w:rsidR="00E6338F" w:rsidRPr="0086657B" w14:paraId="73A62E68" w14:textId="77777777" w:rsidTr="0086657B">
        <w:trPr>
          <w:tblCellSpacing w:w="15" w:type="dxa"/>
        </w:trPr>
        <w:tc>
          <w:tcPr>
            <w:tcW w:w="1186" w:type="dxa"/>
            <w:vAlign w:val="center"/>
            <w:hideMark/>
          </w:tcPr>
          <w:p w14:paraId="562F7C4B" w14:textId="77777777" w:rsidR="00E6338F" w:rsidRPr="000E6651" w:rsidRDefault="00E6338F" w:rsidP="00576CC1">
            <w:pPr>
              <w:rPr>
                <w:rFonts w:cstheme="minorHAnsi"/>
              </w:rPr>
            </w:pPr>
          </w:p>
        </w:tc>
        <w:tc>
          <w:tcPr>
            <w:tcW w:w="4625" w:type="dxa"/>
            <w:vAlign w:val="center"/>
            <w:hideMark/>
          </w:tcPr>
          <w:p w14:paraId="76C03DAE" w14:textId="77777777" w:rsidR="00E6338F" w:rsidRPr="00C81B1C" w:rsidRDefault="00E6338F" w:rsidP="00576CC1">
            <w:pPr>
              <w:rPr>
                <w:rFonts w:cstheme="minorHAnsi"/>
                <w:lang w:val="en-US"/>
              </w:rPr>
            </w:pPr>
            <w:r w:rsidRPr="00C81B1C">
              <w:rPr>
                <w:rFonts w:cstheme="minorHAnsi"/>
                <w:lang w:val="en-US"/>
              </w:rPr>
              <w:t xml:space="preserve">Mitchell, B. R. (1983), </w:t>
            </w:r>
            <w:r w:rsidRPr="00C81B1C">
              <w:rPr>
                <w:rStyle w:val="nfasis"/>
                <w:rFonts w:cstheme="minorHAnsi"/>
                <w:lang w:val="en-US"/>
              </w:rPr>
              <w:t>International Historical Statistics: The Americas and Australasia</w:t>
            </w:r>
            <w:r w:rsidRPr="00C81B1C">
              <w:rPr>
                <w:rFonts w:cstheme="minorHAnsi"/>
                <w:lang w:val="en-US"/>
              </w:rPr>
              <w:t>, Macmillan, London</w:t>
            </w:r>
          </w:p>
        </w:tc>
        <w:tc>
          <w:tcPr>
            <w:tcW w:w="3708" w:type="dxa"/>
            <w:vAlign w:val="center"/>
            <w:hideMark/>
          </w:tcPr>
          <w:p w14:paraId="480B46C1" w14:textId="77777777" w:rsidR="00E6338F" w:rsidRPr="00C81B1C" w:rsidRDefault="00E6338F" w:rsidP="00576CC1">
            <w:pPr>
              <w:rPr>
                <w:rFonts w:cstheme="minorHAnsi"/>
                <w:lang w:val="en-US"/>
              </w:rPr>
            </w:pPr>
            <w:r w:rsidRPr="00C81B1C">
              <w:rPr>
                <w:rFonts w:cstheme="minorHAnsi"/>
                <w:lang w:val="en-US"/>
              </w:rPr>
              <w:t>Historical statistical compilation for countries in the Americas</w:t>
            </w:r>
          </w:p>
        </w:tc>
      </w:tr>
      <w:tr w:rsidR="00E6338F" w:rsidRPr="00C81B1C" w14:paraId="57EDA3BE" w14:textId="77777777" w:rsidTr="0086657B">
        <w:trPr>
          <w:tblCellSpacing w:w="15" w:type="dxa"/>
        </w:trPr>
        <w:tc>
          <w:tcPr>
            <w:tcW w:w="1186" w:type="dxa"/>
            <w:vAlign w:val="center"/>
            <w:hideMark/>
          </w:tcPr>
          <w:p w14:paraId="494F32E2" w14:textId="77777777" w:rsidR="00E6338F" w:rsidRPr="000E6651" w:rsidRDefault="00E6338F" w:rsidP="00576CC1">
            <w:pPr>
              <w:rPr>
                <w:rFonts w:cstheme="minorHAnsi"/>
                <w:lang w:val="en-US"/>
              </w:rPr>
            </w:pPr>
          </w:p>
        </w:tc>
        <w:tc>
          <w:tcPr>
            <w:tcW w:w="4625" w:type="dxa"/>
            <w:vAlign w:val="center"/>
            <w:hideMark/>
          </w:tcPr>
          <w:p w14:paraId="7E5FDF8A" w14:textId="77777777" w:rsidR="00E6338F" w:rsidRPr="00C81B1C" w:rsidRDefault="00E6338F" w:rsidP="00576CC1">
            <w:pPr>
              <w:rPr>
                <w:rFonts w:cstheme="minorHAnsi"/>
                <w:lang w:val="en-US"/>
              </w:rPr>
            </w:pPr>
            <w:r w:rsidRPr="00C81B1C">
              <w:rPr>
                <w:rFonts w:cstheme="minorHAnsi"/>
                <w:lang w:val="en-US"/>
              </w:rPr>
              <w:t xml:space="preserve">United Nations, </w:t>
            </w:r>
            <w:r w:rsidRPr="00C81B1C">
              <w:rPr>
                <w:rStyle w:val="nfasis"/>
                <w:rFonts w:cstheme="minorHAnsi"/>
                <w:lang w:val="en-US"/>
              </w:rPr>
              <w:t>Statistical Yearbook</w:t>
            </w:r>
            <w:r w:rsidRPr="00C81B1C">
              <w:rPr>
                <w:rFonts w:cstheme="minorHAnsi"/>
                <w:lang w:val="en-US"/>
              </w:rPr>
              <w:t>, New York</w:t>
            </w:r>
          </w:p>
        </w:tc>
        <w:tc>
          <w:tcPr>
            <w:tcW w:w="3708" w:type="dxa"/>
            <w:vAlign w:val="center"/>
            <w:hideMark/>
          </w:tcPr>
          <w:p w14:paraId="3F0FB05D" w14:textId="77777777" w:rsidR="00E6338F" w:rsidRPr="00C81B1C" w:rsidRDefault="00E6338F" w:rsidP="00576CC1">
            <w:pPr>
              <w:rPr>
                <w:rFonts w:cstheme="minorHAnsi"/>
              </w:rPr>
            </w:pPr>
            <w:proofErr w:type="spellStart"/>
            <w:r w:rsidRPr="00C81B1C">
              <w:rPr>
                <w:rFonts w:cstheme="minorHAnsi"/>
              </w:rPr>
              <w:t>Various</w:t>
            </w:r>
            <w:proofErr w:type="spellEnd"/>
            <w:r w:rsidRPr="00C81B1C">
              <w:rPr>
                <w:rFonts w:cstheme="minorHAnsi"/>
              </w:rPr>
              <w:t xml:space="preserve"> </w:t>
            </w:r>
            <w:proofErr w:type="spellStart"/>
            <w:r w:rsidRPr="00C81B1C">
              <w:rPr>
                <w:rFonts w:cstheme="minorHAnsi"/>
              </w:rPr>
              <w:t>years</w:t>
            </w:r>
            <w:proofErr w:type="spellEnd"/>
            <w:r w:rsidRPr="00C81B1C">
              <w:rPr>
                <w:rFonts w:cstheme="minorHAnsi"/>
              </w:rPr>
              <w:t xml:space="preserve"> 1948–1962</w:t>
            </w:r>
          </w:p>
        </w:tc>
      </w:tr>
      <w:tr w:rsidR="00E6338F" w:rsidRPr="00C81B1C" w14:paraId="03A29295" w14:textId="77777777" w:rsidTr="0086657B">
        <w:trPr>
          <w:tblCellSpacing w:w="15" w:type="dxa"/>
        </w:trPr>
        <w:tc>
          <w:tcPr>
            <w:tcW w:w="1186" w:type="dxa"/>
            <w:tcBorders>
              <w:top w:val="single" w:sz="4" w:space="0" w:color="auto"/>
            </w:tcBorders>
            <w:vAlign w:val="center"/>
            <w:hideMark/>
          </w:tcPr>
          <w:p w14:paraId="52AFA68F" w14:textId="77777777" w:rsidR="00E6338F" w:rsidRPr="000E6651" w:rsidRDefault="00E6338F" w:rsidP="00576CC1">
            <w:pPr>
              <w:rPr>
                <w:rFonts w:cstheme="minorHAnsi"/>
                <w:b/>
                <w:bCs/>
              </w:rPr>
            </w:pPr>
            <w:proofErr w:type="spellStart"/>
            <w:r w:rsidRPr="000E6651">
              <w:rPr>
                <w:rStyle w:val="Textoennegrita"/>
                <w:rFonts w:cstheme="minorHAnsi"/>
                <w:b w:val="0"/>
                <w:bCs w:val="0"/>
              </w:rPr>
              <w:t>National</w:t>
            </w:r>
            <w:proofErr w:type="spellEnd"/>
            <w:r w:rsidRPr="000E6651">
              <w:rPr>
                <w:rStyle w:val="Textoennegrita"/>
                <w:rFonts w:cstheme="minorHAnsi"/>
                <w:b w:val="0"/>
                <w:bCs w:val="0"/>
              </w:rPr>
              <w:t xml:space="preserve"> </w:t>
            </w:r>
            <w:proofErr w:type="spellStart"/>
            <w:r w:rsidRPr="000E6651">
              <w:rPr>
                <w:rStyle w:val="Textoennegrita"/>
                <w:rFonts w:cstheme="minorHAnsi"/>
                <w:b w:val="0"/>
                <w:bCs w:val="0"/>
              </w:rPr>
              <w:t>statistical</w:t>
            </w:r>
            <w:proofErr w:type="spellEnd"/>
            <w:r w:rsidRPr="000E6651">
              <w:rPr>
                <w:rStyle w:val="Textoennegrita"/>
                <w:rFonts w:cstheme="minorHAnsi"/>
                <w:b w:val="0"/>
                <w:bCs w:val="0"/>
              </w:rPr>
              <w:t xml:space="preserve"> </w:t>
            </w:r>
            <w:proofErr w:type="spellStart"/>
            <w:r w:rsidRPr="000E6651">
              <w:rPr>
                <w:rStyle w:val="Textoennegrita"/>
                <w:rFonts w:cstheme="minorHAnsi"/>
                <w:b w:val="0"/>
                <w:bCs w:val="0"/>
              </w:rPr>
              <w:t>sources</w:t>
            </w:r>
            <w:proofErr w:type="spellEnd"/>
          </w:p>
        </w:tc>
        <w:tc>
          <w:tcPr>
            <w:tcW w:w="4625" w:type="dxa"/>
            <w:tcBorders>
              <w:top w:val="single" w:sz="4" w:space="0" w:color="auto"/>
            </w:tcBorders>
            <w:vAlign w:val="center"/>
            <w:hideMark/>
          </w:tcPr>
          <w:p w14:paraId="3795A36D" w14:textId="77777777" w:rsidR="00E6338F" w:rsidRPr="00C81B1C" w:rsidRDefault="00E6338F" w:rsidP="00576CC1">
            <w:pPr>
              <w:rPr>
                <w:rFonts w:cstheme="minorHAnsi"/>
              </w:rPr>
            </w:pPr>
            <w:r w:rsidRPr="00C81B1C">
              <w:rPr>
                <w:rFonts w:cstheme="minorHAnsi"/>
              </w:rPr>
              <w:t xml:space="preserve">Argentina: </w:t>
            </w:r>
            <w:r w:rsidRPr="00C81B1C">
              <w:rPr>
                <w:rStyle w:val="nfasis"/>
                <w:rFonts w:cstheme="minorHAnsi"/>
              </w:rPr>
              <w:t>Anuario estadístico de la República Argentina</w:t>
            </w:r>
            <w:r w:rsidRPr="00C81B1C">
              <w:rPr>
                <w:rFonts w:cstheme="minorHAnsi"/>
              </w:rPr>
              <w:t xml:space="preserve">; </w:t>
            </w:r>
            <w:r w:rsidRPr="00C81B1C">
              <w:rPr>
                <w:rStyle w:val="nfasis"/>
                <w:rFonts w:cstheme="minorHAnsi"/>
              </w:rPr>
              <w:t>Censos nacionales agropecuarios</w:t>
            </w:r>
          </w:p>
        </w:tc>
        <w:tc>
          <w:tcPr>
            <w:tcW w:w="3708" w:type="dxa"/>
            <w:tcBorders>
              <w:top w:val="single" w:sz="4" w:space="0" w:color="auto"/>
            </w:tcBorders>
            <w:vAlign w:val="center"/>
            <w:hideMark/>
          </w:tcPr>
          <w:p w14:paraId="02AB6085" w14:textId="5FE5FBED" w:rsidR="00E6338F" w:rsidRPr="00C81B1C" w:rsidRDefault="00E6338F" w:rsidP="00576CC1">
            <w:pPr>
              <w:rPr>
                <w:rFonts w:cstheme="minorHAnsi"/>
              </w:rPr>
            </w:pPr>
            <w:r w:rsidRPr="00C81B1C">
              <w:rPr>
                <w:rFonts w:cstheme="minorHAnsi"/>
              </w:rPr>
              <w:t xml:space="preserve">Buenos Aires; </w:t>
            </w:r>
            <w:proofErr w:type="spellStart"/>
            <w:r w:rsidR="00487903" w:rsidRPr="00C81B1C">
              <w:rPr>
                <w:rFonts w:cstheme="minorHAnsi"/>
              </w:rPr>
              <w:t>various</w:t>
            </w:r>
            <w:proofErr w:type="spellEnd"/>
            <w:r w:rsidR="00487903" w:rsidRPr="00C81B1C">
              <w:rPr>
                <w:rFonts w:cstheme="minorHAnsi"/>
              </w:rPr>
              <w:t xml:space="preserve"> </w:t>
            </w:r>
            <w:proofErr w:type="spellStart"/>
            <w:r w:rsidR="00487903" w:rsidRPr="00C81B1C">
              <w:rPr>
                <w:rFonts w:cstheme="minorHAnsi"/>
              </w:rPr>
              <w:t>years</w:t>
            </w:r>
            <w:proofErr w:type="spellEnd"/>
            <w:r w:rsidR="00487903">
              <w:rPr>
                <w:rFonts w:cstheme="minorHAnsi"/>
              </w:rPr>
              <w:t>:</w:t>
            </w:r>
            <w:r w:rsidRPr="00C81B1C">
              <w:rPr>
                <w:rFonts w:cstheme="minorHAnsi"/>
              </w:rPr>
              <w:t xml:space="preserve"> 1895, 1908, 1914, 1937</w:t>
            </w:r>
          </w:p>
        </w:tc>
      </w:tr>
      <w:tr w:rsidR="00E6338F" w:rsidRPr="00C81B1C" w14:paraId="1E7DF04E" w14:textId="77777777" w:rsidTr="0086657B">
        <w:trPr>
          <w:tblCellSpacing w:w="15" w:type="dxa"/>
        </w:trPr>
        <w:tc>
          <w:tcPr>
            <w:tcW w:w="1186" w:type="dxa"/>
            <w:vAlign w:val="center"/>
            <w:hideMark/>
          </w:tcPr>
          <w:p w14:paraId="0EDDFD74" w14:textId="77777777" w:rsidR="00E6338F" w:rsidRPr="000E6651" w:rsidRDefault="00E6338F" w:rsidP="00576CC1">
            <w:pPr>
              <w:rPr>
                <w:rFonts w:cstheme="minorHAnsi"/>
              </w:rPr>
            </w:pPr>
          </w:p>
        </w:tc>
        <w:tc>
          <w:tcPr>
            <w:tcW w:w="4625" w:type="dxa"/>
            <w:vAlign w:val="center"/>
            <w:hideMark/>
          </w:tcPr>
          <w:p w14:paraId="755112C3" w14:textId="77777777" w:rsidR="00E6338F" w:rsidRPr="00C81B1C" w:rsidRDefault="00E6338F" w:rsidP="00576CC1">
            <w:pPr>
              <w:rPr>
                <w:rFonts w:cstheme="minorHAnsi"/>
              </w:rPr>
            </w:pPr>
            <w:r w:rsidRPr="00C81B1C">
              <w:rPr>
                <w:rFonts w:cstheme="minorHAnsi"/>
              </w:rPr>
              <w:t xml:space="preserve">Bolivia: </w:t>
            </w:r>
            <w:r w:rsidRPr="00C81B1C">
              <w:rPr>
                <w:rStyle w:val="nfasis"/>
                <w:rFonts w:cstheme="minorHAnsi"/>
              </w:rPr>
              <w:t>Comercio exterior de Bolivia</w:t>
            </w:r>
          </w:p>
        </w:tc>
        <w:tc>
          <w:tcPr>
            <w:tcW w:w="3708" w:type="dxa"/>
            <w:vAlign w:val="center"/>
            <w:hideMark/>
          </w:tcPr>
          <w:p w14:paraId="4249A64F" w14:textId="3541E8CF" w:rsidR="00E6338F" w:rsidRPr="00C81B1C" w:rsidRDefault="00E6338F" w:rsidP="00576CC1">
            <w:pPr>
              <w:rPr>
                <w:rFonts w:cstheme="minorHAnsi"/>
              </w:rPr>
            </w:pPr>
            <w:r w:rsidRPr="00C81B1C">
              <w:rPr>
                <w:rFonts w:cstheme="minorHAnsi"/>
              </w:rPr>
              <w:t xml:space="preserve">La Paz, </w:t>
            </w:r>
            <w:proofErr w:type="spellStart"/>
            <w:r w:rsidR="00D776F0" w:rsidRPr="00C81B1C">
              <w:rPr>
                <w:rFonts w:cstheme="minorHAnsi"/>
              </w:rPr>
              <w:t>various</w:t>
            </w:r>
            <w:proofErr w:type="spellEnd"/>
            <w:r w:rsidR="00D776F0" w:rsidRPr="00C81B1C">
              <w:rPr>
                <w:rFonts w:cstheme="minorHAnsi"/>
              </w:rPr>
              <w:t xml:space="preserve"> </w:t>
            </w:r>
            <w:proofErr w:type="spellStart"/>
            <w:r w:rsidR="00D776F0" w:rsidRPr="00C81B1C">
              <w:rPr>
                <w:rFonts w:cstheme="minorHAnsi"/>
              </w:rPr>
              <w:t>years</w:t>
            </w:r>
            <w:proofErr w:type="spellEnd"/>
            <w:r w:rsidR="00D776F0">
              <w:rPr>
                <w:rFonts w:cstheme="minorHAnsi"/>
              </w:rPr>
              <w:t>:</w:t>
            </w:r>
            <w:r w:rsidR="00D776F0" w:rsidRPr="00C81B1C">
              <w:rPr>
                <w:rFonts w:cstheme="minorHAnsi"/>
              </w:rPr>
              <w:t xml:space="preserve"> </w:t>
            </w:r>
            <w:r w:rsidRPr="00C81B1C">
              <w:rPr>
                <w:rFonts w:cstheme="minorHAnsi"/>
              </w:rPr>
              <w:t>1928–1952</w:t>
            </w:r>
          </w:p>
        </w:tc>
      </w:tr>
      <w:tr w:rsidR="00E6338F" w:rsidRPr="00C81B1C" w14:paraId="517ACB41" w14:textId="77777777" w:rsidTr="0086657B">
        <w:trPr>
          <w:tblCellSpacing w:w="15" w:type="dxa"/>
        </w:trPr>
        <w:tc>
          <w:tcPr>
            <w:tcW w:w="1186" w:type="dxa"/>
            <w:vAlign w:val="center"/>
            <w:hideMark/>
          </w:tcPr>
          <w:p w14:paraId="60789E60" w14:textId="77777777" w:rsidR="00E6338F" w:rsidRPr="000E6651" w:rsidRDefault="00E6338F" w:rsidP="00576CC1">
            <w:pPr>
              <w:rPr>
                <w:rFonts w:cstheme="minorHAnsi"/>
              </w:rPr>
            </w:pPr>
          </w:p>
        </w:tc>
        <w:tc>
          <w:tcPr>
            <w:tcW w:w="4625" w:type="dxa"/>
            <w:vAlign w:val="center"/>
            <w:hideMark/>
          </w:tcPr>
          <w:p w14:paraId="0E60B201" w14:textId="77777777" w:rsidR="00E6338F" w:rsidRPr="00C81B1C" w:rsidRDefault="00E6338F" w:rsidP="00576CC1">
            <w:pPr>
              <w:rPr>
                <w:rFonts w:cstheme="minorHAnsi"/>
              </w:rPr>
            </w:pPr>
            <w:proofErr w:type="spellStart"/>
            <w:r w:rsidRPr="00C81B1C">
              <w:rPr>
                <w:rFonts w:cstheme="minorHAnsi"/>
              </w:rPr>
              <w:t>Brazil</w:t>
            </w:r>
            <w:proofErr w:type="spellEnd"/>
            <w:r w:rsidRPr="00C81B1C">
              <w:rPr>
                <w:rFonts w:cstheme="minorHAnsi"/>
              </w:rPr>
              <w:t xml:space="preserve">: </w:t>
            </w:r>
            <w:proofErr w:type="spellStart"/>
            <w:r w:rsidRPr="00C81B1C">
              <w:rPr>
                <w:rStyle w:val="nfasis"/>
                <w:rFonts w:cstheme="minorHAnsi"/>
              </w:rPr>
              <w:t>Anuário</w:t>
            </w:r>
            <w:proofErr w:type="spellEnd"/>
            <w:r w:rsidRPr="00C81B1C">
              <w:rPr>
                <w:rStyle w:val="nfasis"/>
                <w:rFonts w:cstheme="minorHAnsi"/>
              </w:rPr>
              <w:t xml:space="preserve"> </w:t>
            </w:r>
            <w:proofErr w:type="spellStart"/>
            <w:r w:rsidRPr="00C81B1C">
              <w:rPr>
                <w:rStyle w:val="nfasis"/>
                <w:rFonts w:cstheme="minorHAnsi"/>
              </w:rPr>
              <w:t>estatístico</w:t>
            </w:r>
            <w:proofErr w:type="spellEnd"/>
            <w:r w:rsidRPr="00C81B1C">
              <w:rPr>
                <w:rStyle w:val="nfasis"/>
                <w:rFonts w:cstheme="minorHAnsi"/>
              </w:rPr>
              <w:t xml:space="preserve"> do Brasil</w:t>
            </w:r>
          </w:p>
        </w:tc>
        <w:tc>
          <w:tcPr>
            <w:tcW w:w="3708" w:type="dxa"/>
            <w:vAlign w:val="center"/>
            <w:hideMark/>
          </w:tcPr>
          <w:p w14:paraId="2E997DC5" w14:textId="5F41BFCE" w:rsidR="00E6338F" w:rsidRPr="00C81B1C" w:rsidRDefault="00E6338F" w:rsidP="00576CC1">
            <w:pPr>
              <w:rPr>
                <w:rFonts w:cstheme="minorHAnsi"/>
              </w:rPr>
            </w:pPr>
            <w:r w:rsidRPr="00C81B1C">
              <w:rPr>
                <w:rFonts w:cstheme="minorHAnsi"/>
              </w:rPr>
              <w:t>Rio de Janeiro/</w:t>
            </w:r>
            <w:proofErr w:type="spellStart"/>
            <w:r w:rsidRPr="00C81B1C">
              <w:rPr>
                <w:rFonts w:cstheme="minorHAnsi"/>
              </w:rPr>
              <w:t>Brasília</w:t>
            </w:r>
            <w:proofErr w:type="spellEnd"/>
            <w:r w:rsidRPr="00C81B1C">
              <w:rPr>
                <w:rFonts w:cstheme="minorHAnsi"/>
              </w:rPr>
              <w:t xml:space="preserve">, </w:t>
            </w:r>
            <w:proofErr w:type="spellStart"/>
            <w:r w:rsidR="00D776F0" w:rsidRPr="00C81B1C">
              <w:rPr>
                <w:rFonts w:cstheme="minorHAnsi"/>
              </w:rPr>
              <w:t>various</w:t>
            </w:r>
            <w:proofErr w:type="spellEnd"/>
            <w:r w:rsidR="00D776F0" w:rsidRPr="00C81B1C">
              <w:rPr>
                <w:rFonts w:cstheme="minorHAnsi"/>
              </w:rPr>
              <w:t xml:space="preserve"> </w:t>
            </w:r>
            <w:proofErr w:type="spellStart"/>
            <w:r w:rsidR="00D776F0" w:rsidRPr="00C81B1C">
              <w:rPr>
                <w:rFonts w:cstheme="minorHAnsi"/>
              </w:rPr>
              <w:t>years</w:t>
            </w:r>
            <w:proofErr w:type="spellEnd"/>
            <w:r w:rsidR="00D776F0">
              <w:rPr>
                <w:rFonts w:cstheme="minorHAnsi"/>
              </w:rPr>
              <w:t>:</w:t>
            </w:r>
            <w:r w:rsidR="00D776F0" w:rsidRPr="00C81B1C">
              <w:rPr>
                <w:rFonts w:cstheme="minorHAnsi"/>
              </w:rPr>
              <w:t xml:space="preserve"> </w:t>
            </w:r>
            <w:r w:rsidRPr="00C81B1C">
              <w:rPr>
                <w:rFonts w:cstheme="minorHAnsi"/>
              </w:rPr>
              <w:t>1908–1961</w:t>
            </w:r>
          </w:p>
        </w:tc>
      </w:tr>
      <w:tr w:rsidR="00E6338F" w:rsidRPr="00C81B1C" w14:paraId="09169B80" w14:textId="77777777" w:rsidTr="0086657B">
        <w:trPr>
          <w:tblCellSpacing w:w="15" w:type="dxa"/>
        </w:trPr>
        <w:tc>
          <w:tcPr>
            <w:tcW w:w="1186" w:type="dxa"/>
            <w:vAlign w:val="center"/>
            <w:hideMark/>
          </w:tcPr>
          <w:p w14:paraId="6ED44A89" w14:textId="77777777" w:rsidR="00E6338F" w:rsidRPr="000E6651" w:rsidRDefault="00E6338F" w:rsidP="00576CC1">
            <w:pPr>
              <w:rPr>
                <w:rFonts w:cstheme="minorHAnsi"/>
              </w:rPr>
            </w:pPr>
          </w:p>
        </w:tc>
        <w:tc>
          <w:tcPr>
            <w:tcW w:w="4625" w:type="dxa"/>
            <w:vAlign w:val="center"/>
            <w:hideMark/>
          </w:tcPr>
          <w:p w14:paraId="613C6660" w14:textId="77777777" w:rsidR="00E6338F" w:rsidRPr="00C81B1C" w:rsidRDefault="00E6338F" w:rsidP="00576CC1">
            <w:pPr>
              <w:rPr>
                <w:rFonts w:cstheme="minorHAnsi"/>
              </w:rPr>
            </w:pPr>
            <w:r w:rsidRPr="00C81B1C">
              <w:rPr>
                <w:rFonts w:cstheme="minorHAnsi"/>
              </w:rPr>
              <w:t xml:space="preserve">Chile: </w:t>
            </w:r>
            <w:r w:rsidRPr="00C81B1C">
              <w:rPr>
                <w:rStyle w:val="nfasis"/>
                <w:rFonts w:cstheme="minorHAnsi"/>
              </w:rPr>
              <w:t>Sinopsis estadística de Chile</w:t>
            </w:r>
            <w:r w:rsidRPr="00C81B1C">
              <w:rPr>
                <w:rFonts w:cstheme="minorHAnsi"/>
              </w:rPr>
              <w:t xml:space="preserve"> / </w:t>
            </w:r>
            <w:r w:rsidRPr="00C81B1C">
              <w:rPr>
                <w:rStyle w:val="nfasis"/>
                <w:rFonts w:cstheme="minorHAnsi"/>
              </w:rPr>
              <w:t>Comercio exterior de Chile</w:t>
            </w:r>
          </w:p>
        </w:tc>
        <w:tc>
          <w:tcPr>
            <w:tcW w:w="3708" w:type="dxa"/>
            <w:vAlign w:val="center"/>
            <w:hideMark/>
          </w:tcPr>
          <w:p w14:paraId="65304D69" w14:textId="0D6F82B4" w:rsidR="00E6338F" w:rsidRPr="00C81B1C" w:rsidRDefault="00E6338F" w:rsidP="00576CC1">
            <w:pPr>
              <w:rPr>
                <w:rFonts w:cstheme="minorHAnsi"/>
              </w:rPr>
            </w:pPr>
            <w:r w:rsidRPr="00C81B1C">
              <w:rPr>
                <w:rFonts w:cstheme="minorHAnsi"/>
              </w:rPr>
              <w:t xml:space="preserve">Santiago, </w:t>
            </w:r>
            <w:proofErr w:type="spellStart"/>
            <w:r w:rsidR="00D776F0" w:rsidRPr="00C81B1C">
              <w:rPr>
                <w:rFonts w:cstheme="minorHAnsi"/>
              </w:rPr>
              <w:t>various</w:t>
            </w:r>
            <w:proofErr w:type="spellEnd"/>
            <w:r w:rsidR="00D776F0" w:rsidRPr="00C81B1C">
              <w:rPr>
                <w:rFonts w:cstheme="minorHAnsi"/>
              </w:rPr>
              <w:t xml:space="preserve"> </w:t>
            </w:r>
            <w:proofErr w:type="spellStart"/>
            <w:r w:rsidR="00D776F0" w:rsidRPr="00C81B1C">
              <w:rPr>
                <w:rFonts w:cstheme="minorHAnsi"/>
              </w:rPr>
              <w:t>years</w:t>
            </w:r>
            <w:proofErr w:type="spellEnd"/>
            <w:r w:rsidR="00D776F0">
              <w:rPr>
                <w:rFonts w:cstheme="minorHAnsi"/>
              </w:rPr>
              <w:t>:</w:t>
            </w:r>
            <w:r w:rsidR="00D776F0" w:rsidRPr="00C81B1C">
              <w:rPr>
                <w:rFonts w:cstheme="minorHAnsi"/>
              </w:rPr>
              <w:t xml:space="preserve"> </w:t>
            </w:r>
            <w:r w:rsidRPr="00C81B1C">
              <w:rPr>
                <w:rFonts w:cstheme="minorHAnsi"/>
              </w:rPr>
              <w:t>1926–1960</w:t>
            </w:r>
          </w:p>
        </w:tc>
      </w:tr>
      <w:tr w:rsidR="00E6338F" w:rsidRPr="00C81B1C" w14:paraId="6FB2ED0D" w14:textId="77777777" w:rsidTr="0086657B">
        <w:trPr>
          <w:tblCellSpacing w:w="15" w:type="dxa"/>
        </w:trPr>
        <w:tc>
          <w:tcPr>
            <w:tcW w:w="1186" w:type="dxa"/>
            <w:vAlign w:val="center"/>
            <w:hideMark/>
          </w:tcPr>
          <w:p w14:paraId="4358359F" w14:textId="77777777" w:rsidR="00E6338F" w:rsidRPr="000E6651" w:rsidRDefault="00E6338F" w:rsidP="00576CC1">
            <w:pPr>
              <w:rPr>
                <w:rFonts w:cstheme="minorHAnsi"/>
              </w:rPr>
            </w:pPr>
          </w:p>
        </w:tc>
        <w:tc>
          <w:tcPr>
            <w:tcW w:w="4625" w:type="dxa"/>
            <w:vAlign w:val="center"/>
            <w:hideMark/>
          </w:tcPr>
          <w:p w14:paraId="2A0DF07A" w14:textId="77777777" w:rsidR="00E6338F" w:rsidRPr="00C81B1C" w:rsidRDefault="00E6338F" w:rsidP="00576CC1">
            <w:pPr>
              <w:rPr>
                <w:rFonts w:cstheme="minorHAnsi"/>
              </w:rPr>
            </w:pPr>
            <w:r w:rsidRPr="00C81B1C">
              <w:rPr>
                <w:rFonts w:cstheme="minorHAnsi"/>
              </w:rPr>
              <w:t xml:space="preserve">Colombia: </w:t>
            </w:r>
            <w:r w:rsidRPr="00C81B1C">
              <w:rPr>
                <w:rStyle w:val="nfasis"/>
                <w:rFonts w:cstheme="minorHAnsi"/>
              </w:rPr>
              <w:t>Anuario de comercio exterior</w:t>
            </w:r>
            <w:r w:rsidRPr="00C81B1C">
              <w:rPr>
                <w:rFonts w:cstheme="minorHAnsi"/>
              </w:rPr>
              <w:t xml:space="preserve"> / </w:t>
            </w:r>
            <w:r w:rsidRPr="00C81B1C">
              <w:rPr>
                <w:rStyle w:val="nfasis"/>
                <w:rFonts w:cstheme="minorHAnsi"/>
              </w:rPr>
              <w:t>Anuario general de estadística</w:t>
            </w:r>
          </w:p>
        </w:tc>
        <w:tc>
          <w:tcPr>
            <w:tcW w:w="3708" w:type="dxa"/>
            <w:vAlign w:val="center"/>
            <w:hideMark/>
          </w:tcPr>
          <w:p w14:paraId="73CF3862" w14:textId="77777777" w:rsidR="00E6338F" w:rsidRPr="00C81B1C" w:rsidRDefault="00E6338F" w:rsidP="00576CC1">
            <w:pPr>
              <w:rPr>
                <w:rFonts w:cstheme="minorHAnsi"/>
              </w:rPr>
            </w:pPr>
            <w:r w:rsidRPr="00C81B1C">
              <w:rPr>
                <w:rFonts w:cstheme="minorHAnsi"/>
              </w:rPr>
              <w:t xml:space="preserve">Bogotá, </w:t>
            </w:r>
            <w:proofErr w:type="spellStart"/>
            <w:r w:rsidRPr="00C81B1C">
              <w:rPr>
                <w:rFonts w:cstheme="minorHAnsi"/>
              </w:rPr>
              <w:t>various</w:t>
            </w:r>
            <w:proofErr w:type="spellEnd"/>
            <w:r w:rsidRPr="00C81B1C">
              <w:rPr>
                <w:rFonts w:cstheme="minorHAnsi"/>
              </w:rPr>
              <w:t xml:space="preserve"> </w:t>
            </w:r>
            <w:proofErr w:type="spellStart"/>
            <w:r w:rsidRPr="00C81B1C">
              <w:rPr>
                <w:rFonts w:cstheme="minorHAnsi"/>
              </w:rPr>
              <w:t>years</w:t>
            </w:r>
            <w:proofErr w:type="spellEnd"/>
            <w:r w:rsidRPr="00C81B1C">
              <w:rPr>
                <w:rFonts w:cstheme="minorHAnsi"/>
              </w:rPr>
              <w:t xml:space="preserve"> 1916–1957</w:t>
            </w:r>
          </w:p>
        </w:tc>
      </w:tr>
      <w:tr w:rsidR="00E6338F" w:rsidRPr="00C81B1C" w14:paraId="40F44371" w14:textId="77777777" w:rsidTr="0086657B">
        <w:trPr>
          <w:tblCellSpacing w:w="15" w:type="dxa"/>
        </w:trPr>
        <w:tc>
          <w:tcPr>
            <w:tcW w:w="1186" w:type="dxa"/>
            <w:vAlign w:val="center"/>
            <w:hideMark/>
          </w:tcPr>
          <w:p w14:paraId="3E3D09D4" w14:textId="77777777" w:rsidR="00E6338F" w:rsidRPr="000E6651" w:rsidRDefault="00E6338F" w:rsidP="00576CC1">
            <w:pPr>
              <w:rPr>
                <w:rFonts w:cstheme="minorHAnsi"/>
              </w:rPr>
            </w:pPr>
          </w:p>
        </w:tc>
        <w:tc>
          <w:tcPr>
            <w:tcW w:w="4625" w:type="dxa"/>
            <w:vAlign w:val="center"/>
            <w:hideMark/>
          </w:tcPr>
          <w:p w14:paraId="46AED877" w14:textId="77777777" w:rsidR="00E6338F" w:rsidRPr="00C81B1C" w:rsidRDefault="00E6338F" w:rsidP="00576CC1">
            <w:pPr>
              <w:rPr>
                <w:rFonts w:cstheme="minorHAnsi"/>
              </w:rPr>
            </w:pPr>
            <w:r w:rsidRPr="00C81B1C">
              <w:rPr>
                <w:rFonts w:cstheme="minorHAnsi"/>
              </w:rPr>
              <w:t xml:space="preserve">Costa Rica: </w:t>
            </w:r>
            <w:r w:rsidRPr="00C81B1C">
              <w:rPr>
                <w:rStyle w:val="nfasis"/>
                <w:rFonts w:cstheme="minorHAnsi"/>
              </w:rPr>
              <w:t>Estadística de comercio exterior</w:t>
            </w:r>
          </w:p>
        </w:tc>
        <w:tc>
          <w:tcPr>
            <w:tcW w:w="3708" w:type="dxa"/>
            <w:vAlign w:val="center"/>
            <w:hideMark/>
          </w:tcPr>
          <w:p w14:paraId="3CB32DE3" w14:textId="77777777" w:rsidR="00E6338F" w:rsidRPr="00C81B1C" w:rsidRDefault="00E6338F" w:rsidP="00576CC1">
            <w:pPr>
              <w:rPr>
                <w:rFonts w:cstheme="minorHAnsi"/>
              </w:rPr>
            </w:pPr>
            <w:r w:rsidRPr="00C81B1C">
              <w:rPr>
                <w:rFonts w:cstheme="minorHAnsi"/>
              </w:rPr>
              <w:t>San José, 1949</w:t>
            </w:r>
          </w:p>
        </w:tc>
      </w:tr>
      <w:tr w:rsidR="00E6338F" w:rsidRPr="00C81B1C" w14:paraId="7C810106" w14:textId="77777777" w:rsidTr="0086657B">
        <w:trPr>
          <w:tblCellSpacing w:w="15" w:type="dxa"/>
        </w:trPr>
        <w:tc>
          <w:tcPr>
            <w:tcW w:w="1186" w:type="dxa"/>
            <w:vAlign w:val="center"/>
            <w:hideMark/>
          </w:tcPr>
          <w:p w14:paraId="75CC280E" w14:textId="77777777" w:rsidR="00E6338F" w:rsidRPr="000E6651" w:rsidRDefault="00E6338F" w:rsidP="00576CC1">
            <w:pPr>
              <w:rPr>
                <w:rFonts w:cstheme="minorHAnsi"/>
              </w:rPr>
            </w:pPr>
          </w:p>
        </w:tc>
        <w:tc>
          <w:tcPr>
            <w:tcW w:w="4625" w:type="dxa"/>
            <w:vAlign w:val="center"/>
            <w:hideMark/>
          </w:tcPr>
          <w:p w14:paraId="34299168" w14:textId="77777777" w:rsidR="00E6338F" w:rsidRPr="00C81B1C" w:rsidRDefault="00E6338F" w:rsidP="00576CC1">
            <w:pPr>
              <w:rPr>
                <w:rFonts w:cstheme="minorHAnsi"/>
              </w:rPr>
            </w:pPr>
            <w:r w:rsidRPr="00C81B1C">
              <w:rPr>
                <w:rFonts w:cstheme="minorHAnsi"/>
              </w:rPr>
              <w:t xml:space="preserve">Cuba: </w:t>
            </w:r>
            <w:r w:rsidRPr="00C81B1C">
              <w:rPr>
                <w:rStyle w:val="nfasis"/>
                <w:rFonts w:cstheme="minorHAnsi"/>
              </w:rPr>
              <w:t>Comercio exterior de la República de Cuba</w:t>
            </w:r>
          </w:p>
        </w:tc>
        <w:tc>
          <w:tcPr>
            <w:tcW w:w="3708" w:type="dxa"/>
            <w:vAlign w:val="center"/>
            <w:hideMark/>
          </w:tcPr>
          <w:p w14:paraId="39BC010C" w14:textId="35A866E9" w:rsidR="00E6338F" w:rsidRPr="00C81B1C" w:rsidRDefault="00E6338F" w:rsidP="00576CC1">
            <w:pPr>
              <w:rPr>
                <w:rFonts w:cstheme="minorHAnsi"/>
              </w:rPr>
            </w:pPr>
            <w:proofErr w:type="spellStart"/>
            <w:r w:rsidRPr="00C81B1C">
              <w:rPr>
                <w:rFonts w:cstheme="minorHAnsi"/>
              </w:rPr>
              <w:t>Havana</w:t>
            </w:r>
            <w:proofErr w:type="spellEnd"/>
            <w:r w:rsidRPr="00C81B1C">
              <w:rPr>
                <w:rFonts w:cstheme="minorHAnsi"/>
              </w:rPr>
              <w:t xml:space="preserve">, </w:t>
            </w:r>
            <w:proofErr w:type="spellStart"/>
            <w:r w:rsidR="00D776F0" w:rsidRPr="00C81B1C">
              <w:rPr>
                <w:rFonts w:cstheme="minorHAnsi"/>
              </w:rPr>
              <w:t>various</w:t>
            </w:r>
            <w:proofErr w:type="spellEnd"/>
            <w:r w:rsidR="00D776F0" w:rsidRPr="00C81B1C">
              <w:rPr>
                <w:rFonts w:cstheme="minorHAnsi"/>
              </w:rPr>
              <w:t xml:space="preserve"> </w:t>
            </w:r>
            <w:proofErr w:type="spellStart"/>
            <w:r w:rsidR="00D776F0" w:rsidRPr="00C81B1C">
              <w:rPr>
                <w:rFonts w:cstheme="minorHAnsi"/>
              </w:rPr>
              <w:t>years</w:t>
            </w:r>
            <w:proofErr w:type="spellEnd"/>
            <w:r w:rsidR="00D776F0">
              <w:rPr>
                <w:rFonts w:cstheme="minorHAnsi"/>
              </w:rPr>
              <w:t>:</w:t>
            </w:r>
            <w:r w:rsidR="00D776F0" w:rsidRPr="00C81B1C">
              <w:rPr>
                <w:rFonts w:cstheme="minorHAnsi"/>
              </w:rPr>
              <w:t xml:space="preserve"> </w:t>
            </w:r>
            <w:r w:rsidRPr="00C81B1C">
              <w:rPr>
                <w:rFonts w:cstheme="minorHAnsi"/>
              </w:rPr>
              <w:t>1925–1958</w:t>
            </w:r>
          </w:p>
        </w:tc>
      </w:tr>
      <w:tr w:rsidR="00E6338F" w:rsidRPr="00C81B1C" w14:paraId="23E25466" w14:textId="77777777" w:rsidTr="0086657B">
        <w:trPr>
          <w:tblCellSpacing w:w="15" w:type="dxa"/>
        </w:trPr>
        <w:tc>
          <w:tcPr>
            <w:tcW w:w="1186" w:type="dxa"/>
            <w:vAlign w:val="center"/>
            <w:hideMark/>
          </w:tcPr>
          <w:p w14:paraId="7C1130F2" w14:textId="77777777" w:rsidR="00E6338F" w:rsidRPr="000E6651" w:rsidRDefault="00E6338F" w:rsidP="00576CC1">
            <w:pPr>
              <w:rPr>
                <w:rFonts w:cstheme="minorHAnsi"/>
              </w:rPr>
            </w:pPr>
          </w:p>
        </w:tc>
        <w:tc>
          <w:tcPr>
            <w:tcW w:w="4625" w:type="dxa"/>
            <w:vAlign w:val="center"/>
            <w:hideMark/>
          </w:tcPr>
          <w:p w14:paraId="3A8FB82A" w14:textId="77777777" w:rsidR="00E6338F" w:rsidRPr="00C81B1C" w:rsidRDefault="00E6338F" w:rsidP="00576CC1">
            <w:pPr>
              <w:rPr>
                <w:rFonts w:cstheme="minorHAnsi"/>
              </w:rPr>
            </w:pPr>
            <w:r w:rsidRPr="00C81B1C">
              <w:rPr>
                <w:rFonts w:cstheme="minorHAnsi"/>
              </w:rPr>
              <w:t xml:space="preserve">Ecuador: </w:t>
            </w:r>
            <w:r w:rsidRPr="00C81B1C">
              <w:rPr>
                <w:rStyle w:val="nfasis"/>
                <w:rFonts w:cstheme="minorHAnsi"/>
              </w:rPr>
              <w:t>Comercio exterior</w:t>
            </w:r>
          </w:p>
        </w:tc>
        <w:tc>
          <w:tcPr>
            <w:tcW w:w="3708" w:type="dxa"/>
            <w:vAlign w:val="center"/>
            <w:hideMark/>
          </w:tcPr>
          <w:p w14:paraId="3698EDAA" w14:textId="77777777" w:rsidR="00E6338F" w:rsidRPr="00C81B1C" w:rsidRDefault="00E6338F" w:rsidP="00576CC1">
            <w:pPr>
              <w:rPr>
                <w:rFonts w:cstheme="minorHAnsi"/>
              </w:rPr>
            </w:pPr>
            <w:r w:rsidRPr="00C81B1C">
              <w:rPr>
                <w:rFonts w:cstheme="minorHAnsi"/>
              </w:rPr>
              <w:t>Quito, 1925–1926</w:t>
            </w:r>
          </w:p>
        </w:tc>
      </w:tr>
      <w:tr w:rsidR="00E6338F" w:rsidRPr="00C81B1C" w14:paraId="6090CA6C" w14:textId="77777777" w:rsidTr="0086657B">
        <w:trPr>
          <w:tblCellSpacing w:w="15" w:type="dxa"/>
        </w:trPr>
        <w:tc>
          <w:tcPr>
            <w:tcW w:w="1186" w:type="dxa"/>
            <w:vAlign w:val="center"/>
            <w:hideMark/>
          </w:tcPr>
          <w:p w14:paraId="3CCC8507" w14:textId="77777777" w:rsidR="00E6338F" w:rsidRPr="000E6651" w:rsidRDefault="00E6338F" w:rsidP="00576CC1">
            <w:pPr>
              <w:rPr>
                <w:rFonts w:cstheme="minorHAnsi"/>
              </w:rPr>
            </w:pPr>
          </w:p>
        </w:tc>
        <w:tc>
          <w:tcPr>
            <w:tcW w:w="4625" w:type="dxa"/>
            <w:vAlign w:val="center"/>
            <w:hideMark/>
          </w:tcPr>
          <w:p w14:paraId="0D182B52" w14:textId="77777777" w:rsidR="00E6338F" w:rsidRPr="00C81B1C" w:rsidRDefault="00E6338F" w:rsidP="00576CC1">
            <w:pPr>
              <w:rPr>
                <w:rFonts w:cstheme="minorHAnsi"/>
              </w:rPr>
            </w:pPr>
            <w:r w:rsidRPr="00C81B1C">
              <w:rPr>
                <w:rFonts w:cstheme="minorHAnsi"/>
              </w:rPr>
              <w:t xml:space="preserve">El Salvador: </w:t>
            </w:r>
            <w:r w:rsidRPr="00C81B1C">
              <w:rPr>
                <w:rStyle w:val="nfasis"/>
                <w:rFonts w:cstheme="minorHAnsi"/>
              </w:rPr>
              <w:t>Anuario estadístico</w:t>
            </w:r>
          </w:p>
        </w:tc>
        <w:tc>
          <w:tcPr>
            <w:tcW w:w="3708" w:type="dxa"/>
            <w:vAlign w:val="center"/>
            <w:hideMark/>
          </w:tcPr>
          <w:p w14:paraId="7342B118" w14:textId="12EA9699" w:rsidR="00E6338F" w:rsidRPr="00C81B1C" w:rsidRDefault="00E6338F" w:rsidP="00576CC1">
            <w:pPr>
              <w:rPr>
                <w:rFonts w:cstheme="minorHAnsi"/>
              </w:rPr>
            </w:pPr>
            <w:r w:rsidRPr="00C81B1C">
              <w:rPr>
                <w:rFonts w:cstheme="minorHAnsi"/>
              </w:rPr>
              <w:t xml:space="preserve">San Salvador, </w:t>
            </w:r>
            <w:proofErr w:type="spellStart"/>
            <w:r w:rsidR="00F122E0" w:rsidRPr="00C81B1C">
              <w:rPr>
                <w:rFonts w:cstheme="minorHAnsi"/>
              </w:rPr>
              <w:t>various</w:t>
            </w:r>
            <w:proofErr w:type="spellEnd"/>
            <w:r w:rsidR="00F122E0" w:rsidRPr="00C81B1C">
              <w:rPr>
                <w:rFonts w:cstheme="minorHAnsi"/>
              </w:rPr>
              <w:t xml:space="preserve"> </w:t>
            </w:r>
            <w:proofErr w:type="spellStart"/>
            <w:r w:rsidR="00F122E0" w:rsidRPr="00C81B1C">
              <w:rPr>
                <w:rFonts w:cstheme="minorHAnsi"/>
              </w:rPr>
              <w:t>years</w:t>
            </w:r>
            <w:proofErr w:type="spellEnd"/>
            <w:r w:rsidR="00F122E0">
              <w:rPr>
                <w:rFonts w:cstheme="minorHAnsi"/>
              </w:rPr>
              <w:t>:</w:t>
            </w:r>
            <w:r w:rsidR="00F122E0" w:rsidRPr="00C81B1C">
              <w:rPr>
                <w:rFonts w:cstheme="minorHAnsi"/>
              </w:rPr>
              <w:t xml:space="preserve"> </w:t>
            </w:r>
            <w:r w:rsidRPr="00C81B1C">
              <w:rPr>
                <w:rFonts w:cstheme="minorHAnsi"/>
              </w:rPr>
              <w:t>1936–1952</w:t>
            </w:r>
          </w:p>
        </w:tc>
      </w:tr>
      <w:tr w:rsidR="00E6338F" w:rsidRPr="00C81B1C" w14:paraId="160D37F3" w14:textId="77777777" w:rsidTr="0086657B">
        <w:trPr>
          <w:tblCellSpacing w:w="15" w:type="dxa"/>
        </w:trPr>
        <w:tc>
          <w:tcPr>
            <w:tcW w:w="1186" w:type="dxa"/>
            <w:vAlign w:val="center"/>
            <w:hideMark/>
          </w:tcPr>
          <w:p w14:paraId="2DB26FDF" w14:textId="77777777" w:rsidR="00E6338F" w:rsidRPr="000E6651" w:rsidRDefault="00E6338F" w:rsidP="00576CC1">
            <w:pPr>
              <w:rPr>
                <w:rFonts w:cstheme="minorHAnsi"/>
              </w:rPr>
            </w:pPr>
          </w:p>
        </w:tc>
        <w:tc>
          <w:tcPr>
            <w:tcW w:w="4625" w:type="dxa"/>
            <w:vAlign w:val="center"/>
            <w:hideMark/>
          </w:tcPr>
          <w:p w14:paraId="317A814C" w14:textId="77777777" w:rsidR="00E6338F" w:rsidRPr="00C81B1C" w:rsidRDefault="00E6338F" w:rsidP="00576CC1">
            <w:pPr>
              <w:rPr>
                <w:rFonts w:cstheme="minorHAnsi"/>
              </w:rPr>
            </w:pPr>
            <w:r w:rsidRPr="00C81B1C">
              <w:rPr>
                <w:rFonts w:cstheme="minorHAnsi"/>
              </w:rPr>
              <w:t xml:space="preserve">Guatemala: </w:t>
            </w:r>
            <w:r w:rsidRPr="00C81B1C">
              <w:rPr>
                <w:rStyle w:val="nfasis"/>
                <w:rFonts w:cstheme="minorHAnsi"/>
              </w:rPr>
              <w:t>Anuario de comercio exterior</w:t>
            </w:r>
          </w:p>
        </w:tc>
        <w:tc>
          <w:tcPr>
            <w:tcW w:w="3708" w:type="dxa"/>
            <w:vAlign w:val="center"/>
            <w:hideMark/>
          </w:tcPr>
          <w:p w14:paraId="43BF1ECB" w14:textId="77777777" w:rsidR="00E6338F" w:rsidRPr="00C81B1C" w:rsidRDefault="00E6338F" w:rsidP="00576CC1">
            <w:pPr>
              <w:rPr>
                <w:rFonts w:cstheme="minorHAnsi"/>
              </w:rPr>
            </w:pPr>
            <w:r w:rsidRPr="00C81B1C">
              <w:rPr>
                <w:rFonts w:cstheme="minorHAnsi"/>
              </w:rPr>
              <w:t>Guatemala City, 1954</w:t>
            </w:r>
          </w:p>
        </w:tc>
      </w:tr>
      <w:tr w:rsidR="00E6338F" w:rsidRPr="00C81B1C" w14:paraId="01090E0C" w14:textId="77777777" w:rsidTr="0086657B">
        <w:trPr>
          <w:tblCellSpacing w:w="15" w:type="dxa"/>
        </w:trPr>
        <w:tc>
          <w:tcPr>
            <w:tcW w:w="1186" w:type="dxa"/>
            <w:vAlign w:val="center"/>
            <w:hideMark/>
          </w:tcPr>
          <w:p w14:paraId="142835D4" w14:textId="77777777" w:rsidR="00E6338F" w:rsidRPr="000E6651" w:rsidRDefault="00E6338F" w:rsidP="00576CC1">
            <w:pPr>
              <w:rPr>
                <w:rFonts w:cstheme="minorHAnsi"/>
              </w:rPr>
            </w:pPr>
          </w:p>
        </w:tc>
        <w:tc>
          <w:tcPr>
            <w:tcW w:w="4625" w:type="dxa"/>
            <w:vAlign w:val="center"/>
            <w:hideMark/>
          </w:tcPr>
          <w:p w14:paraId="65A5C39B" w14:textId="77777777" w:rsidR="00E6338F" w:rsidRPr="00C81B1C" w:rsidRDefault="00E6338F" w:rsidP="00576CC1">
            <w:pPr>
              <w:rPr>
                <w:rFonts w:cstheme="minorHAnsi"/>
              </w:rPr>
            </w:pPr>
            <w:proofErr w:type="spellStart"/>
            <w:r w:rsidRPr="00C81B1C">
              <w:rPr>
                <w:rFonts w:cstheme="minorHAnsi"/>
              </w:rPr>
              <w:t>Mexico</w:t>
            </w:r>
            <w:proofErr w:type="spellEnd"/>
            <w:r w:rsidRPr="00C81B1C">
              <w:rPr>
                <w:rFonts w:cstheme="minorHAnsi"/>
              </w:rPr>
              <w:t xml:space="preserve">: </w:t>
            </w:r>
            <w:r w:rsidRPr="00C81B1C">
              <w:rPr>
                <w:rStyle w:val="nfasis"/>
                <w:rFonts w:cstheme="minorHAnsi"/>
              </w:rPr>
              <w:t>Anuario estadístico de los Estados Unidos Mexicanos</w:t>
            </w:r>
          </w:p>
        </w:tc>
        <w:tc>
          <w:tcPr>
            <w:tcW w:w="3708" w:type="dxa"/>
            <w:vAlign w:val="center"/>
            <w:hideMark/>
          </w:tcPr>
          <w:p w14:paraId="234DF6FD" w14:textId="7B2799FE" w:rsidR="00E6338F" w:rsidRPr="00C81B1C" w:rsidRDefault="00E6338F" w:rsidP="00576CC1">
            <w:pPr>
              <w:rPr>
                <w:rFonts w:cstheme="minorHAnsi"/>
              </w:rPr>
            </w:pPr>
            <w:proofErr w:type="spellStart"/>
            <w:r w:rsidRPr="00C81B1C">
              <w:rPr>
                <w:rFonts w:cstheme="minorHAnsi"/>
              </w:rPr>
              <w:t>Mexico</w:t>
            </w:r>
            <w:proofErr w:type="spellEnd"/>
            <w:r w:rsidRPr="00C81B1C">
              <w:rPr>
                <w:rFonts w:cstheme="minorHAnsi"/>
              </w:rPr>
              <w:t xml:space="preserve"> City, </w:t>
            </w:r>
            <w:proofErr w:type="spellStart"/>
            <w:r w:rsidR="00F122E0" w:rsidRPr="00C81B1C">
              <w:rPr>
                <w:rFonts w:cstheme="minorHAnsi"/>
              </w:rPr>
              <w:t>various</w:t>
            </w:r>
            <w:proofErr w:type="spellEnd"/>
            <w:r w:rsidR="00F122E0" w:rsidRPr="00C81B1C">
              <w:rPr>
                <w:rFonts w:cstheme="minorHAnsi"/>
              </w:rPr>
              <w:t xml:space="preserve"> </w:t>
            </w:r>
            <w:proofErr w:type="spellStart"/>
            <w:r w:rsidR="00F122E0" w:rsidRPr="00C81B1C">
              <w:rPr>
                <w:rFonts w:cstheme="minorHAnsi"/>
              </w:rPr>
              <w:t>years</w:t>
            </w:r>
            <w:proofErr w:type="spellEnd"/>
            <w:r w:rsidR="00F122E0">
              <w:rPr>
                <w:rFonts w:cstheme="minorHAnsi"/>
              </w:rPr>
              <w:t>:</w:t>
            </w:r>
            <w:r w:rsidR="00F122E0" w:rsidRPr="00C81B1C">
              <w:rPr>
                <w:rFonts w:cstheme="minorHAnsi"/>
              </w:rPr>
              <w:t xml:space="preserve"> </w:t>
            </w:r>
            <w:r w:rsidRPr="00C81B1C">
              <w:rPr>
                <w:rFonts w:cstheme="minorHAnsi"/>
              </w:rPr>
              <w:t>1938–1961</w:t>
            </w:r>
          </w:p>
        </w:tc>
      </w:tr>
      <w:tr w:rsidR="00E6338F" w:rsidRPr="00C81B1C" w14:paraId="6FD7A69D" w14:textId="77777777" w:rsidTr="0086657B">
        <w:trPr>
          <w:tblCellSpacing w:w="15" w:type="dxa"/>
        </w:trPr>
        <w:tc>
          <w:tcPr>
            <w:tcW w:w="1186" w:type="dxa"/>
            <w:vAlign w:val="center"/>
            <w:hideMark/>
          </w:tcPr>
          <w:p w14:paraId="536C966F" w14:textId="77777777" w:rsidR="00E6338F" w:rsidRPr="000E6651" w:rsidRDefault="00E6338F" w:rsidP="00576CC1">
            <w:pPr>
              <w:rPr>
                <w:rFonts w:cstheme="minorHAnsi"/>
              </w:rPr>
            </w:pPr>
          </w:p>
        </w:tc>
        <w:tc>
          <w:tcPr>
            <w:tcW w:w="4625" w:type="dxa"/>
            <w:vAlign w:val="center"/>
            <w:hideMark/>
          </w:tcPr>
          <w:p w14:paraId="07D40362" w14:textId="77777777" w:rsidR="00E6338F" w:rsidRPr="00C81B1C" w:rsidRDefault="00E6338F" w:rsidP="00576CC1">
            <w:pPr>
              <w:rPr>
                <w:rFonts w:cstheme="minorHAnsi"/>
              </w:rPr>
            </w:pPr>
            <w:r w:rsidRPr="00C81B1C">
              <w:rPr>
                <w:rFonts w:cstheme="minorHAnsi"/>
              </w:rPr>
              <w:t xml:space="preserve">Nicaragua: </w:t>
            </w:r>
            <w:r w:rsidRPr="00C81B1C">
              <w:rPr>
                <w:rStyle w:val="nfasis"/>
                <w:rFonts w:cstheme="minorHAnsi"/>
              </w:rPr>
              <w:t>Anuario estadístico / Resumen estadístico</w:t>
            </w:r>
          </w:p>
        </w:tc>
        <w:tc>
          <w:tcPr>
            <w:tcW w:w="3708" w:type="dxa"/>
            <w:vAlign w:val="center"/>
            <w:hideMark/>
          </w:tcPr>
          <w:p w14:paraId="6B928A7C" w14:textId="77777777" w:rsidR="00E6338F" w:rsidRPr="00C81B1C" w:rsidRDefault="00E6338F" w:rsidP="00576CC1">
            <w:pPr>
              <w:rPr>
                <w:rFonts w:cstheme="minorHAnsi"/>
              </w:rPr>
            </w:pPr>
            <w:r w:rsidRPr="00C81B1C">
              <w:rPr>
                <w:rFonts w:cstheme="minorHAnsi"/>
              </w:rPr>
              <w:t xml:space="preserve">Managua, </w:t>
            </w:r>
            <w:proofErr w:type="spellStart"/>
            <w:r w:rsidRPr="00C81B1C">
              <w:rPr>
                <w:rFonts w:cstheme="minorHAnsi"/>
              </w:rPr>
              <w:t>various</w:t>
            </w:r>
            <w:proofErr w:type="spellEnd"/>
            <w:r w:rsidRPr="00C81B1C">
              <w:rPr>
                <w:rFonts w:cstheme="minorHAnsi"/>
              </w:rPr>
              <w:t xml:space="preserve"> </w:t>
            </w:r>
            <w:proofErr w:type="spellStart"/>
            <w:r w:rsidRPr="00C81B1C">
              <w:rPr>
                <w:rFonts w:cstheme="minorHAnsi"/>
              </w:rPr>
              <w:t>years</w:t>
            </w:r>
            <w:proofErr w:type="spellEnd"/>
            <w:r w:rsidRPr="00C81B1C">
              <w:rPr>
                <w:rFonts w:cstheme="minorHAnsi"/>
              </w:rPr>
              <w:t xml:space="preserve"> 1942–1960</w:t>
            </w:r>
          </w:p>
        </w:tc>
      </w:tr>
      <w:tr w:rsidR="00E6338F" w:rsidRPr="00C81B1C" w14:paraId="7443A01F" w14:textId="77777777" w:rsidTr="0086657B">
        <w:trPr>
          <w:tblCellSpacing w:w="15" w:type="dxa"/>
        </w:trPr>
        <w:tc>
          <w:tcPr>
            <w:tcW w:w="1186" w:type="dxa"/>
            <w:vAlign w:val="center"/>
            <w:hideMark/>
          </w:tcPr>
          <w:p w14:paraId="3F1FC0B5" w14:textId="77777777" w:rsidR="00E6338F" w:rsidRPr="000E6651" w:rsidRDefault="00E6338F" w:rsidP="00576CC1">
            <w:pPr>
              <w:rPr>
                <w:rFonts w:cstheme="minorHAnsi"/>
              </w:rPr>
            </w:pPr>
          </w:p>
        </w:tc>
        <w:tc>
          <w:tcPr>
            <w:tcW w:w="4625" w:type="dxa"/>
            <w:vAlign w:val="center"/>
            <w:hideMark/>
          </w:tcPr>
          <w:p w14:paraId="4030BA58" w14:textId="77777777" w:rsidR="00E6338F" w:rsidRPr="00C81B1C" w:rsidRDefault="00E6338F" w:rsidP="00576CC1">
            <w:pPr>
              <w:rPr>
                <w:rFonts w:cstheme="minorHAnsi"/>
              </w:rPr>
            </w:pPr>
            <w:r w:rsidRPr="00C81B1C">
              <w:rPr>
                <w:rFonts w:cstheme="minorHAnsi"/>
              </w:rPr>
              <w:t xml:space="preserve">Paraguay: </w:t>
            </w:r>
            <w:r w:rsidRPr="00C81B1C">
              <w:rPr>
                <w:rStyle w:val="nfasis"/>
                <w:rFonts w:cstheme="minorHAnsi"/>
              </w:rPr>
              <w:t>Anuario estadístico del Paraguay</w:t>
            </w:r>
          </w:p>
        </w:tc>
        <w:tc>
          <w:tcPr>
            <w:tcW w:w="3708" w:type="dxa"/>
            <w:vAlign w:val="center"/>
            <w:hideMark/>
          </w:tcPr>
          <w:p w14:paraId="28698C99" w14:textId="77777777" w:rsidR="00E6338F" w:rsidRPr="00C81B1C" w:rsidRDefault="00E6338F" w:rsidP="00576CC1">
            <w:pPr>
              <w:rPr>
                <w:rFonts w:cstheme="minorHAnsi"/>
              </w:rPr>
            </w:pPr>
            <w:r w:rsidRPr="00C81B1C">
              <w:rPr>
                <w:rFonts w:cstheme="minorHAnsi"/>
              </w:rPr>
              <w:t xml:space="preserve">Asunción, </w:t>
            </w:r>
            <w:proofErr w:type="spellStart"/>
            <w:r w:rsidRPr="00C81B1C">
              <w:rPr>
                <w:rFonts w:cstheme="minorHAnsi"/>
              </w:rPr>
              <w:t>various</w:t>
            </w:r>
            <w:proofErr w:type="spellEnd"/>
            <w:r w:rsidRPr="00C81B1C">
              <w:rPr>
                <w:rFonts w:cstheme="minorHAnsi"/>
              </w:rPr>
              <w:t xml:space="preserve"> </w:t>
            </w:r>
            <w:proofErr w:type="spellStart"/>
            <w:r w:rsidRPr="00C81B1C">
              <w:rPr>
                <w:rFonts w:cstheme="minorHAnsi"/>
              </w:rPr>
              <w:t>years</w:t>
            </w:r>
            <w:proofErr w:type="spellEnd"/>
            <w:r w:rsidRPr="00C81B1C">
              <w:rPr>
                <w:rFonts w:cstheme="minorHAnsi"/>
              </w:rPr>
              <w:t xml:space="preserve"> 1914–1959</w:t>
            </w:r>
          </w:p>
        </w:tc>
      </w:tr>
      <w:tr w:rsidR="00E6338F" w:rsidRPr="00C81B1C" w14:paraId="3EB4FD6A" w14:textId="77777777" w:rsidTr="0086657B">
        <w:trPr>
          <w:tblCellSpacing w:w="15" w:type="dxa"/>
        </w:trPr>
        <w:tc>
          <w:tcPr>
            <w:tcW w:w="1186" w:type="dxa"/>
            <w:vAlign w:val="center"/>
            <w:hideMark/>
          </w:tcPr>
          <w:p w14:paraId="6162BD98" w14:textId="77777777" w:rsidR="00E6338F" w:rsidRPr="000E6651" w:rsidRDefault="00E6338F" w:rsidP="00576CC1">
            <w:pPr>
              <w:rPr>
                <w:rFonts w:cstheme="minorHAnsi"/>
              </w:rPr>
            </w:pPr>
          </w:p>
        </w:tc>
        <w:tc>
          <w:tcPr>
            <w:tcW w:w="4625" w:type="dxa"/>
            <w:vAlign w:val="center"/>
            <w:hideMark/>
          </w:tcPr>
          <w:p w14:paraId="241065A2" w14:textId="77777777" w:rsidR="00E6338F" w:rsidRPr="00C81B1C" w:rsidRDefault="00E6338F" w:rsidP="00576CC1">
            <w:pPr>
              <w:rPr>
                <w:rFonts w:cstheme="minorHAnsi"/>
              </w:rPr>
            </w:pPr>
            <w:proofErr w:type="spellStart"/>
            <w:r w:rsidRPr="00C81B1C">
              <w:rPr>
                <w:rFonts w:cstheme="minorHAnsi"/>
              </w:rPr>
              <w:t>Peru</w:t>
            </w:r>
            <w:proofErr w:type="spellEnd"/>
            <w:r w:rsidRPr="00C81B1C">
              <w:rPr>
                <w:rFonts w:cstheme="minorHAnsi"/>
              </w:rPr>
              <w:t xml:space="preserve">: </w:t>
            </w:r>
            <w:r w:rsidRPr="00C81B1C">
              <w:rPr>
                <w:rStyle w:val="nfasis"/>
                <w:rFonts w:cstheme="minorHAnsi"/>
              </w:rPr>
              <w:t>Extracto estadístico del Perú / Anuario estadístico del Perú</w:t>
            </w:r>
          </w:p>
        </w:tc>
        <w:tc>
          <w:tcPr>
            <w:tcW w:w="3708" w:type="dxa"/>
            <w:vAlign w:val="center"/>
            <w:hideMark/>
          </w:tcPr>
          <w:p w14:paraId="2417C388" w14:textId="77777777" w:rsidR="00E6338F" w:rsidRPr="00C81B1C" w:rsidRDefault="00E6338F" w:rsidP="00576CC1">
            <w:pPr>
              <w:rPr>
                <w:rFonts w:cstheme="minorHAnsi"/>
              </w:rPr>
            </w:pPr>
            <w:r w:rsidRPr="00C81B1C">
              <w:rPr>
                <w:rFonts w:cstheme="minorHAnsi"/>
              </w:rPr>
              <w:t xml:space="preserve">Lima, </w:t>
            </w:r>
            <w:proofErr w:type="spellStart"/>
            <w:r w:rsidRPr="00C81B1C">
              <w:rPr>
                <w:rFonts w:cstheme="minorHAnsi"/>
              </w:rPr>
              <w:t>various</w:t>
            </w:r>
            <w:proofErr w:type="spellEnd"/>
            <w:r w:rsidRPr="00C81B1C">
              <w:rPr>
                <w:rFonts w:cstheme="minorHAnsi"/>
              </w:rPr>
              <w:t xml:space="preserve"> </w:t>
            </w:r>
            <w:proofErr w:type="spellStart"/>
            <w:r w:rsidRPr="00C81B1C">
              <w:rPr>
                <w:rFonts w:cstheme="minorHAnsi"/>
              </w:rPr>
              <w:t>years</w:t>
            </w:r>
            <w:proofErr w:type="spellEnd"/>
            <w:r w:rsidRPr="00C81B1C">
              <w:rPr>
                <w:rFonts w:cstheme="minorHAnsi"/>
              </w:rPr>
              <w:t xml:space="preserve"> 1919–1957</w:t>
            </w:r>
          </w:p>
        </w:tc>
      </w:tr>
      <w:tr w:rsidR="00E6338F" w:rsidRPr="00C81B1C" w14:paraId="4935AC8D" w14:textId="77777777" w:rsidTr="0086657B">
        <w:trPr>
          <w:tblCellSpacing w:w="15" w:type="dxa"/>
        </w:trPr>
        <w:tc>
          <w:tcPr>
            <w:tcW w:w="1186" w:type="dxa"/>
            <w:vAlign w:val="center"/>
            <w:hideMark/>
          </w:tcPr>
          <w:p w14:paraId="406AB083" w14:textId="77777777" w:rsidR="00E6338F" w:rsidRPr="000E6651" w:rsidRDefault="00E6338F" w:rsidP="00576CC1">
            <w:pPr>
              <w:rPr>
                <w:rFonts w:cstheme="minorHAnsi"/>
              </w:rPr>
            </w:pPr>
          </w:p>
        </w:tc>
        <w:tc>
          <w:tcPr>
            <w:tcW w:w="4625" w:type="dxa"/>
            <w:vAlign w:val="center"/>
            <w:hideMark/>
          </w:tcPr>
          <w:p w14:paraId="580265BC" w14:textId="77777777" w:rsidR="00E6338F" w:rsidRPr="00C81B1C" w:rsidRDefault="00E6338F" w:rsidP="00576CC1">
            <w:pPr>
              <w:rPr>
                <w:rFonts w:cstheme="minorHAnsi"/>
              </w:rPr>
            </w:pPr>
            <w:r w:rsidRPr="00C81B1C">
              <w:rPr>
                <w:rFonts w:cstheme="minorHAnsi"/>
              </w:rPr>
              <w:t xml:space="preserve">Venezuela: </w:t>
            </w:r>
            <w:r w:rsidRPr="00C81B1C">
              <w:rPr>
                <w:rStyle w:val="nfasis"/>
                <w:rFonts w:cstheme="minorHAnsi"/>
              </w:rPr>
              <w:t>Anuario estadístico de Venezuela</w:t>
            </w:r>
          </w:p>
        </w:tc>
        <w:tc>
          <w:tcPr>
            <w:tcW w:w="3708" w:type="dxa"/>
            <w:vAlign w:val="center"/>
            <w:hideMark/>
          </w:tcPr>
          <w:p w14:paraId="6F05B676" w14:textId="77777777" w:rsidR="00E6338F" w:rsidRPr="00C81B1C" w:rsidRDefault="00E6338F" w:rsidP="00576CC1">
            <w:pPr>
              <w:rPr>
                <w:rFonts w:cstheme="minorHAnsi"/>
              </w:rPr>
            </w:pPr>
            <w:r w:rsidRPr="00C81B1C">
              <w:rPr>
                <w:rFonts w:cstheme="minorHAnsi"/>
              </w:rPr>
              <w:t xml:space="preserve">Caracas, </w:t>
            </w:r>
            <w:proofErr w:type="spellStart"/>
            <w:r w:rsidRPr="00C81B1C">
              <w:rPr>
                <w:rFonts w:cstheme="minorHAnsi"/>
              </w:rPr>
              <w:t>various</w:t>
            </w:r>
            <w:proofErr w:type="spellEnd"/>
            <w:r w:rsidRPr="00C81B1C">
              <w:rPr>
                <w:rFonts w:cstheme="minorHAnsi"/>
              </w:rPr>
              <w:t xml:space="preserve"> </w:t>
            </w:r>
            <w:proofErr w:type="spellStart"/>
            <w:r w:rsidRPr="00C81B1C">
              <w:rPr>
                <w:rFonts w:cstheme="minorHAnsi"/>
              </w:rPr>
              <w:t>years</w:t>
            </w:r>
            <w:proofErr w:type="spellEnd"/>
            <w:r w:rsidRPr="00C81B1C">
              <w:rPr>
                <w:rFonts w:cstheme="minorHAnsi"/>
              </w:rPr>
              <w:t xml:space="preserve"> 1912–1963</w:t>
            </w:r>
          </w:p>
        </w:tc>
      </w:tr>
      <w:tr w:rsidR="00E6338F" w:rsidRPr="00C81B1C" w14:paraId="2CA22A87" w14:textId="77777777" w:rsidTr="0086657B">
        <w:trPr>
          <w:tblCellSpacing w:w="15" w:type="dxa"/>
        </w:trPr>
        <w:tc>
          <w:tcPr>
            <w:tcW w:w="1186" w:type="dxa"/>
            <w:tcBorders>
              <w:bottom w:val="single" w:sz="4" w:space="0" w:color="auto"/>
            </w:tcBorders>
            <w:vAlign w:val="center"/>
            <w:hideMark/>
          </w:tcPr>
          <w:p w14:paraId="2B29756A" w14:textId="77777777" w:rsidR="00E6338F" w:rsidRPr="000E6651" w:rsidRDefault="00E6338F" w:rsidP="00576CC1">
            <w:pPr>
              <w:rPr>
                <w:rFonts w:cstheme="minorHAnsi"/>
              </w:rPr>
            </w:pPr>
          </w:p>
        </w:tc>
        <w:tc>
          <w:tcPr>
            <w:tcW w:w="4625" w:type="dxa"/>
            <w:tcBorders>
              <w:bottom w:val="single" w:sz="4" w:space="0" w:color="auto"/>
            </w:tcBorders>
            <w:vAlign w:val="center"/>
            <w:hideMark/>
          </w:tcPr>
          <w:p w14:paraId="708A3554" w14:textId="77777777" w:rsidR="00E6338F" w:rsidRPr="00C81B1C" w:rsidRDefault="00E6338F" w:rsidP="00576CC1">
            <w:pPr>
              <w:rPr>
                <w:rFonts w:cstheme="minorHAnsi"/>
              </w:rPr>
            </w:pPr>
            <w:r w:rsidRPr="00C81B1C">
              <w:rPr>
                <w:rFonts w:cstheme="minorHAnsi"/>
              </w:rPr>
              <w:t xml:space="preserve">Uruguay: </w:t>
            </w:r>
            <w:r w:rsidRPr="00C81B1C">
              <w:rPr>
                <w:rStyle w:val="nfasis"/>
                <w:rFonts w:cstheme="minorHAnsi"/>
              </w:rPr>
              <w:t>Anuario estadístico de la República Oriental del Uruguay</w:t>
            </w:r>
          </w:p>
        </w:tc>
        <w:tc>
          <w:tcPr>
            <w:tcW w:w="3708" w:type="dxa"/>
            <w:tcBorders>
              <w:bottom w:val="single" w:sz="4" w:space="0" w:color="auto"/>
            </w:tcBorders>
            <w:vAlign w:val="center"/>
            <w:hideMark/>
          </w:tcPr>
          <w:p w14:paraId="012CBED9" w14:textId="77777777" w:rsidR="00E6338F" w:rsidRPr="00C81B1C" w:rsidRDefault="00E6338F" w:rsidP="00576CC1">
            <w:pPr>
              <w:rPr>
                <w:rFonts w:cstheme="minorHAnsi"/>
              </w:rPr>
            </w:pPr>
            <w:r w:rsidRPr="00C81B1C">
              <w:rPr>
                <w:rFonts w:cstheme="minorHAnsi"/>
              </w:rPr>
              <w:t xml:space="preserve">Montevideo, </w:t>
            </w:r>
            <w:proofErr w:type="spellStart"/>
            <w:r w:rsidRPr="00C81B1C">
              <w:rPr>
                <w:rFonts w:cstheme="minorHAnsi"/>
              </w:rPr>
              <w:t>various</w:t>
            </w:r>
            <w:proofErr w:type="spellEnd"/>
            <w:r w:rsidRPr="00C81B1C">
              <w:rPr>
                <w:rFonts w:cstheme="minorHAnsi"/>
              </w:rPr>
              <w:t xml:space="preserve"> </w:t>
            </w:r>
            <w:proofErr w:type="spellStart"/>
            <w:r w:rsidRPr="00C81B1C">
              <w:rPr>
                <w:rFonts w:cstheme="minorHAnsi"/>
              </w:rPr>
              <w:t>years</w:t>
            </w:r>
            <w:proofErr w:type="spellEnd"/>
            <w:r w:rsidRPr="00C81B1C">
              <w:rPr>
                <w:rFonts w:cstheme="minorHAnsi"/>
              </w:rPr>
              <w:t xml:space="preserve"> 1916–1943</w:t>
            </w:r>
          </w:p>
        </w:tc>
      </w:tr>
    </w:tbl>
    <w:p w14:paraId="0F5C17F4" w14:textId="77777777" w:rsidR="00206232" w:rsidRPr="00C81B1C" w:rsidRDefault="00206232" w:rsidP="00C75C00">
      <w:pPr>
        <w:pStyle w:val="Descripcin"/>
        <w:keepNext/>
        <w:rPr>
          <w:i w:val="0"/>
          <w:iCs w:val="0"/>
        </w:rPr>
      </w:pPr>
    </w:p>
    <w:p w14:paraId="0D605E71" w14:textId="77777777" w:rsidR="00C75C00" w:rsidRPr="00C81B1C" w:rsidRDefault="00C75C00" w:rsidP="00C75C00"/>
    <w:p w14:paraId="5570D5F5" w14:textId="3C06AA09" w:rsidR="0088131A" w:rsidRPr="00C81B1C" w:rsidRDefault="0088131A">
      <w:r w:rsidRPr="00C81B1C">
        <w:br w:type="page"/>
      </w:r>
    </w:p>
    <w:p w14:paraId="6D37750B" w14:textId="401C51B1" w:rsidR="00A61A68" w:rsidRPr="00C81B1C" w:rsidRDefault="00370E6B" w:rsidP="007F0C52">
      <w:pPr>
        <w:pStyle w:val="Descripcin"/>
        <w:keepNext/>
        <w:jc w:val="center"/>
        <w:rPr>
          <w:rFonts w:cstheme="minorHAnsi"/>
          <w:color w:val="auto"/>
          <w:sz w:val="22"/>
          <w:szCs w:val="22"/>
          <w:lang w:val="en-GB"/>
        </w:rPr>
      </w:pPr>
      <w:r w:rsidRPr="00C81B1C">
        <w:rPr>
          <w:rFonts w:cstheme="minorHAnsi"/>
          <w:sz w:val="22"/>
          <w:szCs w:val="22"/>
          <w:lang w:val="en-GB"/>
        </w:rPr>
        <w:lastRenderedPageBreak/>
        <w:t xml:space="preserve">Table 5.A </w:t>
      </w:r>
      <w:r w:rsidRPr="00C81B1C">
        <w:rPr>
          <w:rFonts w:cstheme="minorHAnsi"/>
          <w:sz w:val="22"/>
          <w:szCs w:val="22"/>
          <w:lang w:val="en-US"/>
        </w:rPr>
        <w:t>4</w:t>
      </w:r>
      <w:r w:rsidRPr="00C81B1C">
        <w:rPr>
          <w:rFonts w:cstheme="minorHAnsi"/>
          <w:sz w:val="22"/>
          <w:szCs w:val="22"/>
          <w:lang w:val="en-GB"/>
        </w:rPr>
        <w:t>: Data coverage b</w:t>
      </w:r>
      <w:r w:rsidR="00684577" w:rsidRPr="00C81B1C">
        <w:rPr>
          <w:rFonts w:cstheme="minorHAnsi"/>
          <w:sz w:val="22"/>
          <w:szCs w:val="22"/>
          <w:lang w:val="en-GB"/>
        </w:rPr>
        <w:t>y period, indicator, and region</w:t>
      </w:r>
    </w:p>
    <w:tbl>
      <w:tblPr>
        <w:tblW w:w="0" w:type="auto"/>
        <w:tblInd w:w="1382" w:type="dxa"/>
        <w:tblLook w:val="04A0" w:firstRow="1" w:lastRow="0" w:firstColumn="1" w:lastColumn="0" w:noHBand="0" w:noVBand="1"/>
      </w:tblPr>
      <w:tblGrid>
        <w:gridCol w:w="1417"/>
        <w:gridCol w:w="1417"/>
        <w:gridCol w:w="1417"/>
        <w:gridCol w:w="1417"/>
      </w:tblGrid>
      <w:tr w:rsidR="007821E4" w:rsidRPr="006463D9" w14:paraId="2629BCC9" w14:textId="77777777" w:rsidTr="00F122E0">
        <w:tc>
          <w:tcPr>
            <w:tcW w:w="1417" w:type="dxa"/>
            <w:tcBorders>
              <w:top w:val="single" w:sz="4" w:space="0" w:color="auto"/>
              <w:bottom w:val="single" w:sz="4" w:space="0" w:color="auto"/>
            </w:tcBorders>
          </w:tcPr>
          <w:p w14:paraId="372FACDF" w14:textId="77777777" w:rsidR="007821E4" w:rsidRPr="006463D9" w:rsidRDefault="007821E4" w:rsidP="00576CC1">
            <w:pPr>
              <w:rPr>
                <w:rFonts w:cstheme="minorHAnsi"/>
                <w:bCs/>
              </w:rPr>
            </w:pPr>
            <w:proofErr w:type="spellStart"/>
            <w:r w:rsidRPr="006463D9">
              <w:rPr>
                <w:rFonts w:cstheme="minorHAnsi"/>
                <w:bCs/>
              </w:rPr>
              <w:t>Region</w:t>
            </w:r>
            <w:proofErr w:type="spellEnd"/>
          </w:p>
        </w:tc>
        <w:tc>
          <w:tcPr>
            <w:tcW w:w="1417" w:type="dxa"/>
            <w:tcBorders>
              <w:top w:val="single" w:sz="4" w:space="0" w:color="auto"/>
              <w:bottom w:val="single" w:sz="4" w:space="0" w:color="auto"/>
            </w:tcBorders>
          </w:tcPr>
          <w:p w14:paraId="3B07BCE1" w14:textId="77777777" w:rsidR="007821E4" w:rsidRPr="006463D9" w:rsidRDefault="007821E4" w:rsidP="00576CC1">
            <w:pPr>
              <w:rPr>
                <w:rFonts w:cstheme="minorHAnsi"/>
                <w:bCs/>
              </w:rPr>
            </w:pPr>
            <w:proofErr w:type="spellStart"/>
            <w:r w:rsidRPr="006463D9">
              <w:rPr>
                <w:rFonts w:cstheme="minorHAnsi"/>
                <w:bCs/>
              </w:rPr>
              <w:t>Period</w:t>
            </w:r>
            <w:proofErr w:type="spellEnd"/>
          </w:p>
        </w:tc>
        <w:tc>
          <w:tcPr>
            <w:tcW w:w="1417" w:type="dxa"/>
            <w:tcBorders>
              <w:top w:val="single" w:sz="4" w:space="0" w:color="auto"/>
              <w:bottom w:val="single" w:sz="4" w:space="0" w:color="auto"/>
            </w:tcBorders>
          </w:tcPr>
          <w:p w14:paraId="32E5E3B9" w14:textId="77777777" w:rsidR="007821E4" w:rsidRPr="006463D9" w:rsidRDefault="007821E4" w:rsidP="00576CC1">
            <w:pPr>
              <w:rPr>
                <w:rFonts w:cstheme="minorHAnsi"/>
                <w:bCs/>
              </w:rPr>
            </w:pPr>
            <w:proofErr w:type="spellStart"/>
            <w:r w:rsidRPr="006463D9">
              <w:rPr>
                <w:rFonts w:cstheme="minorHAnsi"/>
                <w:bCs/>
              </w:rPr>
              <w:t>Area</w:t>
            </w:r>
            <w:proofErr w:type="spellEnd"/>
          </w:p>
        </w:tc>
        <w:tc>
          <w:tcPr>
            <w:tcW w:w="1417" w:type="dxa"/>
            <w:tcBorders>
              <w:top w:val="single" w:sz="4" w:space="0" w:color="auto"/>
              <w:bottom w:val="single" w:sz="4" w:space="0" w:color="auto"/>
            </w:tcBorders>
          </w:tcPr>
          <w:p w14:paraId="385DFDD5" w14:textId="77777777" w:rsidR="007821E4" w:rsidRPr="006463D9" w:rsidRDefault="007821E4" w:rsidP="00576CC1">
            <w:pPr>
              <w:rPr>
                <w:rFonts w:cstheme="minorHAnsi"/>
                <w:bCs/>
              </w:rPr>
            </w:pPr>
            <w:proofErr w:type="spellStart"/>
            <w:r w:rsidRPr="006463D9">
              <w:rPr>
                <w:rFonts w:cstheme="minorHAnsi"/>
                <w:bCs/>
              </w:rPr>
              <w:t>Production</w:t>
            </w:r>
            <w:proofErr w:type="spellEnd"/>
          </w:p>
        </w:tc>
      </w:tr>
      <w:tr w:rsidR="007821E4" w:rsidRPr="00C81B1C" w14:paraId="42738BA6" w14:textId="77777777" w:rsidTr="00F122E0">
        <w:tc>
          <w:tcPr>
            <w:tcW w:w="1417" w:type="dxa"/>
            <w:tcBorders>
              <w:top w:val="single" w:sz="4" w:space="0" w:color="auto"/>
            </w:tcBorders>
          </w:tcPr>
          <w:p w14:paraId="2A3C355A" w14:textId="75B3C13D" w:rsidR="007821E4" w:rsidRPr="006463D9" w:rsidRDefault="0088131A" w:rsidP="00576CC1">
            <w:pPr>
              <w:rPr>
                <w:rFonts w:cstheme="minorHAnsi"/>
                <w:bCs/>
              </w:rPr>
            </w:pPr>
            <w:r w:rsidRPr="006463D9">
              <w:rPr>
                <w:rFonts w:cstheme="minorHAnsi"/>
                <w:bCs/>
              </w:rPr>
              <w:t>LACA</w:t>
            </w:r>
          </w:p>
        </w:tc>
        <w:tc>
          <w:tcPr>
            <w:tcW w:w="1417" w:type="dxa"/>
            <w:tcBorders>
              <w:top w:val="single" w:sz="4" w:space="0" w:color="auto"/>
            </w:tcBorders>
          </w:tcPr>
          <w:p w14:paraId="62D7785D" w14:textId="77777777" w:rsidR="007821E4" w:rsidRPr="00C81B1C" w:rsidRDefault="007821E4" w:rsidP="00576CC1">
            <w:pPr>
              <w:rPr>
                <w:rFonts w:cstheme="minorHAnsi"/>
              </w:rPr>
            </w:pPr>
            <w:r w:rsidRPr="00C81B1C">
              <w:rPr>
                <w:rFonts w:cstheme="minorHAnsi"/>
              </w:rPr>
              <w:t>1901–1919</w:t>
            </w:r>
          </w:p>
        </w:tc>
        <w:tc>
          <w:tcPr>
            <w:tcW w:w="1417" w:type="dxa"/>
            <w:tcBorders>
              <w:top w:val="single" w:sz="4" w:space="0" w:color="auto"/>
            </w:tcBorders>
          </w:tcPr>
          <w:p w14:paraId="7F316A3D" w14:textId="77777777" w:rsidR="007821E4" w:rsidRPr="00C81B1C" w:rsidRDefault="007821E4" w:rsidP="00415867">
            <w:pPr>
              <w:jc w:val="center"/>
              <w:rPr>
                <w:rFonts w:cstheme="minorHAnsi"/>
              </w:rPr>
            </w:pPr>
            <w:r w:rsidRPr="00C81B1C">
              <w:rPr>
                <w:rFonts w:cstheme="minorHAnsi"/>
              </w:rPr>
              <w:t>35 (57)</w:t>
            </w:r>
          </w:p>
        </w:tc>
        <w:tc>
          <w:tcPr>
            <w:tcW w:w="1417" w:type="dxa"/>
            <w:tcBorders>
              <w:top w:val="single" w:sz="4" w:space="0" w:color="auto"/>
            </w:tcBorders>
          </w:tcPr>
          <w:p w14:paraId="25C599ED" w14:textId="77777777" w:rsidR="007821E4" w:rsidRPr="00C81B1C" w:rsidRDefault="007821E4" w:rsidP="00415867">
            <w:pPr>
              <w:jc w:val="center"/>
              <w:rPr>
                <w:rFonts w:cstheme="minorHAnsi"/>
              </w:rPr>
            </w:pPr>
            <w:r w:rsidRPr="00C81B1C">
              <w:rPr>
                <w:rFonts w:cstheme="minorHAnsi"/>
              </w:rPr>
              <w:t>32 (44)</w:t>
            </w:r>
          </w:p>
        </w:tc>
      </w:tr>
      <w:tr w:rsidR="007821E4" w:rsidRPr="00C81B1C" w14:paraId="60AD4D53" w14:textId="77777777" w:rsidTr="007821E4">
        <w:tc>
          <w:tcPr>
            <w:tcW w:w="1417" w:type="dxa"/>
          </w:tcPr>
          <w:p w14:paraId="65C13492" w14:textId="77777777" w:rsidR="007821E4" w:rsidRPr="006463D9" w:rsidRDefault="007821E4" w:rsidP="00576CC1">
            <w:pPr>
              <w:rPr>
                <w:rFonts w:cstheme="minorHAnsi"/>
                <w:bCs/>
              </w:rPr>
            </w:pPr>
          </w:p>
        </w:tc>
        <w:tc>
          <w:tcPr>
            <w:tcW w:w="1417" w:type="dxa"/>
          </w:tcPr>
          <w:p w14:paraId="400ABA01" w14:textId="77777777" w:rsidR="007821E4" w:rsidRPr="00C81B1C" w:rsidRDefault="007821E4" w:rsidP="00576CC1">
            <w:pPr>
              <w:rPr>
                <w:rFonts w:cstheme="minorHAnsi"/>
              </w:rPr>
            </w:pPr>
            <w:r w:rsidRPr="00C81B1C">
              <w:rPr>
                <w:rFonts w:cstheme="minorHAnsi"/>
              </w:rPr>
              <w:t>1920–1939</w:t>
            </w:r>
          </w:p>
        </w:tc>
        <w:tc>
          <w:tcPr>
            <w:tcW w:w="1417" w:type="dxa"/>
          </w:tcPr>
          <w:p w14:paraId="768E8097" w14:textId="77777777" w:rsidR="007821E4" w:rsidRPr="00C81B1C" w:rsidRDefault="007821E4" w:rsidP="00415867">
            <w:pPr>
              <w:jc w:val="center"/>
              <w:rPr>
                <w:rFonts w:cstheme="minorHAnsi"/>
              </w:rPr>
            </w:pPr>
            <w:r w:rsidRPr="00C81B1C">
              <w:rPr>
                <w:rFonts w:cstheme="minorHAnsi"/>
              </w:rPr>
              <w:t>69 (78)</w:t>
            </w:r>
          </w:p>
        </w:tc>
        <w:tc>
          <w:tcPr>
            <w:tcW w:w="1417" w:type="dxa"/>
          </w:tcPr>
          <w:p w14:paraId="53E824F4" w14:textId="77777777" w:rsidR="007821E4" w:rsidRPr="00C81B1C" w:rsidRDefault="007821E4" w:rsidP="00415867">
            <w:pPr>
              <w:jc w:val="center"/>
              <w:rPr>
                <w:rFonts w:cstheme="minorHAnsi"/>
              </w:rPr>
            </w:pPr>
            <w:r w:rsidRPr="00C81B1C">
              <w:rPr>
                <w:rFonts w:cstheme="minorHAnsi"/>
              </w:rPr>
              <w:t>68 (74)</w:t>
            </w:r>
          </w:p>
        </w:tc>
      </w:tr>
      <w:tr w:rsidR="007821E4" w:rsidRPr="00C81B1C" w14:paraId="0D80B7F1" w14:textId="77777777" w:rsidTr="00F122E0">
        <w:tc>
          <w:tcPr>
            <w:tcW w:w="1417" w:type="dxa"/>
            <w:tcBorders>
              <w:bottom w:val="single" w:sz="4" w:space="0" w:color="auto"/>
            </w:tcBorders>
          </w:tcPr>
          <w:p w14:paraId="737C6468" w14:textId="77777777" w:rsidR="007821E4" w:rsidRPr="006463D9" w:rsidRDefault="007821E4" w:rsidP="00576CC1">
            <w:pPr>
              <w:rPr>
                <w:rFonts w:cstheme="minorHAnsi"/>
                <w:bCs/>
              </w:rPr>
            </w:pPr>
          </w:p>
        </w:tc>
        <w:tc>
          <w:tcPr>
            <w:tcW w:w="1417" w:type="dxa"/>
            <w:tcBorders>
              <w:bottom w:val="single" w:sz="4" w:space="0" w:color="auto"/>
            </w:tcBorders>
          </w:tcPr>
          <w:p w14:paraId="0624E245" w14:textId="77777777" w:rsidR="007821E4" w:rsidRPr="00C81B1C" w:rsidRDefault="007821E4" w:rsidP="00576CC1">
            <w:pPr>
              <w:rPr>
                <w:rFonts w:cstheme="minorHAnsi"/>
              </w:rPr>
            </w:pPr>
            <w:r w:rsidRPr="00C81B1C">
              <w:rPr>
                <w:rFonts w:cstheme="minorHAnsi"/>
              </w:rPr>
              <w:t>1940–1960</w:t>
            </w:r>
          </w:p>
        </w:tc>
        <w:tc>
          <w:tcPr>
            <w:tcW w:w="1417" w:type="dxa"/>
            <w:tcBorders>
              <w:bottom w:val="single" w:sz="4" w:space="0" w:color="auto"/>
            </w:tcBorders>
          </w:tcPr>
          <w:p w14:paraId="5009278A" w14:textId="77777777" w:rsidR="007821E4" w:rsidRPr="00C81B1C" w:rsidRDefault="007821E4" w:rsidP="00415867">
            <w:pPr>
              <w:jc w:val="center"/>
              <w:rPr>
                <w:rFonts w:cstheme="minorHAnsi"/>
              </w:rPr>
            </w:pPr>
            <w:r w:rsidRPr="00C81B1C">
              <w:rPr>
                <w:rFonts w:cstheme="minorHAnsi"/>
              </w:rPr>
              <w:t>85 (86)</w:t>
            </w:r>
          </w:p>
        </w:tc>
        <w:tc>
          <w:tcPr>
            <w:tcW w:w="1417" w:type="dxa"/>
            <w:tcBorders>
              <w:bottom w:val="single" w:sz="4" w:space="0" w:color="auto"/>
            </w:tcBorders>
          </w:tcPr>
          <w:p w14:paraId="0A3EB500" w14:textId="77777777" w:rsidR="007821E4" w:rsidRPr="00C81B1C" w:rsidRDefault="007821E4" w:rsidP="00415867">
            <w:pPr>
              <w:jc w:val="center"/>
              <w:rPr>
                <w:rFonts w:cstheme="minorHAnsi"/>
              </w:rPr>
            </w:pPr>
            <w:r w:rsidRPr="00C81B1C">
              <w:rPr>
                <w:rFonts w:cstheme="minorHAnsi"/>
              </w:rPr>
              <w:t>79 (80)</w:t>
            </w:r>
          </w:p>
        </w:tc>
      </w:tr>
      <w:tr w:rsidR="007821E4" w:rsidRPr="00C81B1C" w14:paraId="67C5DB05" w14:textId="77777777" w:rsidTr="00F122E0">
        <w:tc>
          <w:tcPr>
            <w:tcW w:w="1417" w:type="dxa"/>
            <w:tcBorders>
              <w:top w:val="single" w:sz="4" w:space="0" w:color="auto"/>
            </w:tcBorders>
          </w:tcPr>
          <w:p w14:paraId="1E1D51F3" w14:textId="77777777" w:rsidR="007821E4" w:rsidRPr="006463D9" w:rsidRDefault="007821E4" w:rsidP="00576CC1">
            <w:pPr>
              <w:rPr>
                <w:rFonts w:cstheme="minorHAnsi"/>
                <w:bCs/>
              </w:rPr>
            </w:pPr>
            <w:proofErr w:type="spellStart"/>
            <w:r w:rsidRPr="006463D9">
              <w:rPr>
                <w:rFonts w:cstheme="minorHAnsi"/>
                <w:bCs/>
              </w:rPr>
              <w:t>Mexico</w:t>
            </w:r>
            <w:proofErr w:type="spellEnd"/>
          </w:p>
        </w:tc>
        <w:tc>
          <w:tcPr>
            <w:tcW w:w="1417" w:type="dxa"/>
            <w:tcBorders>
              <w:top w:val="single" w:sz="4" w:space="0" w:color="auto"/>
            </w:tcBorders>
          </w:tcPr>
          <w:p w14:paraId="65DD8FFF" w14:textId="77777777" w:rsidR="007821E4" w:rsidRPr="00C81B1C" w:rsidRDefault="007821E4" w:rsidP="00576CC1">
            <w:pPr>
              <w:rPr>
                <w:rFonts w:cstheme="minorHAnsi"/>
              </w:rPr>
            </w:pPr>
            <w:r w:rsidRPr="00C81B1C">
              <w:rPr>
                <w:rFonts w:cstheme="minorHAnsi"/>
              </w:rPr>
              <w:t>1901–1919</w:t>
            </w:r>
          </w:p>
        </w:tc>
        <w:tc>
          <w:tcPr>
            <w:tcW w:w="1417" w:type="dxa"/>
            <w:tcBorders>
              <w:top w:val="single" w:sz="4" w:space="0" w:color="auto"/>
            </w:tcBorders>
          </w:tcPr>
          <w:p w14:paraId="7FEA16BB" w14:textId="77777777" w:rsidR="007821E4" w:rsidRPr="00C81B1C" w:rsidRDefault="007821E4" w:rsidP="00415867">
            <w:pPr>
              <w:jc w:val="center"/>
              <w:rPr>
                <w:rFonts w:cstheme="minorHAnsi"/>
              </w:rPr>
            </w:pPr>
            <w:r w:rsidRPr="00C81B1C">
              <w:rPr>
                <w:rFonts w:cstheme="minorHAnsi"/>
              </w:rPr>
              <w:t>51 (52)</w:t>
            </w:r>
          </w:p>
        </w:tc>
        <w:tc>
          <w:tcPr>
            <w:tcW w:w="1417" w:type="dxa"/>
            <w:tcBorders>
              <w:top w:val="single" w:sz="4" w:space="0" w:color="auto"/>
            </w:tcBorders>
          </w:tcPr>
          <w:p w14:paraId="5276EFC1" w14:textId="77777777" w:rsidR="007821E4" w:rsidRPr="00C81B1C" w:rsidRDefault="007821E4" w:rsidP="00415867">
            <w:pPr>
              <w:jc w:val="center"/>
              <w:rPr>
                <w:rFonts w:cstheme="minorHAnsi"/>
              </w:rPr>
            </w:pPr>
            <w:r w:rsidRPr="00C81B1C">
              <w:rPr>
                <w:rFonts w:cstheme="minorHAnsi"/>
              </w:rPr>
              <w:t>51 (51)</w:t>
            </w:r>
          </w:p>
        </w:tc>
      </w:tr>
      <w:tr w:rsidR="007821E4" w:rsidRPr="00C81B1C" w14:paraId="0DBCDAE4" w14:textId="77777777" w:rsidTr="007821E4">
        <w:tc>
          <w:tcPr>
            <w:tcW w:w="1417" w:type="dxa"/>
          </w:tcPr>
          <w:p w14:paraId="2C70401C" w14:textId="77777777" w:rsidR="007821E4" w:rsidRPr="006463D9" w:rsidRDefault="007821E4" w:rsidP="00576CC1">
            <w:pPr>
              <w:rPr>
                <w:rFonts w:cstheme="minorHAnsi"/>
                <w:bCs/>
              </w:rPr>
            </w:pPr>
          </w:p>
        </w:tc>
        <w:tc>
          <w:tcPr>
            <w:tcW w:w="1417" w:type="dxa"/>
          </w:tcPr>
          <w:p w14:paraId="69583E39" w14:textId="77777777" w:rsidR="007821E4" w:rsidRPr="00C81B1C" w:rsidRDefault="007821E4" w:rsidP="00576CC1">
            <w:pPr>
              <w:rPr>
                <w:rFonts w:cstheme="minorHAnsi"/>
              </w:rPr>
            </w:pPr>
            <w:r w:rsidRPr="00C81B1C">
              <w:rPr>
                <w:rFonts w:cstheme="minorHAnsi"/>
              </w:rPr>
              <w:t>1920–1939</w:t>
            </w:r>
          </w:p>
        </w:tc>
        <w:tc>
          <w:tcPr>
            <w:tcW w:w="1417" w:type="dxa"/>
          </w:tcPr>
          <w:p w14:paraId="7957F88E" w14:textId="77777777" w:rsidR="007821E4" w:rsidRPr="00C81B1C" w:rsidRDefault="007821E4" w:rsidP="00415867">
            <w:pPr>
              <w:jc w:val="center"/>
              <w:rPr>
                <w:rFonts w:cstheme="minorHAnsi"/>
              </w:rPr>
            </w:pPr>
            <w:r w:rsidRPr="00C81B1C">
              <w:rPr>
                <w:rFonts w:cstheme="minorHAnsi"/>
              </w:rPr>
              <w:t>87 (88)</w:t>
            </w:r>
          </w:p>
        </w:tc>
        <w:tc>
          <w:tcPr>
            <w:tcW w:w="1417" w:type="dxa"/>
          </w:tcPr>
          <w:p w14:paraId="3EE75659" w14:textId="77777777" w:rsidR="007821E4" w:rsidRPr="00C81B1C" w:rsidRDefault="007821E4" w:rsidP="00415867">
            <w:pPr>
              <w:jc w:val="center"/>
              <w:rPr>
                <w:rFonts w:cstheme="minorHAnsi"/>
              </w:rPr>
            </w:pPr>
            <w:r w:rsidRPr="00C81B1C">
              <w:rPr>
                <w:rFonts w:cstheme="minorHAnsi"/>
              </w:rPr>
              <w:t>79 (77)</w:t>
            </w:r>
          </w:p>
        </w:tc>
      </w:tr>
      <w:tr w:rsidR="007821E4" w:rsidRPr="00C81B1C" w14:paraId="67FC5063" w14:textId="77777777" w:rsidTr="00F122E0">
        <w:tc>
          <w:tcPr>
            <w:tcW w:w="1417" w:type="dxa"/>
            <w:tcBorders>
              <w:bottom w:val="single" w:sz="4" w:space="0" w:color="auto"/>
            </w:tcBorders>
          </w:tcPr>
          <w:p w14:paraId="21261853" w14:textId="77777777" w:rsidR="007821E4" w:rsidRPr="006463D9" w:rsidRDefault="007821E4" w:rsidP="00576CC1">
            <w:pPr>
              <w:rPr>
                <w:rFonts w:cstheme="minorHAnsi"/>
                <w:bCs/>
              </w:rPr>
            </w:pPr>
          </w:p>
        </w:tc>
        <w:tc>
          <w:tcPr>
            <w:tcW w:w="1417" w:type="dxa"/>
            <w:tcBorders>
              <w:bottom w:val="single" w:sz="4" w:space="0" w:color="auto"/>
            </w:tcBorders>
          </w:tcPr>
          <w:p w14:paraId="4D7FE42B" w14:textId="77777777" w:rsidR="007821E4" w:rsidRPr="00C81B1C" w:rsidRDefault="007821E4" w:rsidP="00576CC1">
            <w:pPr>
              <w:rPr>
                <w:rFonts w:cstheme="minorHAnsi"/>
              </w:rPr>
            </w:pPr>
            <w:r w:rsidRPr="00C81B1C">
              <w:rPr>
                <w:rFonts w:cstheme="minorHAnsi"/>
              </w:rPr>
              <w:t>1940–1960</w:t>
            </w:r>
          </w:p>
        </w:tc>
        <w:tc>
          <w:tcPr>
            <w:tcW w:w="1417" w:type="dxa"/>
            <w:tcBorders>
              <w:bottom w:val="single" w:sz="4" w:space="0" w:color="auto"/>
            </w:tcBorders>
          </w:tcPr>
          <w:p w14:paraId="3E61326B" w14:textId="77777777" w:rsidR="007821E4" w:rsidRPr="00C81B1C" w:rsidRDefault="007821E4" w:rsidP="00415867">
            <w:pPr>
              <w:jc w:val="center"/>
              <w:rPr>
                <w:rFonts w:cstheme="minorHAnsi"/>
              </w:rPr>
            </w:pPr>
            <w:r w:rsidRPr="00C81B1C">
              <w:rPr>
                <w:rFonts w:cstheme="minorHAnsi"/>
              </w:rPr>
              <w:t>97 (96)</w:t>
            </w:r>
          </w:p>
        </w:tc>
        <w:tc>
          <w:tcPr>
            <w:tcW w:w="1417" w:type="dxa"/>
            <w:tcBorders>
              <w:bottom w:val="single" w:sz="4" w:space="0" w:color="auto"/>
            </w:tcBorders>
          </w:tcPr>
          <w:p w14:paraId="31D802D2" w14:textId="77777777" w:rsidR="007821E4" w:rsidRPr="00C81B1C" w:rsidRDefault="007821E4" w:rsidP="00415867">
            <w:pPr>
              <w:jc w:val="center"/>
              <w:rPr>
                <w:rFonts w:cstheme="minorHAnsi"/>
              </w:rPr>
            </w:pPr>
            <w:r w:rsidRPr="00C81B1C">
              <w:rPr>
                <w:rFonts w:cstheme="minorHAnsi"/>
              </w:rPr>
              <w:t>93 (93)</w:t>
            </w:r>
          </w:p>
        </w:tc>
      </w:tr>
      <w:tr w:rsidR="007821E4" w:rsidRPr="00C81B1C" w14:paraId="51E75ED3" w14:textId="77777777" w:rsidTr="00F122E0">
        <w:tc>
          <w:tcPr>
            <w:tcW w:w="1417" w:type="dxa"/>
            <w:tcBorders>
              <w:top w:val="single" w:sz="4" w:space="0" w:color="auto"/>
            </w:tcBorders>
          </w:tcPr>
          <w:p w14:paraId="55A4DC93" w14:textId="07A9710C" w:rsidR="007821E4" w:rsidRPr="006463D9" w:rsidRDefault="0088131A" w:rsidP="00576CC1">
            <w:pPr>
              <w:rPr>
                <w:rFonts w:cstheme="minorHAnsi"/>
                <w:bCs/>
              </w:rPr>
            </w:pPr>
            <w:r w:rsidRPr="006463D9">
              <w:rPr>
                <w:rFonts w:cstheme="minorHAnsi"/>
                <w:bCs/>
              </w:rPr>
              <w:t>Central</w:t>
            </w:r>
          </w:p>
        </w:tc>
        <w:tc>
          <w:tcPr>
            <w:tcW w:w="1417" w:type="dxa"/>
            <w:tcBorders>
              <w:top w:val="single" w:sz="4" w:space="0" w:color="auto"/>
            </w:tcBorders>
          </w:tcPr>
          <w:p w14:paraId="30AEE1D9" w14:textId="77777777" w:rsidR="007821E4" w:rsidRPr="00C81B1C" w:rsidRDefault="007821E4" w:rsidP="00576CC1">
            <w:pPr>
              <w:rPr>
                <w:rFonts w:cstheme="minorHAnsi"/>
              </w:rPr>
            </w:pPr>
            <w:r w:rsidRPr="00C81B1C">
              <w:rPr>
                <w:rFonts w:cstheme="minorHAnsi"/>
              </w:rPr>
              <w:t>1901–1919</w:t>
            </w:r>
          </w:p>
        </w:tc>
        <w:tc>
          <w:tcPr>
            <w:tcW w:w="1417" w:type="dxa"/>
            <w:tcBorders>
              <w:top w:val="single" w:sz="4" w:space="0" w:color="auto"/>
            </w:tcBorders>
          </w:tcPr>
          <w:p w14:paraId="401B11A2" w14:textId="77777777" w:rsidR="007821E4" w:rsidRPr="00C81B1C" w:rsidRDefault="007821E4" w:rsidP="00415867">
            <w:pPr>
              <w:jc w:val="center"/>
              <w:rPr>
                <w:rFonts w:cstheme="minorHAnsi"/>
              </w:rPr>
            </w:pPr>
            <w:r w:rsidRPr="00C81B1C">
              <w:rPr>
                <w:rFonts w:cstheme="minorHAnsi"/>
              </w:rPr>
              <w:t>13 (13)</w:t>
            </w:r>
          </w:p>
        </w:tc>
        <w:tc>
          <w:tcPr>
            <w:tcW w:w="1417" w:type="dxa"/>
            <w:tcBorders>
              <w:top w:val="single" w:sz="4" w:space="0" w:color="auto"/>
            </w:tcBorders>
          </w:tcPr>
          <w:p w14:paraId="6980387C" w14:textId="77777777" w:rsidR="007821E4" w:rsidRPr="00C81B1C" w:rsidRDefault="007821E4" w:rsidP="00415867">
            <w:pPr>
              <w:jc w:val="center"/>
              <w:rPr>
                <w:rFonts w:cstheme="minorHAnsi"/>
              </w:rPr>
            </w:pPr>
            <w:r w:rsidRPr="00C81B1C">
              <w:rPr>
                <w:rFonts w:cstheme="minorHAnsi"/>
              </w:rPr>
              <w:t>55 (59)</w:t>
            </w:r>
          </w:p>
        </w:tc>
      </w:tr>
      <w:tr w:rsidR="007821E4" w:rsidRPr="00C81B1C" w14:paraId="5476208B" w14:textId="77777777" w:rsidTr="007821E4">
        <w:tc>
          <w:tcPr>
            <w:tcW w:w="1417" w:type="dxa"/>
          </w:tcPr>
          <w:p w14:paraId="342D9D85" w14:textId="77777777" w:rsidR="007821E4" w:rsidRPr="006463D9" w:rsidRDefault="007821E4" w:rsidP="00576CC1">
            <w:pPr>
              <w:rPr>
                <w:rFonts w:cstheme="minorHAnsi"/>
                <w:bCs/>
              </w:rPr>
            </w:pPr>
          </w:p>
        </w:tc>
        <w:tc>
          <w:tcPr>
            <w:tcW w:w="1417" w:type="dxa"/>
          </w:tcPr>
          <w:p w14:paraId="5500BB20" w14:textId="77777777" w:rsidR="007821E4" w:rsidRPr="00C81B1C" w:rsidRDefault="007821E4" w:rsidP="00576CC1">
            <w:pPr>
              <w:rPr>
                <w:rFonts w:cstheme="minorHAnsi"/>
              </w:rPr>
            </w:pPr>
            <w:r w:rsidRPr="00C81B1C">
              <w:rPr>
                <w:rFonts w:cstheme="minorHAnsi"/>
              </w:rPr>
              <w:t>1920–1939</w:t>
            </w:r>
          </w:p>
        </w:tc>
        <w:tc>
          <w:tcPr>
            <w:tcW w:w="1417" w:type="dxa"/>
          </w:tcPr>
          <w:p w14:paraId="1817A33A" w14:textId="77777777" w:rsidR="007821E4" w:rsidRPr="00C81B1C" w:rsidRDefault="007821E4" w:rsidP="00415867">
            <w:pPr>
              <w:jc w:val="center"/>
              <w:rPr>
                <w:rFonts w:cstheme="minorHAnsi"/>
              </w:rPr>
            </w:pPr>
            <w:r w:rsidRPr="00C81B1C">
              <w:rPr>
                <w:rFonts w:cstheme="minorHAnsi"/>
              </w:rPr>
              <w:t>42 (44)</w:t>
            </w:r>
          </w:p>
        </w:tc>
        <w:tc>
          <w:tcPr>
            <w:tcW w:w="1417" w:type="dxa"/>
          </w:tcPr>
          <w:p w14:paraId="5DDDB16C" w14:textId="77777777" w:rsidR="007821E4" w:rsidRPr="00C81B1C" w:rsidRDefault="007821E4" w:rsidP="00415867">
            <w:pPr>
              <w:jc w:val="center"/>
              <w:rPr>
                <w:rFonts w:cstheme="minorHAnsi"/>
              </w:rPr>
            </w:pPr>
            <w:r w:rsidRPr="00C81B1C">
              <w:rPr>
                <w:rFonts w:cstheme="minorHAnsi"/>
              </w:rPr>
              <w:t>69 (76)</w:t>
            </w:r>
          </w:p>
        </w:tc>
      </w:tr>
      <w:tr w:rsidR="007821E4" w:rsidRPr="00C81B1C" w14:paraId="5CDF810D" w14:textId="77777777" w:rsidTr="00F122E0">
        <w:tc>
          <w:tcPr>
            <w:tcW w:w="1417" w:type="dxa"/>
            <w:tcBorders>
              <w:bottom w:val="single" w:sz="4" w:space="0" w:color="auto"/>
            </w:tcBorders>
          </w:tcPr>
          <w:p w14:paraId="52CB47BE" w14:textId="77777777" w:rsidR="007821E4" w:rsidRPr="006463D9" w:rsidRDefault="007821E4" w:rsidP="00576CC1">
            <w:pPr>
              <w:rPr>
                <w:rFonts w:cstheme="minorHAnsi"/>
                <w:bCs/>
              </w:rPr>
            </w:pPr>
          </w:p>
        </w:tc>
        <w:tc>
          <w:tcPr>
            <w:tcW w:w="1417" w:type="dxa"/>
            <w:tcBorders>
              <w:bottom w:val="single" w:sz="4" w:space="0" w:color="auto"/>
            </w:tcBorders>
          </w:tcPr>
          <w:p w14:paraId="5B8C164B" w14:textId="77777777" w:rsidR="007821E4" w:rsidRPr="00C81B1C" w:rsidRDefault="007821E4" w:rsidP="00576CC1">
            <w:pPr>
              <w:rPr>
                <w:rFonts w:cstheme="minorHAnsi"/>
              </w:rPr>
            </w:pPr>
            <w:r w:rsidRPr="00C81B1C">
              <w:rPr>
                <w:rFonts w:cstheme="minorHAnsi"/>
              </w:rPr>
              <w:t>1940–1960</w:t>
            </w:r>
          </w:p>
        </w:tc>
        <w:tc>
          <w:tcPr>
            <w:tcW w:w="1417" w:type="dxa"/>
            <w:tcBorders>
              <w:bottom w:val="single" w:sz="4" w:space="0" w:color="auto"/>
            </w:tcBorders>
          </w:tcPr>
          <w:p w14:paraId="28402605" w14:textId="77777777" w:rsidR="007821E4" w:rsidRPr="00C81B1C" w:rsidRDefault="007821E4" w:rsidP="00415867">
            <w:pPr>
              <w:jc w:val="center"/>
              <w:rPr>
                <w:rFonts w:cstheme="minorHAnsi"/>
              </w:rPr>
            </w:pPr>
            <w:r w:rsidRPr="00C81B1C">
              <w:rPr>
                <w:rFonts w:cstheme="minorHAnsi"/>
              </w:rPr>
              <w:t>55 (56)</w:t>
            </w:r>
          </w:p>
        </w:tc>
        <w:tc>
          <w:tcPr>
            <w:tcW w:w="1417" w:type="dxa"/>
            <w:tcBorders>
              <w:bottom w:val="single" w:sz="4" w:space="0" w:color="auto"/>
            </w:tcBorders>
          </w:tcPr>
          <w:p w14:paraId="3FFF6170" w14:textId="77777777" w:rsidR="007821E4" w:rsidRPr="00C81B1C" w:rsidRDefault="007821E4" w:rsidP="00415867">
            <w:pPr>
              <w:jc w:val="center"/>
              <w:rPr>
                <w:rFonts w:cstheme="minorHAnsi"/>
              </w:rPr>
            </w:pPr>
            <w:r w:rsidRPr="00C81B1C">
              <w:rPr>
                <w:rFonts w:cstheme="minorHAnsi"/>
              </w:rPr>
              <w:t>70 (72)</w:t>
            </w:r>
          </w:p>
        </w:tc>
      </w:tr>
      <w:tr w:rsidR="007821E4" w:rsidRPr="00C81B1C" w14:paraId="4C85A783" w14:textId="77777777" w:rsidTr="00F122E0">
        <w:tc>
          <w:tcPr>
            <w:tcW w:w="1417" w:type="dxa"/>
            <w:tcBorders>
              <w:top w:val="single" w:sz="4" w:space="0" w:color="auto"/>
            </w:tcBorders>
          </w:tcPr>
          <w:p w14:paraId="0566B33C" w14:textId="77777777" w:rsidR="007821E4" w:rsidRPr="006463D9" w:rsidRDefault="007821E4" w:rsidP="00576CC1">
            <w:pPr>
              <w:rPr>
                <w:rFonts w:cstheme="minorHAnsi"/>
                <w:bCs/>
              </w:rPr>
            </w:pPr>
            <w:proofErr w:type="spellStart"/>
            <w:r w:rsidRPr="006463D9">
              <w:rPr>
                <w:rFonts w:cstheme="minorHAnsi"/>
                <w:bCs/>
              </w:rPr>
              <w:t>Andean</w:t>
            </w:r>
            <w:proofErr w:type="spellEnd"/>
          </w:p>
        </w:tc>
        <w:tc>
          <w:tcPr>
            <w:tcW w:w="1417" w:type="dxa"/>
            <w:tcBorders>
              <w:top w:val="single" w:sz="4" w:space="0" w:color="auto"/>
            </w:tcBorders>
          </w:tcPr>
          <w:p w14:paraId="4FF6B14E" w14:textId="77777777" w:rsidR="007821E4" w:rsidRPr="00C81B1C" w:rsidRDefault="007821E4" w:rsidP="00576CC1">
            <w:pPr>
              <w:rPr>
                <w:rFonts w:cstheme="minorHAnsi"/>
              </w:rPr>
            </w:pPr>
            <w:r w:rsidRPr="00C81B1C">
              <w:rPr>
                <w:rFonts w:cstheme="minorHAnsi"/>
              </w:rPr>
              <w:t>1901–1919</w:t>
            </w:r>
          </w:p>
        </w:tc>
        <w:tc>
          <w:tcPr>
            <w:tcW w:w="1417" w:type="dxa"/>
            <w:tcBorders>
              <w:top w:val="single" w:sz="4" w:space="0" w:color="auto"/>
            </w:tcBorders>
          </w:tcPr>
          <w:p w14:paraId="45FCD321" w14:textId="77777777" w:rsidR="007821E4" w:rsidRPr="00C81B1C" w:rsidRDefault="007821E4" w:rsidP="00415867">
            <w:pPr>
              <w:jc w:val="center"/>
              <w:rPr>
                <w:rFonts w:cstheme="minorHAnsi"/>
              </w:rPr>
            </w:pPr>
            <w:r w:rsidRPr="00C81B1C">
              <w:rPr>
                <w:rFonts w:cstheme="minorHAnsi"/>
              </w:rPr>
              <w:t>5 (4)</w:t>
            </w:r>
          </w:p>
        </w:tc>
        <w:tc>
          <w:tcPr>
            <w:tcW w:w="1417" w:type="dxa"/>
            <w:tcBorders>
              <w:top w:val="single" w:sz="4" w:space="0" w:color="auto"/>
            </w:tcBorders>
          </w:tcPr>
          <w:p w14:paraId="0F3C7202" w14:textId="77777777" w:rsidR="007821E4" w:rsidRPr="00C81B1C" w:rsidRDefault="007821E4" w:rsidP="00415867">
            <w:pPr>
              <w:jc w:val="center"/>
              <w:rPr>
                <w:rFonts w:cstheme="minorHAnsi"/>
              </w:rPr>
            </w:pPr>
            <w:r w:rsidRPr="00C81B1C">
              <w:rPr>
                <w:rFonts w:cstheme="minorHAnsi"/>
              </w:rPr>
              <w:t>9 (12)</w:t>
            </w:r>
          </w:p>
        </w:tc>
      </w:tr>
      <w:tr w:rsidR="007821E4" w:rsidRPr="00C81B1C" w14:paraId="54CAFAC2" w14:textId="77777777" w:rsidTr="007821E4">
        <w:tc>
          <w:tcPr>
            <w:tcW w:w="1417" w:type="dxa"/>
          </w:tcPr>
          <w:p w14:paraId="3E7818B8" w14:textId="77777777" w:rsidR="007821E4" w:rsidRPr="006463D9" w:rsidRDefault="007821E4" w:rsidP="00576CC1">
            <w:pPr>
              <w:rPr>
                <w:rFonts w:cstheme="minorHAnsi"/>
                <w:bCs/>
              </w:rPr>
            </w:pPr>
          </w:p>
        </w:tc>
        <w:tc>
          <w:tcPr>
            <w:tcW w:w="1417" w:type="dxa"/>
          </w:tcPr>
          <w:p w14:paraId="205921B0" w14:textId="77777777" w:rsidR="007821E4" w:rsidRPr="00C81B1C" w:rsidRDefault="007821E4" w:rsidP="00576CC1">
            <w:pPr>
              <w:rPr>
                <w:rFonts w:cstheme="minorHAnsi"/>
              </w:rPr>
            </w:pPr>
            <w:r w:rsidRPr="00C81B1C">
              <w:rPr>
                <w:rFonts w:cstheme="minorHAnsi"/>
              </w:rPr>
              <w:t>1920–1939</w:t>
            </w:r>
          </w:p>
        </w:tc>
        <w:tc>
          <w:tcPr>
            <w:tcW w:w="1417" w:type="dxa"/>
          </w:tcPr>
          <w:p w14:paraId="166E246C" w14:textId="77777777" w:rsidR="007821E4" w:rsidRPr="00C81B1C" w:rsidRDefault="007821E4" w:rsidP="00415867">
            <w:pPr>
              <w:jc w:val="center"/>
              <w:rPr>
                <w:rFonts w:cstheme="minorHAnsi"/>
              </w:rPr>
            </w:pPr>
            <w:r w:rsidRPr="00C81B1C">
              <w:rPr>
                <w:rFonts w:cstheme="minorHAnsi"/>
              </w:rPr>
              <w:t>23 (25)</w:t>
            </w:r>
          </w:p>
        </w:tc>
        <w:tc>
          <w:tcPr>
            <w:tcW w:w="1417" w:type="dxa"/>
          </w:tcPr>
          <w:p w14:paraId="1A7801A7" w14:textId="77777777" w:rsidR="007821E4" w:rsidRPr="00C81B1C" w:rsidRDefault="007821E4" w:rsidP="00415867">
            <w:pPr>
              <w:jc w:val="center"/>
              <w:rPr>
                <w:rFonts w:cstheme="minorHAnsi"/>
              </w:rPr>
            </w:pPr>
            <w:r w:rsidRPr="00C81B1C">
              <w:rPr>
                <w:rFonts w:cstheme="minorHAnsi"/>
              </w:rPr>
              <w:t>21 (23)</w:t>
            </w:r>
          </w:p>
        </w:tc>
      </w:tr>
      <w:tr w:rsidR="007821E4" w:rsidRPr="00C81B1C" w14:paraId="085F0063" w14:textId="77777777" w:rsidTr="00F122E0">
        <w:tc>
          <w:tcPr>
            <w:tcW w:w="1417" w:type="dxa"/>
            <w:tcBorders>
              <w:bottom w:val="single" w:sz="4" w:space="0" w:color="auto"/>
            </w:tcBorders>
          </w:tcPr>
          <w:p w14:paraId="0A02C729" w14:textId="77777777" w:rsidR="007821E4" w:rsidRPr="006463D9" w:rsidRDefault="007821E4" w:rsidP="00576CC1">
            <w:pPr>
              <w:rPr>
                <w:rFonts w:cstheme="minorHAnsi"/>
                <w:bCs/>
              </w:rPr>
            </w:pPr>
          </w:p>
        </w:tc>
        <w:tc>
          <w:tcPr>
            <w:tcW w:w="1417" w:type="dxa"/>
            <w:tcBorders>
              <w:bottom w:val="single" w:sz="4" w:space="0" w:color="auto"/>
            </w:tcBorders>
          </w:tcPr>
          <w:p w14:paraId="279F2BD7" w14:textId="77777777" w:rsidR="007821E4" w:rsidRPr="00C81B1C" w:rsidRDefault="007821E4" w:rsidP="00576CC1">
            <w:pPr>
              <w:rPr>
                <w:rFonts w:cstheme="minorHAnsi"/>
              </w:rPr>
            </w:pPr>
            <w:r w:rsidRPr="00C81B1C">
              <w:rPr>
                <w:rFonts w:cstheme="minorHAnsi"/>
              </w:rPr>
              <w:t>1940–1960</w:t>
            </w:r>
          </w:p>
        </w:tc>
        <w:tc>
          <w:tcPr>
            <w:tcW w:w="1417" w:type="dxa"/>
            <w:tcBorders>
              <w:bottom w:val="single" w:sz="4" w:space="0" w:color="auto"/>
            </w:tcBorders>
          </w:tcPr>
          <w:p w14:paraId="20619692" w14:textId="77777777" w:rsidR="007821E4" w:rsidRPr="00C81B1C" w:rsidRDefault="007821E4" w:rsidP="00415867">
            <w:pPr>
              <w:jc w:val="center"/>
              <w:rPr>
                <w:rFonts w:cstheme="minorHAnsi"/>
              </w:rPr>
            </w:pPr>
            <w:r w:rsidRPr="00C81B1C">
              <w:rPr>
                <w:rFonts w:cstheme="minorHAnsi"/>
              </w:rPr>
              <w:t>43 (43)</w:t>
            </w:r>
          </w:p>
        </w:tc>
        <w:tc>
          <w:tcPr>
            <w:tcW w:w="1417" w:type="dxa"/>
            <w:tcBorders>
              <w:bottom w:val="single" w:sz="4" w:space="0" w:color="auto"/>
            </w:tcBorders>
          </w:tcPr>
          <w:p w14:paraId="5ADA331B" w14:textId="77777777" w:rsidR="007821E4" w:rsidRPr="00C81B1C" w:rsidRDefault="007821E4" w:rsidP="00415867">
            <w:pPr>
              <w:jc w:val="center"/>
              <w:rPr>
                <w:rFonts w:cstheme="minorHAnsi"/>
              </w:rPr>
            </w:pPr>
            <w:r w:rsidRPr="00C81B1C">
              <w:rPr>
                <w:rFonts w:cstheme="minorHAnsi"/>
              </w:rPr>
              <w:t>38 (37)</w:t>
            </w:r>
          </w:p>
        </w:tc>
      </w:tr>
      <w:tr w:rsidR="007821E4" w:rsidRPr="00C81B1C" w14:paraId="115D2CCE" w14:textId="77777777" w:rsidTr="00F122E0">
        <w:tc>
          <w:tcPr>
            <w:tcW w:w="1417" w:type="dxa"/>
            <w:tcBorders>
              <w:top w:val="single" w:sz="4" w:space="0" w:color="auto"/>
            </w:tcBorders>
          </w:tcPr>
          <w:p w14:paraId="3F9E7E0D" w14:textId="77777777" w:rsidR="007821E4" w:rsidRPr="006463D9" w:rsidRDefault="007821E4" w:rsidP="00576CC1">
            <w:pPr>
              <w:rPr>
                <w:rFonts w:cstheme="minorHAnsi"/>
                <w:bCs/>
              </w:rPr>
            </w:pPr>
            <w:proofErr w:type="spellStart"/>
            <w:r w:rsidRPr="006463D9">
              <w:rPr>
                <w:rFonts w:cstheme="minorHAnsi"/>
                <w:bCs/>
              </w:rPr>
              <w:t>Brazil</w:t>
            </w:r>
            <w:proofErr w:type="spellEnd"/>
          </w:p>
        </w:tc>
        <w:tc>
          <w:tcPr>
            <w:tcW w:w="1417" w:type="dxa"/>
            <w:tcBorders>
              <w:top w:val="single" w:sz="4" w:space="0" w:color="auto"/>
            </w:tcBorders>
          </w:tcPr>
          <w:p w14:paraId="3E569961" w14:textId="77777777" w:rsidR="007821E4" w:rsidRPr="00C81B1C" w:rsidRDefault="007821E4" w:rsidP="00576CC1">
            <w:pPr>
              <w:rPr>
                <w:rFonts w:cstheme="minorHAnsi"/>
              </w:rPr>
            </w:pPr>
            <w:r w:rsidRPr="00C81B1C">
              <w:rPr>
                <w:rFonts w:cstheme="minorHAnsi"/>
              </w:rPr>
              <w:t>1901–1919</w:t>
            </w:r>
          </w:p>
        </w:tc>
        <w:tc>
          <w:tcPr>
            <w:tcW w:w="1417" w:type="dxa"/>
            <w:tcBorders>
              <w:top w:val="single" w:sz="4" w:space="0" w:color="auto"/>
            </w:tcBorders>
          </w:tcPr>
          <w:p w14:paraId="1B470438" w14:textId="77777777" w:rsidR="007821E4" w:rsidRPr="00C81B1C" w:rsidRDefault="007821E4" w:rsidP="00415867">
            <w:pPr>
              <w:jc w:val="center"/>
              <w:rPr>
                <w:rFonts w:cstheme="minorHAnsi"/>
              </w:rPr>
            </w:pPr>
            <w:r w:rsidRPr="00C81B1C">
              <w:rPr>
                <w:rFonts w:cstheme="minorHAnsi"/>
              </w:rPr>
              <w:t>14 (25)</w:t>
            </w:r>
          </w:p>
        </w:tc>
        <w:tc>
          <w:tcPr>
            <w:tcW w:w="1417" w:type="dxa"/>
            <w:tcBorders>
              <w:top w:val="single" w:sz="4" w:space="0" w:color="auto"/>
            </w:tcBorders>
          </w:tcPr>
          <w:p w14:paraId="0E7993FD" w14:textId="77777777" w:rsidR="007821E4" w:rsidRPr="00C81B1C" w:rsidRDefault="007821E4" w:rsidP="00415867">
            <w:pPr>
              <w:jc w:val="center"/>
              <w:rPr>
                <w:rFonts w:cstheme="minorHAnsi"/>
              </w:rPr>
            </w:pPr>
            <w:r w:rsidRPr="00C81B1C">
              <w:rPr>
                <w:rFonts w:cstheme="minorHAnsi"/>
              </w:rPr>
              <w:t>5 (7)</w:t>
            </w:r>
          </w:p>
        </w:tc>
      </w:tr>
      <w:tr w:rsidR="007821E4" w:rsidRPr="00C81B1C" w14:paraId="7FC2DFA3" w14:textId="77777777" w:rsidTr="007821E4">
        <w:tc>
          <w:tcPr>
            <w:tcW w:w="1417" w:type="dxa"/>
          </w:tcPr>
          <w:p w14:paraId="3E8CA65D" w14:textId="77777777" w:rsidR="007821E4" w:rsidRPr="006463D9" w:rsidRDefault="007821E4" w:rsidP="00576CC1">
            <w:pPr>
              <w:rPr>
                <w:rFonts w:cstheme="minorHAnsi"/>
                <w:bCs/>
              </w:rPr>
            </w:pPr>
          </w:p>
        </w:tc>
        <w:tc>
          <w:tcPr>
            <w:tcW w:w="1417" w:type="dxa"/>
          </w:tcPr>
          <w:p w14:paraId="34D71B39" w14:textId="77777777" w:rsidR="007821E4" w:rsidRPr="00C81B1C" w:rsidRDefault="007821E4" w:rsidP="00576CC1">
            <w:pPr>
              <w:rPr>
                <w:rFonts w:cstheme="minorHAnsi"/>
              </w:rPr>
            </w:pPr>
            <w:r w:rsidRPr="00C81B1C">
              <w:rPr>
                <w:rFonts w:cstheme="minorHAnsi"/>
              </w:rPr>
              <w:t>1920–1939</w:t>
            </w:r>
          </w:p>
        </w:tc>
        <w:tc>
          <w:tcPr>
            <w:tcW w:w="1417" w:type="dxa"/>
          </w:tcPr>
          <w:p w14:paraId="3B3C2097" w14:textId="77777777" w:rsidR="007821E4" w:rsidRPr="00C81B1C" w:rsidRDefault="007821E4" w:rsidP="00415867">
            <w:pPr>
              <w:jc w:val="center"/>
              <w:rPr>
                <w:rFonts w:cstheme="minorHAnsi"/>
              </w:rPr>
            </w:pPr>
            <w:r w:rsidRPr="00C81B1C">
              <w:rPr>
                <w:rFonts w:cstheme="minorHAnsi"/>
              </w:rPr>
              <w:t>73 (79)</w:t>
            </w:r>
          </w:p>
        </w:tc>
        <w:tc>
          <w:tcPr>
            <w:tcW w:w="1417" w:type="dxa"/>
          </w:tcPr>
          <w:p w14:paraId="0CBB1441" w14:textId="77777777" w:rsidR="007821E4" w:rsidRPr="00C81B1C" w:rsidRDefault="007821E4" w:rsidP="00415867">
            <w:pPr>
              <w:jc w:val="center"/>
              <w:rPr>
                <w:rFonts w:cstheme="minorHAnsi"/>
              </w:rPr>
            </w:pPr>
            <w:r w:rsidRPr="00C81B1C">
              <w:rPr>
                <w:rFonts w:cstheme="minorHAnsi"/>
              </w:rPr>
              <w:t>85 (84)</w:t>
            </w:r>
          </w:p>
        </w:tc>
      </w:tr>
      <w:tr w:rsidR="007821E4" w:rsidRPr="00C81B1C" w14:paraId="02215ADC" w14:textId="77777777" w:rsidTr="00F122E0">
        <w:tc>
          <w:tcPr>
            <w:tcW w:w="1417" w:type="dxa"/>
            <w:tcBorders>
              <w:bottom w:val="single" w:sz="4" w:space="0" w:color="auto"/>
            </w:tcBorders>
          </w:tcPr>
          <w:p w14:paraId="720A6C25" w14:textId="77777777" w:rsidR="007821E4" w:rsidRPr="006463D9" w:rsidRDefault="007821E4" w:rsidP="00576CC1">
            <w:pPr>
              <w:rPr>
                <w:rFonts w:cstheme="minorHAnsi"/>
                <w:bCs/>
              </w:rPr>
            </w:pPr>
          </w:p>
        </w:tc>
        <w:tc>
          <w:tcPr>
            <w:tcW w:w="1417" w:type="dxa"/>
            <w:tcBorders>
              <w:bottom w:val="single" w:sz="4" w:space="0" w:color="auto"/>
            </w:tcBorders>
          </w:tcPr>
          <w:p w14:paraId="14E3B211" w14:textId="77777777" w:rsidR="007821E4" w:rsidRPr="00C81B1C" w:rsidRDefault="007821E4" w:rsidP="00576CC1">
            <w:pPr>
              <w:rPr>
                <w:rFonts w:cstheme="minorHAnsi"/>
              </w:rPr>
            </w:pPr>
            <w:r w:rsidRPr="00C81B1C">
              <w:rPr>
                <w:rFonts w:cstheme="minorHAnsi"/>
              </w:rPr>
              <w:t>1940–1960</w:t>
            </w:r>
          </w:p>
        </w:tc>
        <w:tc>
          <w:tcPr>
            <w:tcW w:w="1417" w:type="dxa"/>
            <w:tcBorders>
              <w:bottom w:val="single" w:sz="4" w:space="0" w:color="auto"/>
            </w:tcBorders>
          </w:tcPr>
          <w:p w14:paraId="7E32FBEE" w14:textId="77777777" w:rsidR="007821E4" w:rsidRPr="00C81B1C" w:rsidRDefault="007821E4" w:rsidP="00415867">
            <w:pPr>
              <w:jc w:val="center"/>
              <w:rPr>
                <w:rFonts w:cstheme="minorHAnsi"/>
              </w:rPr>
            </w:pPr>
            <w:r w:rsidRPr="00C81B1C">
              <w:rPr>
                <w:rFonts w:cstheme="minorHAnsi"/>
              </w:rPr>
              <w:t>96 (97)</w:t>
            </w:r>
          </w:p>
        </w:tc>
        <w:tc>
          <w:tcPr>
            <w:tcW w:w="1417" w:type="dxa"/>
            <w:tcBorders>
              <w:bottom w:val="single" w:sz="4" w:space="0" w:color="auto"/>
            </w:tcBorders>
          </w:tcPr>
          <w:p w14:paraId="04F7DDCA" w14:textId="77777777" w:rsidR="007821E4" w:rsidRPr="00C81B1C" w:rsidRDefault="007821E4" w:rsidP="00415867">
            <w:pPr>
              <w:jc w:val="center"/>
              <w:rPr>
                <w:rFonts w:cstheme="minorHAnsi"/>
              </w:rPr>
            </w:pPr>
            <w:r w:rsidRPr="00C81B1C">
              <w:rPr>
                <w:rFonts w:cstheme="minorHAnsi"/>
              </w:rPr>
              <w:t>97 (97)</w:t>
            </w:r>
          </w:p>
        </w:tc>
      </w:tr>
      <w:tr w:rsidR="007821E4" w:rsidRPr="00C81B1C" w14:paraId="1379EE23" w14:textId="77777777" w:rsidTr="00F122E0">
        <w:tc>
          <w:tcPr>
            <w:tcW w:w="1417" w:type="dxa"/>
            <w:tcBorders>
              <w:top w:val="single" w:sz="4" w:space="0" w:color="auto"/>
            </w:tcBorders>
          </w:tcPr>
          <w:p w14:paraId="54A74E30" w14:textId="51C25BCF" w:rsidR="007821E4" w:rsidRPr="006463D9" w:rsidRDefault="007821E4" w:rsidP="00576CC1">
            <w:pPr>
              <w:rPr>
                <w:rFonts w:cstheme="minorHAnsi"/>
                <w:bCs/>
              </w:rPr>
            </w:pPr>
            <w:proofErr w:type="spellStart"/>
            <w:r w:rsidRPr="006463D9">
              <w:rPr>
                <w:rFonts w:cstheme="minorHAnsi"/>
                <w:bCs/>
              </w:rPr>
              <w:t>Southern</w:t>
            </w:r>
            <w:proofErr w:type="spellEnd"/>
            <w:r w:rsidRPr="006463D9">
              <w:rPr>
                <w:rFonts w:cstheme="minorHAnsi"/>
                <w:bCs/>
              </w:rPr>
              <w:t xml:space="preserve"> </w:t>
            </w:r>
          </w:p>
        </w:tc>
        <w:tc>
          <w:tcPr>
            <w:tcW w:w="1417" w:type="dxa"/>
            <w:tcBorders>
              <w:top w:val="single" w:sz="4" w:space="0" w:color="auto"/>
            </w:tcBorders>
          </w:tcPr>
          <w:p w14:paraId="316F5DFC" w14:textId="77777777" w:rsidR="007821E4" w:rsidRPr="00C81B1C" w:rsidRDefault="007821E4" w:rsidP="00576CC1">
            <w:pPr>
              <w:rPr>
                <w:rFonts w:cstheme="minorHAnsi"/>
              </w:rPr>
            </w:pPr>
            <w:r w:rsidRPr="00C81B1C">
              <w:rPr>
                <w:rFonts w:cstheme="minorHAnsi"/>
              </w:rPr>
              <w:t>1901–1919</w:t>
            </w:r>
          </w:p>
        </w:tc>
        <w:tc>
          <w:tcPr>
            <w:tcW w:w="1417" w:type="dxa"/>
            <w:tcBorders>
              <w:top w:val="single" w:sz="4" w:space="0" w:color="auto"/>
            </w:tcBorders>
          </w:tcPr>
          <w:p w14:paraId="18754F29" w14:textId="77777777" w:rsidR="007821E4" w:rsidRPr="00C81B1C" w:rsidRDefault="007821E4" w:rsidP="00415867">
            <w:pPr>
              <w:jc w:val="center"/>
              <w:rPr>
                <w:rFonts w:cstheme="minorHAnsi"/>
              </w:rPr>
            </w:pPr>
            <w:r w:rsidRPr="00C81B1C">
              <w:rPr>
                <w:rFonts w:cstheme="minorHAnsi"/>
              </w:rPr>
              <w:t>77 (94)</w:t>
            </w:r>
          </w:p>
        </w:tc>
        <w:tc>
          <w:tcPr>
            <w:tcW w:w="1417" w:type="dxa"/>
            <w:tcBorders>
              <w:top w:val="single" w:sz="4" w:space="0" w:color="auto"/>
            </w:tcBorders>
          </w:tcPr>
          <w:p w14:paraId="676A9DBA" w14:textId="77777777" w:rsidR="007821E4" w:rsidRPr="00C81B1C" w:rsidRDefault="007821E4" w:rsidP="00415867">
            <w:pPr>
              <w:jc w:val="center"/>
              <w:rPr>
                <w:rFonts w:cstheme="minorHAnsi"/>
              </w:rPr>
            </w:pPr>
            <w:r w:rsidRPr="00C81B1C">
              <w:rPr>
                <w:rFonts w:cstheme="minorHAnsi"/>
              </w:rPr>
              <w:t>65 (81)</w:t>
            </w:r>
          </w:p>
        </w:tc>
      </w:tr>
      <w:tr w:rsidR="007821E4" w:rsidRPr="00C81B1C" w14:paraId="09A0F3D8" w14:textId="77777777" w:rsidTr="00F122E0">
        <w:tc>
          <w:tcPr>
            <w:tcW w:w="1417" w:type="dxa"/>
          </w:tcPr>
          <w:p w14:paraId="47B17C07" w14:textId="77777777" w:rsidR="007821E4" w:rsidRPr="006463D9" w:rsidRDefault="007821E4" w:rsidP="00576CC1">
            <w:pPr>
              <w:rPr>
                <w:rFonts w:cstheme="minorHAnsi"/>
                <w:bCs/>
              </w:rPr>
            </w:pPr>
          </w:p>
        </w:tc>
        <w:tc>
          <w:tcPr>
            <w:tcW w:w="1417" w:type="dxa"/>
          </w:tcPr>
          <w:p w14:paraId="7EEFF73B" w14:textId="77777777" w:rsidR="007821E4" w:rsidRPr="00C81B1C" w:rsidRDefault="007821E4" w:rsidP="00576CC1">
            <w:pPr>
              <w:rPr>
                <w:rFonts w:cstheme="minorHAnsi"/>
              </w:rPr>
            </w:pPr>
            <w:r w:rsidRPr="00C81B1C">
              <w:rPr>
                <w:rFonts w:cstheme="minorHAnsi"/>
              </w:rPr>
              <w:t>1920–1939</w:t>
            </w:r>
          </w:p>
        </w:tc>
        <w:tc>
          <w:tcPr>
            <w:tcW w:w="1417" w:type="dxa"/>
          </w:tcPr>
          <w:p w14:paraId="56EC8AEB" w14:textId="77777777" w:rsidR="007821E4" w:rsidRPr="00C81B1C" w:rsidRDefault="007821E4" w:rsidP="00415867">
            <w:pPr>
              <w:jc w:val="center"/>
              <w:rPr>
                <w:rFonts w:cstheme="minorHAnsi"/>
              </w:rPr>
            </w:pPr>
            <w:r w:rsidRPr="00C81B1C">
              <w:rPr>
                <w:rFonts w:cstheme="minorHAnsi"/>
              </w:rPr>
              <w:t>83 (95)</w:t>
            </w:r>
          </w:p>
        </w:tc>
        <w:tc>
          <w:tcPr>
            <w:tcW w:w="1417" w:type="dxa"/>
          </w:tcPr>
          <w:p w14:paraId="4B9A3635" w14:textId="77777777" w:rsidR="007821E4" w:rsidRPr="00C81B1C" w:rsidRDefault="007821E4" w:rsidP="00415867">
            <w:pPr>
              <w:jc w:val="center"/>
              <w:rPr>
                <w:rFonts w:cstheme="minorHAnsi"/>
              </w:rPr>
            </w:pPr>
            <w:r w:rsidRPr="00C81B1C">
              <w:rPr>
                <w:rFonts w:cstheme="minorHAnsi"/>
              </w:rPr>
              <w:t>70 (84)</w:t>
            </w:r>
          </w:p>
        </w:tc>
      </w:tr>
      <w:tr w:rsidR="007821E4" w:rsidRPr="00C81B1C" w14:paraId="3144FA86" w14:textId="77777777" w:rsidTr="00F122E0">
        <w:tc>
          <w:tcPr>
            <w:tcW w:w="1417" w:type="dxa"/>
            <w:tcBorders>
              <w:bottom w:val="single" w:sz="4" w:space="0" w:color="auto"/>
            </w:tcBorders>
          </w:tcPr>
          <w:p w14:paraId="7EB75E69" w14:textId="77777777" w:rsidR="007821E4" w:rsidRPr="006463D9" w:rsidRDefault="007821E4" w:rsidP="00576CC1">
            <w:pPr>
              <w:rPr>
                <w:rFonts w:cstheme="minorHAnsi"/>
                <w:bCs/>
              </w:rPr>
            </w:pPr>
          </w:p>
        </w:tc>
        <w:tc>
          <w:tcPr>
            <w:tcW w:w="1417" w:type="dxa"/>
            <w:tcBorders>
              <w:bottom w:val="single" w:sz="4" w:space="0" w:color="auto"/>
            </w:tcBorders>
          </w:tcPr>
          <w:p w14:paraId="5BADE425" w14:textId="77777777" w:rsidR="007821E4" w:rsidRPr="00C81B1C" w:rsidRDefault="007821E4" w:rsidP="00576CC1">
            <w:pPr>
              <w:rPr>
                <w:rFonts w:cstheme="minorHAnsi"/>
              </w:rPr>
            </w:pPr>
            <w:r w:rsidRPr="00C81B1C">
              <w:rPr>
                <w:rFonts w:cstheme="minorHAnsi"/>
              </w:rPr>
              <w:t>1940–1960</w:t>
            </w:r>
          </w:p>
        </w:tc>
        <w:tc>
          <w:tcPr>
            <w:tcW w:w="1417" w:type="dxa"/>
            <w:tcBorders>
              <w:bottom w:val="single" w:sz="4" w:space="0" w:color="auto"/>
            </w:tcBorders>
          </w:tcPr>
          <w:p w14:paraId="39163EFA" w14:textId="77777777" w:rsidR="007821E4" w:rsidRPr="00C81B1C" w:rsidRDefault="007821E4" w:rsidP="00415867">
            <w:pPr>
              <w:jc w:val="center"/>
              <w:rPr>
                <w:rFonts w:cstheme="minorHAnsi"/>
              </w:rPr>
            </w:pPr>
            <w:r w:rsidRPr="00C81B1C">
              <w:rPr>
                <w:rFonts w:cstheme="minorHAnsi"/>
              </w:rPr>
              <w:t>94 (96)</w:t>
            </w:r>
          </w:p>
        </w:tc>
        <w:tc>
          <w:tcPr>
            <w:tcW w:w="1417" w:type="dxa"/>
            <w:tcBorders>
              <w:bottom w:val="single" w:sz="4" w:space="0" w:color="auto"/>
            </w:tcBorders>
          </w:tcPr>
          <w:p w14:paraId="257AC700" w14:textId="77777777" w:rsidR="007821E4" w:rsidRPr="00C81B1C" w:rsidRDefault="007821E4" w:rsidP="00415867">
            <w:pPr>
              <w:jc w:val="center"/>
              <w:rPr>
                <w:rFonts w:cstheme="minorHAnsi"/>
              </w:rPr>
            </w:pPr>
            <w:r w:rsidRPr="00C81B1C">
              <w:rPr>
                <w:rFonts w:cstheme="minorHAnsi"/>
              </w:rPr>
              <w:t>86 (88)</w:t>
            </w:r>
          </w:p>
        </w:tc>
      </w:tr>
    </w:tbl>
    <w:p w14:paraId="548056F7" w14:textId="3E837641" w:rsidR="00430338" w:rsidRPr="00D5666A" w:rsidRDefault="00F729B7" w:rsidP="00A24F62">
      <w:pPr>
        <w:rPr>
          <w:rFonts w:eastAsia="Times New Roman" w:cstheme="minorHAnsi"/>
          <w:kern w:val="0"/>
          <w:lang w:val="en-US" w:eastAsia="ca-ES"/>
          <w14:ligatures w14:val="none"/>
        </w:rPr>
      </w:pPr>
      <w:r w:rsidRPr="00EB7BAB">
        <w:rPr>
          <w:rFonts w:cstheme="minorHAnsi"/>
          <w:iCs/>
          <w:sz w:val="20"/>
          <w:szCs w:val="20"/>
          <w:lang w:val="en-US"/>
        </w:rPr>
        <w:t>Note</w:t>
      </w:r>
      <w:r w:rsidRPr="00F122E0">
        <w:rPr>
          <w:rFonts w:cstheme="minorHAnsi"/>
          <w:iCs/>
          <w:sz w:val="20"/>
          <w:szCs w:val="20"/>
          <w:lang w:val="en-US"/>
        </w:rPr>
        <w:t xml:space="preserve">: </w:t>
      </w:r>
      <w:ins w:id="47" w:author="John Alexander Urrego Mesa" w:date="2026-03-13T13:12:00Z">
        <w:r w:rsidR="00402F21" w:rsidRPr="00A24F62">
          <w:rPr>
            <w:iCs/>
            <w:color w:val="FF0000"/>
            <w:sz w:val="20"/>
            <w:szCs w:val="20"/>
            <w:lang w:val="en-US"/>
          </w:rPr>
          <w:t>Values shown as A (B), where A = Method A (share of 1961 total value represented by items with original data) and B = Method B (share of each year’s total volume from original data). Method A is conservative because the 1961 denominator includes products absent in earlier periods. All 2</w:t>
        </w:r>
        <w:r w:rsidR="00B50F16" w:rsidRPr="00A24F62">
          <w:rPr>
            <w:iCs/>
            <w:color w:val="FF0000"/>
            <w:sz w:val="20"/>
            <w:szCs w:val="20"/>
            <w:lang w:val="en-US"/>
          </w:rPr>
          <w:t>0</w:t>
        </w:r>
        <w:r w:rsidR="00402F21" w:rsidRPr="00A24F62">
          <w:rPr>
            <w:iCs/>
            <w:color w:val="FF0000"/>
            <w:sz w:val="20"/>
            <w:szCs w:val="20"/>
            <w:lang w:val="en-US"/>
          </w:rPr>
          <w:t xml:space="preserve"> Latin American countries are included. Values averaged over each period</w:t>
        </w:r>
      </w:ins>
      <w:ins w:id="48" w:author="John Alexander Urrego Mesa" w:date="2026-03-13T13:13:00Z">
        <w:r w:rsidR="00170CCE" w:rsidRPr="00A24F62">
          <w:rPr>
            <w:iCs/>
            <w:color w:val="FF0000"/>
            <w:sz w:val="20"/>
            <w:szCs w:val="20"/>
            <w:lang w:val="en-US"/>
          </w:rPr>
          <w:t>.</w:t>
        </w:r>
      </w:ins>
    </w:p>
    <w:p w14:paraId="3C90EFA1" w14:textId="77777777" w:rsidR="00430338" w:rsidRPr="00D5666A" w:rsidRDefault="00430338" w:rsidP="008E188C">
      <w:pPr>
        <w:spacing w:before="100" w:beforeAutospacing="1" w:after="100" w:afterAutospacing="1" w:line="240" w:lineRule="auto"/>
        <w:rPr>
          <w:rFonts w:eastAsia="Times New Roman" w:cstheme="minorHAnsi"/>
          <w:kern w:val="0"/>
          <w:lang w:val="en-US" w:eastAsia="ca-ES"/>
          <w14:ligatures w14:val="none"/>
        </w:rPr>
      </w:pPr>
    </w:p>
    <w:bookmarkEnd w:id="1"/>
    <w:p w14:paraId="20BEB01D" w14:textId="77777777" w:rsidR="00430338" w:rsidRPr="00D5666A" w:rsidRDefault="00430338" w:rsidP="008E188C">
      <w:pPr>
        <w:spacing w:before="100" w:beforeAutospacing="1" w:after="100" w:afterAutospacing="1" w:line="240" w:lineRule="auto"/>
        <w:rPr>
          <w:rFonts w:eastAsia="Times New Roman" w:cstheme="minorHAnsi"/>
          <w:kern w:val="0"/>
          <w:lang w:val="en-US" w:eastAsia="ca-ES"/>
          <w14:ligatures w14:val="none"/>
        </w:rPr>
      </w:pPr>
    </w:p>
    <w:sectPr w:rsidR="00430338" w:rsidRPr="00D5666A" w:rsidSect="005A3D5C">
      <w:footerReference w:type="default" r:id="rId24"/>
      <w:pgSz w:w="11906" w:h="16838"/>
      <w:pgMar w:top="1417" w:right="1701" w:bottom="1417" w:left="1701" w:header="708" w:footer="708" w:gutter="0"/>
      <w:lnNumType w:countBy="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7" w:author="Henry Willebald" w:date="2025-12-03T09:06:00Z" w:initials="HW">
    <w:p w14:paraId="34B2A9B9" w14:textId="3683794E" w:rsidR="00E44511" w:rsidRDefault="00E44511">
      <w:pPr>
        <w:pStyle w:val="Textocomentario"/>
      </w:pPr>
      <w:r>
        <w:rPr>
          <w:rStyle w:val="Refdecomentario"/>
        </w:rPr>
        <w:annotationRef/>
      </w:r>
      <w:r>
        <w:t>Pueden citar a Federico, sobre esto.</w:t>
      </w:r>
      <w:r>
        <w:br/>
      </w:r>
      <w:r>
        <w:br/>
        <w:t xml:space="preserve">Lo digo porque los otros capítulos salpican de referencias bibliográficas el texto y ustedes lo hacen menos. </w:t>
      </w:r>
    </w:p>
  </w:comment>
  <w:comment w:id="18" w:author="John Alexander Urrego Mesa" w:date="2026-03-10T12:09:00Z" w:initials="JAUM">
    <w:p w14:paraId="27A4E4B6" w14:textId="1E03A1D5" w:rsidR="00F44CB8" w:rsidRDefault="00F44CB8">
      <w:pPr>
        <w:pStyle w:val="Textocomentario"/>
      </w:pPr>
      <w:r>
        <w:rPr>
          <w:rStyle w:val="Refdecomentario"/>
        </w:rPr>
        <w:annotationRef/>
      </w:r>
      <w:r>
        <w:t xml:space="preserve">Lo pongo, </w:t>
      </w:r>
      <w:proofErr w:type="spellStart"/>
      <w:r>
        <w:t>auqnue</w:t>
      </w:r>
      <w:proofErr w:type="spellEnd"/>
      <w:r>
        <w:t xml:space="preserve"> la idea es primero presentar los resultados y después discutirlo en la sección 5, por eso la mayoría de las referencias están en el planteamiento y la discusión.</w:t>
      </w:r>
    </w:p>
  </w:comment>
  <w:comment w:id="19" w:author="Henry Willebald" w:date="2025-12-03T19:11:00Z" w:initials="HW">
    <w:p w14:paraId="2138D9B2" w14:textId="575F683F" w:rsidR="00DC41FC" w:rsidRDefault="00DC41FC">
      <w:pPr>
        <w:pStyle w:val="Textocomentario"/>
      </w:pPr>
      <w:r>
        <w:rPr>
          <w:rStyle w:val="Refdecomentario"/>
        </w:rPr>
        <w:annotationRef/>
      </w:r>
      <w:r>
        <w:t>¿Pueden explicar más esta caracterización? Puede ser un párrafo adicional o nota al pie.</w:t>
      </w:r>
    </w:p>
  </w:comment>
  <w:comment w:id="20" w:author="John Alexander Urrego Mesa" w:date="2026-03-09T18:11:00Z" w:initials="JAUM">
    <w:p w14:paraId="7230B69D" w14:textId="00CF17D7" w:rsidR="00E660FD" w:rsidRDefault="00E660FD">
      <w:pPr>
        <w:pStyle w:val="Textocomentario"/>
      </w:pPr>
      <w:r>
        <w:rPr>
          <w:rStyle w:val="Refdecomentario"/>
        </w:rPr>
        <w:annotationRef/>
      </w:r>
      <w:r w:rsidR="00027E8E">
        <w:t>Se ha ampliado el párrafo para ser más explícito sobre lo que se mide y de qué da cuenta.</w:t>
      </w:r>
      <w:r w:rsidR="00027E8E">
        <w:br/>
      </w:r>
      <w:r w:rsidR="00027E8E">
        <w:br/>
        <w:t xml:space="preserve">Además, se ha añadido en la parte de metodología </w:t>
      </w:r>
      <w:proofErr w:type="spellStart"/>
      <w:r w:rsidR="001D30C5">
        <w:t>laespecialización</w:t>
      </w:r>
      <w:proofErr w:type="spellEnd"/>
      <w:r w:rsidR="001D30C5">
        <w:t xml:space="preserve"> regional que hacía falta en la formula.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4B2A9B9" w15:done="0"/>
  <w15:commentEx w15:paraId="27A4E4B6" w15:paraIdParent="34B2A9B9" w15:done="0"/>
  <w15:commentEx w15:paraId="2138D9B2" w15:done="0"/>
  <w15:commentEx w15:paraId="7230B69D" w15:paraIdParent="2138D9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A55DF98" w16cex:dateUtc="2025-12-03T12:06:00Z"/>
  <w16cex:commentExtensible w16cex:durableId="2D5A8866" w16cex:dateUtc="2026-03-10T11:09:00Z"/>
  <w16cex:commentExtensible w16cex:durableId="3738D145" w16cex:dateUtc="2025-12-03T22:11:00Z"/>
  <w16cex:commentExtensible w16cex:durableId="2D598BB8" w16cex:dateUtc="2026-03-09T17: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4B2A9B9" w16cid:durableId="0A55DF98"/>
  <w16cid:commentId w16cid:paraId="27A4E4B6" w16cid:durableId="2D5A8866"/>
  <w16cid:commentId w16cid:paraId="2138D9B2" w16cid:durableId="3738D145"/>
  <w16cid:commentId w16cid:paraId="7230B69D" w16cid:durableId="2D598B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2EFE9D" w14:textId="77777777" w:rsidR="00F706C7" w:rsidRDefault="00F706C7" w:rsidP="005A3D5C">
      <w:pPr>
        <w:spacing w:after="0" w:line="240" w:lineRule="auto"/>
      </w:pPr>
      <w:r>
        <w:separator/>
      </w:r>
    </w:p>
  </w:endnote>
  <w:endnote w:type="continuationSeparator" w:id="0">
    <w:p w14:paraId="0B7B37C6" w14:textId="77777777" w:rsidR="00F706C7" w:rsidRDefault="00F706C7" w:rsidP="005A3D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48CB1" w14:textId="77777777" w:rsidR="005A3D5C" w:rsidRDefault="005A3D5C">
    <w:pPr>
      <w:pStyle w:val="Piedepgina"/>
    </w:pPr>
    <w:r>
      <w:fldChar w:fldCharType="begin"/>
    </w:r>
    <w:r>
      <w:instrText>PAGE   \* MERGEFORMAT</w:instrText>
    </w:r>
    <w:r>
      <w:fldChar w:fldCharType="separate"/>
    </w:r>
    <w:r>
      <w:rPr>
        <w:lang w:val="ca-ES"/>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61261" w14:textId="77777777" w:rsidR="00F706C7" w:rsidRDefault="00F706C7" w:rsidP="005A3D5C">
      <w:pPr>
        <w:spacing w:after="0" w:line="240" w:lineRule="auto"/>
      </w:pPr>
      <w:r>
        <w:separator/>
      </w:r>
    </w:p>
  </w:footnote>
  <w:footnote w:type="continuationSeparator" w:id="0">
    <w:p w14:paraId="23D9E8E8" w14:textId="77777777" w:rsidR="00F706C7" w:rsidRDefault="00F706C7" w:rsidP="005A3D5C">
      <w:pPr>
        <w:spacing w:after="0" w:line="240" w:lineRule="auto"/>
      </w:pPr>
      <w:r>
        <w:continuationSeparator/>
      </w:r>
    </w:p>
  </w:footnote>
  <w:footnote w:id="1">
    <w:p w14:paraId="2A27E74B" w14:textId="7004D4DF" w:rsidR="00B22C8C" w:rsidRPr="00254792" w:rsidRDefault="00B22C8C" w:rsidP="00B22C8C">
      <w:pPr>
        <w:pStyle w:val="Textonotapie"/>
        <w:rPr>
          <w:lang w:val="en-GB"/>
        </w:rPr>
      </w:pPr>
      <w:r>
        <w:rPr>
          <w:rStyle w:val="Refdenotaalpie"/>
        </w:rPr>
        <w:footnoteRef/>
      </w:r>
      <w:r w:rsidRPr="00254792">
        <w:rPr>
          <w:lang w:val="en-GB"/>
        </w:rPr>
        <w:t xml:space="preserve"> This research does not address the </w:t>
      </w:r>
      <w:r>
        <w:rPr>
          <w:lang w:val="en-GB"/>
        </w:rPr>
        <w:t>19</w:t>
      </w:r>
      <w:r w:rsidRPr="00D676C3">
        <w:rPr>
          <w:vertAlign w:val="superscript"/>
          <w:lang w:val="en-GB"/>
        </w:rPr>
        <w:t>th</w:t>
      </w:r>
      <w:r>
        <w:rPr>
          <w:lang w:val="en-GB"/>
        </w:rPr>
        <w:t xml:space="preserve"> </w:t>
      </w:r>
      <w:r w:rsidRPr="00254792">
        <w:rPr>
          <w:lang w:val="en-GB"/>
        </w:rPr>
        <w:t xml:space="preserve">century phase of export expansion. However, it does focus on the final stage of that process, which unfolded during the </w:t>
      </w:r>
      <w:r>
        <w:rPr>
          <w:lang w:val="en-GB"/>
        </w:rPr>
        <w:t>20</w:t>
      </w:r>
      <w:r w:rsidRPr="008A11D1">
        <w:rPr>
          <w:vertAlign w:val="superscript"/>
          <w:lang w:val="en-GB"/>
        </w:rPr>
        <w:t>th</w:t>
      </w:r>
      <w:r>
        <w:rPr>
          <w:lang w:val="en-GB"/>
        </w:rPr>
        <w:t xml:space="preserve"> </w:t>
      </w:r>
      <w:r w:rsidRPr="00254792">
        <w:rPr>
          <w:lang w:val="en-GB"/>
        </w:rPr>
        <w:t>century. According to V. Bulmer-Thomas, the period of greatest export expansion and a certain maturity of the export model occurred between approximately 1890 and 1912, a phase supported by the relative monetary stability that preceded the First World War</w:t>
      </w:r>
      <w:r>
        <w:rPr>
          <w:lang w:val="en-GB"/>
        </w:rPr>
        <w:t xml:space="preserve"> </w:t>
      </w:r>
      <w:r w:rsidR="00C63EA7" w:rsidRPr="00C63EA7">
        <w:rPr>
          <w:rFonts w:ascii="Calibri" w:hAnsi="Calibri" w:cs="Calibri"/>
          <w:lang w:val="en-GB"/>
        </w:rPr>
        <w:t>(</w:t>
      </w:r>
      <w:r w:rsidR="00C63EA7" w:rsidRPr="00C63EA7">
        <w:rPr>
          <w:rFonts w:ascii="Calibri" w:hAnsi="Calibri" w:cs="Calibri"/>
          <w:lang w:val="en-GB"/>
        </w:rPr>
        <w:fldChar w:fldCharType="begin"/>
      </w:r>
      <w:r w:rsidR="00C63EA7" w:rsidRPr="00C63EA7">
        <w:rPr>
          <w:rFonts w:ascii="Calibri" w:hAnsi="Calibri" w:cs="Calibri"/>
          <w:lang w:val="en-GB"/>
        </w:rPr>
        <w:instrText xml:space="preserve"> REF BIB_bulmer_2dthomas2003 \h \* MERGEFORMAT </w:instrText>
      </w:r>
      <w:r w:rsidR="00C63EA7" w:rsidRPr="00C63EA7">
        <w:rPr>
          <w:rFonts w:ascii="Calibri" w:hAnsi="Calibri" w:cs="Calibri"/>
          <w:lang w:val="en-GB"/>
        </w:rPr>
      </w:r>
      <w:r w:rsidR="00C63EA7" w:rsidRPr="00C63EA7">
        <w:rPr>
          <w:rFonts w:ascii="Calibri" w:hAnsi="Calibri" w:cs="Calibri"/>
          <w:lang w:val="en-GB"/>
        </w:rPr>
        <w:fldChar w:fldCharType="separate"/>
      </w:r>
      <w:r w:rsidR="007D2B6B" w:rsidRPr="007D2B6B">
        <w:rPr>
          <w:rFonts w:ascii="Calibri" w:eastAsia="Times New Roman" w:hAnsi="Calibri" w:cs="Calibri"/>
          <w:iCs/>
          <w:kern w:val="0"/>
          <w:lang w:val="en-GB" w:eastAsia="es-ES"/>
          <w14:ligatures w14:val="none"/>
        </w:rPr>
        <w:t>Bulmer-Thomas,</w:t>
      </w:r>
      <w:r w:rsidR="004E68A3">
        <w:rPr>
          <w:rFonts w:ascii="Calibri" w:eastAsia="Times New Roman" w:hAnsi="Calibri" w:cs="Calibri"/>
          <w:iCs/>
          <w:kern w:val="0"/>
          <w:lang w:val="en-GB" w:eastAsia="es-ES"/>
          <w14:ligatures w14:val="none"/>
        </w:rPr>
        <w:t>2003</w:t>
      </w:r>
      <w:r w:rsidR="007D2B6B" w:rsidRPr="007D2B6B">
        <w:rPr>
          <w:rFonts w:ascii="Calibri" w:eastAsia="Times New Roman" w:hAnsi="Calibri" w:cs="Calibri"/>
          <w:iCs/>
          <w:kern w:val="0"/>
          <w:lang w:val="en-GB" w:eastAsia="es-ES"/>
          <w14:ligatures w14:val="none"/>
        </w:rPr>
        <w:t xml:space="preserve"> </w:t>
      </w:r>
      <w:r w:rsidR="007D2B6B" w:rsidRPr="00C63EA7">
        <w:rPr>
          <w:rFonts w:eastAsia="Times New Roman" w:cstheme="minorHAnsi"/>
          <w:iCs/>
          <w:vanish/>
          <w:kern w:val="0"/>
          <w:lang w:val="en-GB" w:eastAsia="es-ES"/>
          <w14:ligatures w14:val="none"/>
        </w:rPr>
        <w:t>2003</w:t>
      </w:r>
      <w:r w:rsidR="00C63EA7" w:rsidRPr="00C63EA7">
        <w:rPr>
          <w:rFonts w:ascii="Calibri" w:hAnsi="Calibri" w:cs="Calibri"/>
          <w:lang w:val="en-GB"/>
        </w:rPr>
        <w:fldChar w:fldCharType="end"/>
      </w:r>
      <w:r w:rsidR="00C63EA7" w:rsidRPr="00C63EA7">
        <w:rPr>
          <w:rFonts w:ascii="Calibri" w:hAnsi="Calibri" w:cs="Calibri"/>
          <w:lang w:val="en-GB"/>
        </w:rPr>
        <w:t>)</w:t>
      </w:r>
      <w:r w:rsidRPr="00254792">
        <w:rPr>
          <w:lang w:val="en-GB"/>
        </w:rPr>
        <w:t>.</w:t>
      </w:r>
      <w:r>
        <w:rPr>
          <w:lang w:val="en-GB"/>
        </w:rPr>
        <w:t xml:space="preserve"> Therefore, we are able of capturing some of this expansion, but specially the end of the cycle. This methodological decision has been imposed by the availability of data.</w:t>
      </w:r>
    </w:p>
  </w:footnote>
  <w:footnote w:id="2">
    <w:p w14:paraId="51407BEC" w14:textId="23032BDD" w:rsidR="00D0128F" w:rsidRPr="00126031" w:rsidRDefault="00D0128F" w:rsidP="00D0128F">
      <w:pPr>
        <w:pStyle w:val="Textonotapie"/>
        <w:rPr>
          <w:sz w:val="10"/>
          <w:szCs w:val="10"/>
          <w:lang w:val="en-US"/>
        </w:rPr>
      </w:pPr>
      <w:r>
        <w:rPr>
          <w:rStyle w:val="Refdenotaalpie"/>
        </w:rPr>
        <w:footnoteRef/>
      </w:r>
      <w:r w:rsidRPr="004F579B">
        <w:rPr>
          <w:lang w:val="en-US"/>
        </w:rPr>
        <w:t xml:space="preserve"> </w:t>
      </w:r>
      <w:r w:rsidRPr="00FD4F7B">
        <w:rPr>
          <w:lang w:val="en-US"/>
        </w:rPr>
        <w:t xml:space="preserve">For a review of the agrarian metabolism in Latin America, see </w:t>
      </w:r>
      <w:proofErr w:type="spellStart"/>
      <w:r w:rsidRPr="003C1268">
        <w:rPr>
          <w:lang w:val="en-US"/>
        </w:rPr>
        <w:t>LaRota</w:t>
      </w:r>
      <w:proofErr w:type="spellEnd"/>
      <w:r w:rsidRPr="00FD4F7B">
        <w:rPr>
          <w:lang w:val="en-US"/>
        </w:rPr>
        <w:t xml:space="preserve"> (2022)</w:t>
      </w:r>
      <w:r w:rsidRPr="002E529C">
        <w:rPr>
          <w:lang w:val="en-US"/>
        </w:rPr>
        <w:t>.</w:t>
      </w:r>
      <w:r w:rsidRPr="00126031">
        <w:rPr>
          <w:rFonts w:ascii="Calibri" w:hAnsi="Calibri" w:cs="Calibri"/>
          <w:color w:val="FFFFFF" w:themeColor="background1"/>
          <w:sz w:val="10"/>
          <w:szCs w:val="10"/>
          <w:lang w:val="en-US"/>
        </w:rPr>
        <w:t>)</w:t>
      </w:r>
    </w:p>
  </w:footnote>
  <w:footnote w:id="3">
    <w:p w14:paraId="507E81BF" w14:textId="540313BF" w:rsidR="005E465D" w:rsidRPr="001D780D" w:rsidRDefault="005E465D" w:rsidP="005E465D">
      <w:pPr>
        <w:rPr>
          <w:ins w:id="3" w:author="John Alexander Urrego Mesa" w:date="2026-03-13T12:32:00Z"/>
          <w:rFonts w:cstheme="minorHAnsi"/>
          <w:lang w:val="en-US"/>
        </w:rPr>
      </w:pPr>
      <w:ins w:id="4" w:author="John Alexander Urrego Mesa" w:date="2026-03-13T12:32:00Z">
        <w:r>
          <w:rPr>
            <w:rStyle w:val="Refdenotaalpie"/>
          </w:rPr>
          <w:footnoteRef/>
        </w:r>
        <w:r w:rsidRPr="001D780D">
          <w:rPr>
            <w:lang w:val="en-US"/>
          </w:rPr>
          <w:t xml:space="preserve"> </w:t>
        </w:r>
        <w:r w:rsidRPr="00F30BB2">
          <w:rPr>
            <w:sz w:val="20"/>
            <w:szCs w:val="20"/>
            <w:lang w:val="en-GB"/>
          </w:rPr>
          <w:t xml:space="preserve">In our sample </w:t>
        </w:r>
      </w:ins>
      <w:ins w:id="5" w:author="John Alexander Urrego Mesa" w:date="2026-03-13T12:43:00Z">
        <w:r w:rsidR="00E37A09" w:rsidRPr="00E37A09">
          <w:rPr>
            <w:sz w:val="20"/>
            <w:szCs w:val="20"/>
            <w:lang w:val="en-GB"/>
          </w:rPr>
          <w:t>Central America and the Caribbean</w:t>
        </w:r>
        <w:r w:rsidR="00E37A09">
          <w:rPr>
            <w:sz w:val="20"/>
            <w:szCs w:val="20"/>
            <w:lang w:val="en-GB"/>
          </w:rPr>
          <w:t xml:space="preserve"> </w:t>
        </w:r>
      </w:ins>
      <w:ins w:id="6" w:author="John Alexander Urrego Mesa" w:date="2026-03-13T12:32:00Z">
        <w:r w:rsidRPr="00F30BB2">
          <w:rPr>
            <w:sz w:val="20"/>
            <w:szCs w:val="20"/>
            <w:lang w:val="en-GB"/>
          </w:rPr>
          <w:t xml:space="preserve">include: </w:t>
        </w:r>
        <w:r w:rsidRPr="00F30BB2">
          <w:rPr>
            <w:rFonts w:cstheme="minorHAnsi"/>
            <w:sz w:val="20"/>
            <w:szCs w:val="20"/>
            <w:lang w:val="en-GB"/>
          </w:rPr>
          <w:t>Nicaragua, Honduras, Guatemala, Cuba, Panama, Costa Rica, Dominican Republic, Haiti and El Salvador.</w:t>
        </w:r>
      </w:ins>
    </w:p>
  </w:footnote>
  <w:footnote w:id="4">
    <w:p w14:paraId="7F12EAA1" w14:textId="30967BDD" w:rsidR="00370C4A" w:rsidRPr="00370C4A" w:rsidRDefault="00370C4A">
      <w:pPr>
        <w:pStyle w:val="Textonotapie"/>
        <w:rPr>
          <w:lang w:val="en-US"/>
          <w:rPrChange w:id="22" w:author="John Alexander Urrego Mesa" w:date="2026-03-13T13:00:00Z">
            <w:rPr/>
          </w:rPrChange>
        </w:rPr>
      </w:pPr>
      <w:ins w:id="23" w:author="John Alexander Urrego Mesa" w:date="2026-03-13T13:00:00Z">
        <w:r>
          <w:rPr>
            <w:rStyle w:val="Refdenotaalpie"/>
          </w:rPr>
          <w:footnoteRef/>
        </w:r>
        <w:r w:rsidRPr="00370C4A">
          <w:rPr>
            <w:lang w:val="en-US"/>
            <w:rPrChange w:id="24" w:author="John Alexander Urrego Mesa" w:date="2026-03-13T13:00:00Z">
              <w:rPr/>
            </w:rPrChange>
          </w:rPr>
          <w:t xml:space="preserve"> </w:t>
        </w:r>
      </w:ins>
      <w:ins w:id="25" w:author="John Alexander Urrego Mesa" w:date="2026-03-13T13:02:00Z">
        <w:r w:rsidR="00A86BE6" w:rsidRPr="00A86BE6">
          <w:rPr>
            <w:lang w:val="en-US"/>
            <w:rPrChange w:id="26" w:author="John Alexander Urrego Mesa" w:date="2026-03-13T13:02:00Z">
              <w:rPr/>
            </w:rPrChange>
          </w:rPr>
          <w:t xml:space="preserve">The notation </w:t>
        </w:r>
        <w:r w:rsidR="00A86BE6" w:rsidRPr="00A86BE6">
          <w:rPr>
            <w:rStyle w:val="nfasis"/>
            <w:lang w:val="en-US"/>
            <w:rPrChange w:id="27" w:author="John Alexander Urrego Mesa" w:date="2026-03-13T13:02:00Z">
              <w:rPr>
                <w:rStyle w:val="nfasis"/>
              </w:rPr>
            </w:rPrChange>
          </w:rPr>
          <w:t>ha⁻¹ yr⁻¹</w:t>
        </w:r>
        <w:r w:rsidR="00A86BE6" w:rsidRPr="00A86BE6">
          <w:rPr>
            <w:lang w:val="en-US"/>
            <w:rPrChange w:id="28" w:author="John Alexander Urrego Mesa" w:date="2026-03-13T13:02:00Z">
              <w:rPr/>
            </w:rPrChange>
          </w:rPr>
          <w:t xml:space="preserve"> indicates “per hectare per year,” used to express flows measured relative to land area and time, commonly applied to variables such as fertilizer use or nutrient application rates.</w:t>
        </w:r>
      </w:ins>
    </w:p>
  </w:footnote>
  <w:footnote w:id="5">
    <w:p w14:paraId="7D50EE13" w14:textId="77777777" w:rsidR="005A3D5C" w:rsidRPr="00C26586" w:rsidRDefault="005A3D5C" w:rsidP="005A3D5C">
      <w:pPr>
        <w:pStyle w:val="Textonotapie"/>
        <w:rPr>
          <w:lang w:val="en-GB"/>
        </w:rPr>
      </w:pPr>
      <w:r>
        <w:rPr>
          <w:rStyle w:val="Refdenotaalpie"/>
        </w:rPr>
        <w:footnoteRef/>
      </w:r>
      <w:r w:rsidRPr="00C26586">
        <w:rPr>
          <w:lang w:val="en-GB"/>
        </w:rPr>
        <w:t xml:space="preserve"> To properly test the environmental penalty hypothesis, further research is needed. The LUH2 data used in this study account only for biomass carbon stocks, not for soil carbon stocks. In grassland landscapes such as the Pampas, soil carbon losses can be significant, as shown for the case of the Great Plains in the United States. This omission may lead to an overestimation of the environmental penalty in tropical forest regions.</w:t>
      </w:r>
    </w:p>
  </w:footnote>
  <w:footnote w:id="6">
    <w:p w14:paraId="02409A01" w14:textId="54946526" w:rsidR="005A3D5C" w:rsidRPr="00D0439F" w:rsidRDefault="005A3D5C" w:rsidP="005A3D5C">
      <w:pPr>
        <w:pStyle w:val="Textonotapie"/>
        <w:rPr>
          <w:lang w:val="en-US"/>
        </w:rPr>
      </w:pPr>
      <w:r>
        <w:rPr>
          <w:rStyle w:val="Refdenotaalpie"/>
        </w:rPr>
        <w:footnoteRef/>
      </w:r>
      <w:r w:rsidRPr="00D0439F">
        <w:rPr>
          <w:lang w:val="en-US"/>
        </w:rPr>
        <w:t xml:space="preserve"> There was, however, considerable variation. In Costa Rica, it remained around 15% until 1915, while in Panama it exceeded 50% up to 1908. By contrast, in other cases</w:t>
      </w:r>
      <w:r>
        <w:rPr>
          <w:lang w:val="en-US"/>
        </w:rPr>
        <w:t xml:space="preserve">, </w:t>
      </w:r>
      <w:r w:rsidRPr="00D0439F">
        <w:rPr>
          <w:lang w:val="en-US"/>
        </w:rPr>
        <w:t>such as Colombia or Guatemala after 1925</w:t>
      </w:r>
      <w:r>
        <w:rPr>
          <w:lang w:val="en-US"/>
        </w:rPr>
        <w:t xml:space="preserve">, </w:t>
      </w:r>
      <w:r w:rsidRPr="00D0439F">
        <w:rPr>
          <w:lang w:val="en-US"/>
        </w:rPr>
        <w:t>the entirety of available land was under cultivation (</w:t>
      </w:r>
      <w:r w:rsidR="009274A8">
        <w:rPr>
          <w:lang w:val="en-US"/>
        </w:rPr>
        <w:t>o</w:t>
      </w:r>
      <w:r w:rsidRPr="00D0439F">
        <w:rPr>
          <w:lang w:val="en-US"/>
        </w:rPr>
        <w:t>wn calculations based on Colmenares</w:t>
      </w:r>
      <w:r w:rsidR="009274A8">
        <w:rPr>
          <w:lang w:val="en-US"/>
        </w:rPr>
        <w:t xml:space="preserve">, </w:t>
      </w:r>
      <w:r w:rsidRPr="00D0439F">
        <w:rPr>
          <w:lang w:val="en-US"/>
        </w:rPr>
        <w:t>2024</w:t>
      </w:r>
      <w:r>
        <w:rPr>
          <w:lang w:val="en-US"/>
        </w:rPr>
        <w:t>:</w:t>
      </w:r>
      <w:r w:rsidRPr="00D0439F">
        <w:rPr>
          <w:lang w:val="en-US"/>
        </w:rPr>
        <w:t xml:space="preserve"> appendices 1 and 2)</w:t>
      </w:r>
      <w:r>
        <w:rPr>
          <w:lang w:val="en-US"/>
        </w:rPr>
        <w:t>.</w:t>
      </w:r>
    </w:p>
  </w:footnote>
  <w:footnote w:id="7">
    <w:p w14:paraId="16BEB1B8" w14:textId="59CA0FE3" w:rsidR="005A3D5C" w:rsidRPr="00152C3C" w:rsidRDefault="005A3D5C" w:rsidP="005A3D5C">
      <w:pPr>
        <w:pStyle w:val="Textonotapie"/>
        <w:rPr>
          <w:lang w:val="en-US"/>
        </w:rPr>
      </w:pPr>
      <w:r>
        <w:rPr>
          <w:rStyle w:val="Refdenotaalpie"/>
        </w:rPr>
        <w:footnoteRef/>
      </w:r>
      <w:r w:rsidRPr="00F25B14">
        <w:rPr>
          <w:lang w:val="en-US"/>
        </w:rPr>
        <w:t xml:space="preserve"> </w:t>
      </w:r>
      <w:r w:rsidR="005069C0" w:rsidRPr="005069C0">
        <w:rPr>
          <w:lang w:val="en-US"/>
        </w:rPr>
        <w:t xml:space="preserve">We use the LUH2 cropland dataset </w:t>
      </w:r>
      <w:r w:rsidR="00C63EA7" w:rsidRPr="00C63EA7">
        <w:rPr>
          <w:rFonts w:ascii="Calibri" w:hAnsi="Calibri" w:cs="Calibri"/>
          <w:lang w:val="en-US"/>
        </w:rPr>
        <w:t>(</w:t>
      </w:r>
      <w:r w:rsidR="00C63EA7" w:rsidRPr="00C63EA7">
        <w:rPr>
          <w:rFonts w:ascii="Calibri" w:hAnsi="Calibri" w:cs="Calibri"/>
          <w:lang w:val="en-US"/>
        </w:rPr>
        <w:fldChar w:fldCharType="begin"/>
      </w:r>
      <w:r w:rsidR="00C63EA7" w:rsidRPr="00C63EA7">
        <w:rPr>
          <w:rFonts w:ascii="Calibri" w:hAnsi="Calibri" w:cs="Calibri"/>
          <w:lang w:val="en-US"/>
        </w:rPr>
        <w:instrText xml:space="preserve"> REF BIB_hurtt2020 \h \* MERGEFORMAT </w:instrText>
      </w:r>
      <w:r w:rsidR="00C63EA7" w:rsidRPr="00C63EA7">
        <w:rPr>
          <w:rFonts w:ascii="Calibri" w:hAnsi="Calibri" w:cs="Calibri"/>
          <w:lang w:val="en-US"/>
        </w:rPr>
      </w:r>
      <w:r w:rsidR="00C63EA7" w:rsidRPr="00C63EA7">
        <w:rPr>
          <w:rFonts w:ascii="Calibri" w:hAnsi="Calibri" w:cs="Calibri"/>
          <w:lang w:val="en-US"/>
        </w:rPr>
        <w:fldChar w:fldCharType="separate"/>
      </w:r>
      <w:r w:rsidR="007D2B6B" w:rsidRPr="007D2B6B">
        <w:rPr>
          <w:rFonts w:ascii="Calibri" w:eastAsia="Times New Roman" w:hAnsi="Calibri" w:cs="Calibri"/>
          <w:iCs/>
          <w:kern w:val="0"/>
          <w:lang w:val="en-GB" w:eastAsia="es-ES"/>
          <w14:ligatures w14:val="none"/>
        </w:rPr>
        <w:t>Hurtt et al</w:t>
      </w:r>
      <w:r w:rsidR="007D2B6B" w:rsidRPr="00C63EA7">
        <w:rPr>
          <w:rFonts w:eastAsia="Times New Roman" w:cstheme="minorHAnsi"/>
          <w:iCs/>
          <w:vanish/>
          <w:kern w:val="0"/>
          <w:lang w:val="en-GB" w:eastAsia="es-ES"/>
          <w14:ligatures w14:val="none"/>
        </w:rPr>
        <w:t>., 2020</w:t>
      </w:r>
      <w:r w:rsidR="00C63EA7" w:rsidRPr="00C63EA7">
        <w:rPr>
          <w:rFonts w:ascii="Calibri" w:hAnsi="Calibri" w:cs="Calibri"/>
          <w:lang w:val="en-US"/>
        </w:rPr>
        <w:fldChar w:fldCharType="end"/>
      </w:r>
      <w:r w:rsidR="00FC7015">
        <w:rPr>
          <w:rFonts w:ascii="Calibri" w:hAnsi="Calibri" w:cs="Calibri"/>
          <w:lang w:val="en-US"/>
        </w:rPr>
        <w:t>., 2020</w:t>
      </w:r>
      <w:r w:rsidR="00C63EA7" w:rsidRPr="00C63EA7">
        <w:rPr>
          <w:rFonts w:ascii="Calibri" w:hAnsi="Calibri" w:cs="Calibri"/>
          <w:lang w:val="en-US"/>
        </w:rPr>
        <w:t>)</w:t>
      </w:r>
      <w:r w:rsidR="005069C0">
        <w:rPr>
          <w:rFonts w:ascii="Calibri" w:hAnsi="Calibri" w:cs="Calibri"/>
          <w:lang w:val="en-US"/>
        </w:rPr>
        <w:t xml:space="preserve"> </w:t>
      </w:r>
      <w:r w:rsidR="005069C0" w:rsidRPr="005069C0">
        <w:rPr>
          <w:lang w:val="en-US"/>
        </w:rPr>
        <w:t xml:space="preserve">and our own harvested-area series to estimate the amount of transferred land, which ranges between 96 and 104 </w:t>
      </w:r>
      <w:proofErr w:type="spellStart"/>
      <w:r w:rsidR="005069C0" w:rsidRPr="005069C0">
        <w:rPr>
          <w:lang w:val="en-US"/>
        </w:rPr>
        <w:t>Mha</w:t>
      </w:r>
      <w:proofErr w:type="spellEnd"/>
      <w:r w:rsidR="00ED201C">
        <w:rPr>
          <w:lang w:val="en-US"/>
        </w:rPr>
        <w:t>. T</w:t>
      </w:r>
      <w:r w:rsidR="005069C0" w:rsidRPr="005069C0">
        <w:rPr>
          <w:lang w:val="en-US"/>
        </w:rPr>
        <w:t>he extensification trends identified in our series during the ISI period are consistent with the large-scale land transfers documented by Albertus (2015</w:t>
      </w:r>
      <w:r w:rsidR="00B0109A">
        <w:rPr>
          <w:lang w:val="en-US"/>
        </w:rPr>
        <w:t>:131</w:t>
      </w:r>
      <w:r w:rsidR="005069C0" w:rsidRPr="005069C0">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B724F"/>
    <w:multiLevelType w:val="hybridMultilevel"/>
    <w:tmpl w:val="21E0DCD0"/>
    <w:lvl w:ilvl="0" w:tplc="0403000F">
      <w:start w:val="1"/>
      <w:numFmt w:val="decimal"/>
      <w:lvlText w:val="%1."/>
      <w:lvlJc w:val="left"/>
      <w:pPr>
        <w:ind w:left="8865" w:hanging="360"/>
      </w:pPr>
      <w:rPr>
        <w:rFonts w:hint="default"/>
      </w:rPr>
    </w:lvl>
    <w:lvl w:ilvl="1" w:tplc="04030019" w:tentative="1">
      <w:start w:val="1"/>
      <w:numFmt w:val="lowerLetter"/>
      <w:lvlText w:val="%2."/>
      <w:lvlJc w:val="left"/>
      <w:pPr>
        <w:ind w:left="9585" w:hanging="360"/>
      </w:pPr>
    </w:lvl>
    <w:lvl w:ilvl="2" w:tplc="0403001B" w:tentative="1">
      <w:start w:val="1"/>
      <w:numFmt w:val="lowerRoman"/>
      <w:lvlText w:val="%3."/>
      <w:lvlJc w:val="right"/>
      <w:pPr>
        <w:ind w:left="10305" w:hanging="180"/>
      </w:pPr>
    </w:lvl>
    <w:lvl w:ilvl="3" w:tplc="0403000F" w:tentative="1">
      <w:start w:val="1"/>
      <w:numFmt w:val="decimal"/>
      <w:lvlText w:val="%4."/>
      <w:lvlJc w:val="left"/>
      <w:pPr>
        <w:ind w:left="11025" w:hanging="360"/>
      </w:pPr>
    </w:lvl>
    <w:lvl w:ilvl="4" w:tplc="04030019" w:tentative="1">
      <w:start w:val="1"/>
      <w:numFmt w:val="lowerLetter"/>
      <w:lvlText w:val="%5."/>
      <w:lvlJc w:val="left"/>
      <w:pPr>
        <w:ind w:left="11745" w:hanging="360"/>
      </w:pPr>
    </w:lvl>
    <w:lvl w:ilvl="5" w:tplc="0403001B" w:tentative="1">
      <w:start w:val="1"/>
      <w:numFmt w:val="lowerRoman"/>
      <w:lvlText w:val="%6."/>
      <w:lvlJc w:val="right"/>
      <w:pPr>
        <w:ind w:left="12465" w:hanging="180"/>
      </w:pPr>
    </w:lvl>
    <w:lvl w:ilvl="6" w:tplc="0403000F" w:tentative="1">
      <w:start w:val="1"/>
      <w:numFmt w:val="decimal"/>
      <w:lvlText w:val="%7."/>
      <w:lvlJc w:val="left"/>
      <w:pPr>
        <w:ind w:left="13185" w:hanging="360"/>
      </w:pPr>
    </w:lvl>
    <w:lvl w:ilvl="7" w:tplc="04030019" w:tentative="1">
      <w:start w:val="1"/>
      <w:numFmt w:val="lowerLetter"/>
      <w:lvlText w:val="%8."/>
      <w:lvlJc w:val="left"/>
      <w:pPr>
        <w:ind w:left="13905" w:hanging="360"/>
      </w:pPr>
    </w:lvl>
    <w:lvl w:ilvl="8" w:tplc="0403001B" w:tentative="1">
      <w:start w:val="1"/>
      <w:numFmt w:val="lowerRoman"/>
      <w:lvlText w:val="%9."/>
      <w:lvlJc w:val="right"/>
      <w:pPr>
        <w:ind w:left="14625" w:hanging="180"/>
      </w:pPr>
    </w:lvl>
  </w:abstractNum>
  <w:abstractNum w:abstractNumId="1" w15:restartNumberingAfterBreak="0">
    <w:nsid w:val="1527206F"/>
    <w:multiLevelType w:val="hybridMultilevel"/>
    <w:tmpl w:val="7164849C"/>
    <w:lvl w:ilvl="0" w:tplc="0C0A0015">
      <w:start w:val="1"/>
      <w:numFmt w:val="upperLetter"/>
      <w:lvlText w:val="%1."/>
      <w:lvlJc w:val="lef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abstractNum w:abstractNumId="2" w15:restartNumberingAfterBreak="0">
    <w:nsid w:val="190F093A"/>
    <w:multiLevelType w:val="hybridMultilevel"/>
    <w:tmpl w:val="D49614BC"/>
    <w:lvl w:ilvl="0" w:tplc="06D6BB16">
      <w:numFmt w:val="bullet"/>
      <w:lvlText w:val="-"/>
      <w:lvlJc w:val="left"/>
      <w:pPr>
        <w:ind w:left="720" w:hanging="360"/>
      </w:pPr>
      <w:rPr>
        <w:rFonts w:ascii="Calibri" w:eastAsia="Times New Roman" w:hAnsi="Calibri" w:cs="Calibri"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 w15:restartNumberingAfterBreak="0">
    <w:nsid w:val="1B292494"/>
    <w:multiLevelType w:val="hybridMultilevel"/>
    <w:tmpl w:val="4D52D448"/>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4" w15:restartNumberingAfterBreak="0">
    <w:nsid w:val="1CA77A18"/>
    <w:multiLevelType w:val="hybridMultilevel"/>
    <w:tmpl w:val="5F1C3316"/>
    <w:lvl w:ilvl="0" w:tplc="600875F2">
      <w:numFmt w:val="bullet"/>
      <w:lvlText w:val="-"/>
      <w:lvlJc w:val="left"/>
      <w:pPr>
        <w:ind w:left="720" w:hanging="360"/>
      </w:pPr>
      <w:rPr>
        <w:rFonts w:ascii="Calibri" w:eastAsiaTheme="minorHAnsi" w:hAnsi="Calibri" w:cs="Calibri"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5" w15:restartNumberingAfterBreak="0">
    <w:nsid w:val="1F8D0AFC"/>
    <w:multiLevelType w:val="hybridMultilevel"/>
    <w:tmpl w:val="E9527B8E"/>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0231B4E"/>
    <w:multiLevelType w:val="hybridMultilevel"/>
    <w:tmpl w:val="4D32E7F6"/>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7" w15:restartNumberingAfterBreak="0">
    <w:nsid w:val="267875BA"/>
    <w:multiLevelType w:val="hybridMultilevel"/>
    <w:tmpl w:val="935E1BF0"/>
    <w:lvl w:ilvl="0" w:tplc="0B38C4C4">
      <w:start w:val="1"/>
      <w:numFmt w:val="lowerLetter"/>
      <w:lvlText w:val="%1."/>
      <w:lvlJc w:val="left"/>
      <w:pPr>
        <w:ind w:left="720" w:hanging="360"/>
      </w:pPr>
      <w:rPr>
        <w:rFonts w:hint="default"/>
        <w:b/>
        <w:bCs/>
        <w:i/>
        <w:iCs/>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8" w15:restartNumberingAfterBreak="0">
    <w:nsid w:val="29932688"/>
    <w:multiLevelType w:val="hybridMultilevel"/>
    <w:tmpl w:val="254AE8C8"/>
    <w:lvl w:ilvl="0" w:tplc="DE4A6550">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1F50B0E"/>
    <w:multiLevelType w:val="hybridMultilevel"/>
    <w:tmpl w:val="49EC7BA8"/>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4151007"/>
    <w:multiLevelType w:val="hybridMultilevel"/>
    <w:tmpl w:val="B364B46E"/>
    <w:lvl w:ilvl="0" w:tplc="E9BA015E">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64346E1B"/>
    <w:multiLevelType w:val="hybridMultilevel"/>
    <w:tmpl w:val="0D861692"/>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681406E8"/>
    <w:multiLevelType w:val="hybridMultilevel"/>
    <w:tmpl w:val="CC7E89A4"/>
    <w:lvl w:ilvl="0" w:tplc="EFD214B6">
      <w:numFmt w:val="bullet"/>
      <w:lvlText w:val="-"/>
      <w:lvlJc w:val="left"/>
      <w:pPr>
        <w:ind w:left="720" w:hanging="360"/>
      </w:pPr>
      <w:rPr>
        <w:rFonts w:ascii="Calibri" w:eastAsia="Times New Roman" w:hAnsi="Calibri" w:cs="Calibri"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3" w15:restartNumberingAfterBreak="0">
    <w:nsid w:val="6B561BD2"/>
    <w:multiLevelType w:val="hybridMultilevel"/>
    <w:tmpl w:val="DC2AF9CE"/>
    <w:lvl w:ilvl="0" w:tplc="97FACD0C">
      <w:start w:val="4"/>
      <w:numFmt w:val="bullet"/>
      <w:lvlText w:val="-"/>
      <w:lvlJc w:val="left"/>
      <w:pPr>
        <w:ind w:left="720" w:hanging="360"/>
      </w:pPr>
      <w:rPr>
        <w:rFonts w:ascii="Calibri" w:eastAsiaTheme="minorHAnsi" w:hAnsi="Calibri" w:cs="Calibri"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2"/>
  </w:num>
  <w:num w:numId="4">
    <w:abstractNumId w:val="12"/>
  </w:num>
  <w:num w:numId="5">
    <w:abstractNumId w:val="13"/>
  </w:num>
  <w:num w:numId="6">
    <w:abstractNumId w:val="0"/>
  </w:num>
  <w:num w:numId="7">
    <w:abstractNumId w:val="6"/>
  </w:num>
  <w:num w:numId="8">
    <w:abstractNumId w:val="7"/>
  </w:num>
  <w:num w:numId="9">
    <w:abstractNumId w:val="3"/>
  </w:num>
  <w:num w:numId="10">
    <w:abstractNumId w:val="10"/>
  </w:num>
  <w:num w:numId="11">
    <w:abstractNumId w:val="5"/>
  </w:num>
  <w:num w:numId="12">
    <w:abstractNumId w:val="9"/>
  </w:num>
  <w:num w:numId="13">
    <w:abstractNumId w:val="1"/>
  </w:num>
  <w:num w:numId="14">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hn Alexander Urrego Mesa">
    <w15:presenceInfo w15:providerId="AD" w15:userId="S::alex.urrego.mesa@ub.edu::856c4b6d-fa94-4487-877e-0a9d73092c92"/>
  </w15:person>
  <w15:person w15:author="Henry Willebald">
    <w15:presenceInfo w15:providerId="Windows Live" w15:userId="760d0d0a636d8ba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D5C"/>
    <w:rsid w:val="000019A7"/>
    <w:rsid w:val="000031F9"/>
    <w:rsid w:val="000045C6"/>
    <w:rsid w:val="000055C5"/>
    <w:rsid w:val="00006154"/>
    <w:rsid w:val="0000655E"/>
    <w:rsid w:val="000111D8"/>
    <w:rsid w:val="00012ADE"/>
    <w:rsid w:val="000132A0"/>
    <w:rsid w:val="0002147C"/>
    <w:rsid w:val="00027E8E"/>
    <w:rsid w:val="000307EC"/>
    <w:rsid w:val="0003293F"/>
    <w:rsid w:val="00036AC1"/>
    <w:rsid w:val="00037D2E"/>
    <w:rsid w:val="00040A8B"/>
    <w:rsid w:val="000437CF"/>
    <w:rsid w:val="00044310"/>
    <w:rsid w:val="00044A19"/>
    <w:rsid w:val="00044AE0"/>
    <w:rsid w:val="0004520F"/>
    <w:rsid w:val="0004535F"/>
    <w:rsid w:val="000459EF"/>
    <w:rsid w:val="00045AC2"/>
    <w:rsid w:val="00046CDE"/>
    <w:rsid w:val="00054067"/>
    <w:rsid w:val="000542A1"/>
    <w:rsid w:val="00054EC4"/>
    <w:rsid w:val="000612D2"/>
    <w:rsid w:val="00061A0C"/>
    <w:rsid w:val="00061B5C"/>
    <w:rsid w:val="0006344C"/>
    <w:rsid w:val="0006455B"/>
    <w:rsid w:val="000663C3"/>
    <w:rsid w:val="000674B6"/>
    <w:rsid w:val="0007168C"/>
    <w:rsid w:val="00071B14"/>
    <w:rsid w:val="0007424B"/>
    <w:rsid w:val="0007553D"/>
    <w:rsid w:val="00076F35"/>
    <w:rsid w:val="00077C3E"/>
    <w:rsid w:val="00080F69"/>
    <w:rsid w:val="00082A32"/>
    <w:rsid w:val="00083DDC"/>
    <w:rsid w:val="00086DC4"/>
    <w:rsid w:val="00091A43"/>
    <w:rsid w:val="00091E85"/>
    <w:rsid w:val="000938F4"/>
    <w:rsid w:val="00094480"/>
    <w:rsid w:val="000A6C50"/>
    <w:rsid w:val="000A75D5"/>
    <w:rsid w:val="000B0980"/>
    <w:rsid w:val="000B115D"/>
    <w:rsid w:val="000B1179"/>
    <w:rsid w:val="000B17C8"/>
    <w:rsid w:val="000B1D62"/>
    <w:rsid w:val="000B4CEA"/>
    <w:rsid w:val="000B7394"/>
    <w:rsid w:val="000B7F13"/>
    <w:rsid w:val="000C17C0"/>
    <w:rsid w:val="000C1921"/>
    <w:rsid w:val="000C3E31"/>
    <w:rsid w:val="000C742A"/>
    <w:rsid w:val="000C762E"/>
    <w:rsid w:val="000D3E16"/>
    <w:rsid w:val="000E0C5B"/>
    <w:rsid w:val="000E263A"/>
    <w:rsid w:val="000E452C"/>
    <w:rsid w:val="000E4AAE"/>
    <w:rsid w:val="000E4B7F"/>
    <w:rsid w:val="000E5464"/>
    <w:rsid w:val="000E59EF"/>
    <w:rsid w:val="000E6651"/>
    <w:rsid w:val="000E6EE9"/>
    <w:rsid w:val="000F0B2E"/>
    <w:rsid w:val="000F1B59"/>
    <w:rsid w:val="000F34AE"/>
    <w:rsid w:val="000F5902"/>
    <w:rsid w:val="000F5F38"/>
    <w:rsid w:val="000F6E07"/>
    <w:rsid w:val="00101D4A"/>
    <w:rsid w:val="00105D67"/>
    <w:rsid w:val="001068BC"/>
    <w:rsid w:val="00110C63"/>
    <w:rsid w:val="00113422"/>
    <w:rsid w:val="00113D2B"/>
    <w:rsid w:val="0011425E"/>
    <w:rsid w:val="0011795A"/>
    <w:rsid w:val="00126031"/>
    <w:rsid w:val="001260D0"/>
    <w:rsid w:val="00126DF4"/>
    <w:rsid w:val="0013114B"/>
    <w:rsid w:val="0013185A"/>
    <w:rsid w:val="00132D6F"/>
    <w:rsid w:val="00136079"/>
    <w:rsid w:val="00137C5C"/>
    <w:rsid w:val="001426A2"/>
    <w:rsid w:val="001443C6"/>
    <w:rsid w:val="00144CAB"/>
    <w:rsid w:val="00145C91"/>
    <w:rsid w:val="001464EF"/>
    <w:rsid w:val="001506EE"/>
    <w:rsid w:val="00157756"/>
    <w:rsid w:val="00160176"/>
    <w:rsid w:val="00162855"/>
    <w:rsid w:val="00162DC2"/>
    <w:rsid w:val="00165EB4"/>
    <w:rsid w:val="001669B8"/>
    <w:rsid w:val="0016765C"/>
    <w:rsid w:val="00170CCE"/>
    <w:rsid w:val="00170FF5"/>
    <w:rsid w:val="00175289"/>
    <w:rsid w:val="00177781"/>
    <w:rsid w:val="0018120B"/>
    <w:rsid w:val="001824D3"/>
    <w:rsid w:val="00183572"/>
    <w:rsid w:val="0018621E"/>
    <w:rsid w:val="00194DAF"/>
    <w:rsid w:val="00196302"/>
    <w:rsid w:val="00196930"/>
    <w:rsid w:val="0019699A"/>
    <w:rsid w:val="00196AEC"/>
    <w:rsid w:val="00197969"/>
    <w:rsid w:val="001A08E6"/>
    <w:rsid w:val="001A09CF"/>
    <w:rsid w:val="001A1FBF"/>
    <w:rsid w:val="001A24C0"/>
    <w:rsid w:val="001B0B0B"/>
    <w:rsid w:val="001B2BBD"/>
    <w:rsid w:val="001B7F86"/>
    <w:rsid w:val="001C2BCE"/>
    <w:rsid w:val="001C7417"/>
    <w:rsid w:val="001C786B"/>
    <w:rsid w:val="001D026A"/>
    <w:rsid w:val="001D07D5"/>
    <w:rsid w:val="001D2647"/>
    <w:rsid w:val="001D30C5"/>
    <w:rsid w:val="001D32EF"/>
    <w:rsid w:val="001D4BA4"/>
    <w:rsid w:val="001D780D"/>
    <w:rsid w:val="001E0154"/>
    <w:rsid w:val="001E1F5E"/>
    <w:rsid w:val="001E4C57"/>
    <w:rsid w:val="001E54F4"/>
    <w:rsid w:val="001F30D1"/>
    <w:rsid w:val="001F43D6"/>
    <w:rsid w:val="001F7DC4"/>
    <w:rsid w:val="0020444A"/>
    <w:rsid w:val="002054B2"/>
    <w:rsid w:val="00206232"/>
    <w:rsid w:val="00207747"/>
    <w:rsid w:val="00210DD5"/>
    <w:rsid w:val="00211A6C"/>
    <w:rsid w:val="002131BA"/>
    <w:rsid w:val="00215AAD"/>
    <w:rsid w:val="00217945"/>
    <w:rsid w:val="00220577"/>
    <w:rsid w:val="00220E72"/>
    <w:rsid w:val="0022633C"/>
    <w:rsid w:val="00226B92"/>
    <w:rsid w:val="002308EF"/>
    <w:rsid w:val="00232405"/>
    <w:rsid w:val="002330EF"/>
    <w:rsid w:val="00233A45"/>
    <w:rsid w:val="00233A4D"/>
    <w:rsid w:val="002352AC"/>
    <w:rsid w:val="0023587A"/>
    <w:rsid w:val="00236D26"/>
    <w:rsid w:val="0023715A"/>
    <w:rsid w:val="0024260E"/>
    <w:rsid w:val="00242E22"/>
    <w:rsid w:val="0024380C"/>
    <w:rsid w:val="00244444"/>
    <w:rsid w:val="00244CAD"/>
    <w:rsid w:val="00250766"/>
    <w:rsid w:val="00254BFF"/>
    <w:rsid w:val="00254ED7"/>
    <w:rsid w:val="0026293B"/>
    <w:rsid w:val="002668AC"/>
    <w:rsid w:val="00267665"/>
    <w:rsid w:val="002703EB"/>
    <w:rsid w:val="0027645E"/>
    <w:rsid w:val="00276C44"/>
    <w:rsid w:val="00282D5D"/>
    <w:rsid w:val="00282EAB"/>
    <w:rsid w:val="0028462C"/>
    <w:rsid w:val="00285C3B"/>
    <w:rsid w:val="002864E8"/>
    <w:rsid w:val="002870A5"/>
    <w:rsid w:val="002903F5"/>
    <w:rsid w:val="002920DD"/>
    <w:rsid w:val="002A3578"/>
    <w:rsid w:val="002A77E6"/>
    <w:rsid w:val="002B29DA"/>
    <w:rsid w:val="002B2A89"/>
    <w:rsid w:val="002B4AD3"/>
    <w:rsid w:val="002B731A"/>
    <w:rsid w:val="002B7401"/>
    <w:rsid w:val="002B746C"/>
    <w:rsid w:val="002B7B20"/>
    <w:rsid w:val="002C1466"/>
    <w:rsid w:val="002C2BB4"/>
    <w:rsid w:val="002D08BC"/>
    <w:rsid w:val="002D15BC"/>
    <w:rsid w:val="002D4DBE"/>
    <w:rsid w:val="002D4E90"/>
    <w:rsid w:val="002D57CE"/>
    <w:rsid w:val="002D5AD6"/>
    <w:rsid w:val="002D7673"/>
    <w:rsid w:val="002E105A"/>
    <w:rsid w:val="002E1254"/>
    <w:rsid w:val="002E14FA"/>
    <w:rsid w:val="002E1637"/>
    <w:rsid w:val="002E1C84"/>
    <w:rsid w:val="002E24FD"/>
    <w:rsid w:val="002E3F13"/>
    <w:rsid w:val="002E4648"/>
    <w:rsid w:val="002E529C"/>
    <w:rsid w:val="002E654A"/>
    <w:rsid w:val="002F343A"/>
    <w:rsid w:val="002F40D2"/>
    <w:rsid w:val="002F4769"/>
    <w:rsid w:val="002F5212"/>
    <w:rsid w:val="002F579C"/>
    <w:rsid w:val="002F6C38"/>
    <w:rsid w:val="00301A4A"/>
    <w:rsid w:val="00301BA9"/>
    <w:rsid w:val="003027F6"/>
    <w:rsid w:val="00303B80"/>
    <w:rsid w:val="00304D00"/>
    <w:rsid w:val="00306FF8"/>
    <w:rsid w:val="00307EAD"/>
    <w:rsid w:val="00310DF5"/>
    <w:rsid w:val="00314D4C"/>
    <w:rsid w:val="00316B6A"/>
    <w:rsid w:val="00326B4F"/>
    <w:rsid w:val="00332D5F"/>
    <w:rsid w:val="003338A3"/>
    <w:rsid w:val="003344EA"/>
    <w:rsid w:val="00335424"/>
    <w:rsid w:val="003405CA"/>
    <w:rsid w:val="00340839"/>
    <w:rsid w:val="00342386"/>
    <w:rsid w:val="0034378B"/>
    <w:rsid w:val="003471C1"/>
    <w:rsid w:val="003515F5"/>
    <w:rsid w:val="0035227D"/>
    <w:rsid w:val="00352A21"/>
    <w:rsid w:val="00354678"/>
    <w:rsid w:val="003607FC"/>
    <w:rsid w:val="00362327"/>
    <w:rsid w:val="0036688A"/>
    <w:rsid w:val="003669A6"/>
    <w:rsid w:val="00370C4A"/>
    <w:rsid w:val="00370E6B"/>
    <w:rsid w:val="00371F75"/>
    <w:rsid w:val="0037314E"/>
    <w:rsid w:val="0037341E"/>
    <w:rsid w:val="0038162F"/>
    <w:rsid w:val="003819EF"/>
    <w:rsid w:val="003820E2"/>
    <w:rsid w:val="003852A2"/>
    <w:rsid w:val="00386957"/>
    <w:rsid w:val="00390ED6"/>
    <w:rsid w:val="00394898"/>
    <w:rsid w:val="00395BF7"/>
    <w:rsid w:val="00397088"/>
    <w:rsid w:val="003976BF"/>
    <w:rsid w:val="003A0208"/>
    <w:rsid w:val="003A1F35"/>
    <w:rsid w:val="003A4076"/>
    <w:rsid w:val="003A7092"/>
    <w:rsid w:val="003A7CD2"/>
    <w:rsid w:val="003B0655"/>
    <w:rsid w:val="003B22C4"/>
    <w:rsid w:val="003B25E7"/>
    <w:rsid w:val="003B4B74"/>
    <w:rsid w:val="003B50C3"/>
    <w:rsid w:val="003B7576"/>
    <w:rsid w:val="003B78E3"/>
    <w:rsid w:val="003C1268"/>
    <w:rsid w:val="003C3BA1"/>
    <w:rsid w:val="003C3FC3"/>
    <w:rsid w:val="003C5F29"/>
    <w:rsid w:val="003C6614"/>
    <w:rsid w:val="003C79DA"/>
    <w:rsid w:val="003C7DAD"/>
    <w:rsid w:val="003D469F"/>
    <w:rsid w:val="003D515D"/>
    <w:rsid w:val="003D5B11"/>
    <w:rsid w:val="003D62CB"/>
    <w:rsid w:val="003D6B49"/>
    <w:rsid w:val="003E2C4B"/>
    <w:rsid w:val="003E6866"/>
    <w:rsid w:val="003F021A"/>
    <w:rsid w:val="003F482B"/>
    <w:rsid w:val="003F661F"/>
    <w:rsid w:val="003F6E28"/>
    <w:rsid w:val="003F72D7"/>
    <w:rsid w:val="00402B4A"/>
    <w:rsid w:val="00402F21"/>
    <w:rsid w:val="00405986"/>
    <w:rsid w:val="00407C4B"/>
    <w:rsid w:val="00412205"/>
    <w:rsid w:val="00412BEC"/>
    <w:rsid w:val="00414193"/>
    <w:rsid w:val="00415867"/>
    <w:rsid w:val="00417997"/>
    <w:rsid w:val="00420F4A"/>
    <w:rsid w:val="0042305F"/>
    <w:rsid w:val="0042690F"/>
    <w:rsid w:val="00430338"/>
    <w:rsid w:val="00430836"/>
    <w:rsid w:val="00432D86"/>
    <w:rsid w:val="0043333C"/>
    <w:rsid w:val="0043492B"/>
    <w:rsid w:val="004358B0"/>
    <w:rsid w:val="00442162"/>
    <w:rsid w:val="00442C2A"/>
    <w:rsid w:val="00442C4B"/>
    <w:rsid w:val="00443389"/>
    <w:rsid w:val="004442E4"/>
    <w:rsid w:val="00446CE1"/>
    <w:rsid w:val="00446ED7"/>
    <w:rsid w:val="004544CB"/>
    <w:rsid w:val="0046103F"/>
    <w:rsid w:val="0046171B"/>
    <w:rsid w:val="00461A21"/>
    <w:rsid w:val="00462843"/>
    <w:rsid w:val="00462895"/>
    <w:rsid w:val="00462A2D"/>
    <w:rsid w:val="004657D7"/>
    <w:rsid w:val="00465C19"/>
    <w:rsid w:val="00470CAE"/>
    <w:rsid w:val="0047206E"/>
    <w:rsid w:val="00473E99"/>
    <w:rsid w:val="00474B8C"/>
    <w:rsid w:val="00475319"/>
    <w:rsid w:val="0047554C"/>
    <w:rsid w:val="00477E47"/>
    <w:rsid w:val="00481161"/>
    <w:rsid w:val="00481302"/>
    <w:rsid w:val="00481E49"/>
    <w:rsid w:val="00484466"/>
    <w:rsid w:val="00486D6A"/>
    <w:rsid w:val="00487903"/>
    <w:rsid w:val="004900D3"/>
    <w:rsid w:val="00490DE6"/>
    <w:rsid w:val="00492697"/>
    <w:rsid w:val="0049763E"/>
    <w:rsid w:val="004978FD"/>
    <w:rsid w:val="004A0BE5"/>
    <w:rsid w:val="004A2A77"/>
    <w:rsid w:val="004A2D1B"/>
    <w:rsid w:val="004A5502"/>
    <w:rsid w:val="004A7EC4"/>
    <w:rsid w:val="004B10F3"/>
    <w:rsid w:val="004B1565"/>
    <w:rsid w:val="004B3437"/>
    <w:rsid w:val="004B3535"/>
    <w:rsid w:val="004B3AB5"/>
    <w:rsid w:val="004B670D"/>
    <w:rsid w:val="004B7120"/>
    <w:rsid w:val="004C2819"/>
    <w:rsid w:val="004C2DFE"/>
    <w:rsid w:val="004C3C71"/>
    <w:rsid w:val="004C4336"/>
    <w:rsid w:val="004C54F7"/>
    <w:rsid w:val="004C5C18"/>
    <w:rsid w:val="004C6A12"/>
    <w:rsid w:val="004D2EA4"/>
    <w:rsid w:val="004D4369"/>
    <w:rsid w:val="004D7835"/>
    <w:rsid w:val="004E36D3"/>
    <w:rsid w:val="004E3C64"/>
    <w:rsid w:val="004E4679"/>
    <w:rsid w:val="004E5860"/>
    <w:rsid w:val="004E68A3"/>
    <w:rsid w:val="004F1976"/>
    <w:rsid w:val="004F6481"/>
    <w:rsid w:val="004F6EA9"/>
    <w:rsid w:val="004F6F05"/>
    <w:rsid w:val="004F7AEB"/>
    <w:rsid w:val="005067FC"/>
    <w:rsid w:val="005069C0"/>
    <w:rsid w:val="00513199"/>
    <w:rsid w:val="0051621B"/>
    <w:rsid w:val="00516626"/>
    <w:rsid w:val="00516988"/>
    <w:rsid w:val="00516CC1"/>
    <w:rsid w:val="00523CA1"/>
    <w:rsid w:val="005245D4"/>
    <w:rsid w:val="005263A3"/>
    <w:rsid w:val="00530765"/>
    <w:rsid w:val="0053286E"/>
    <w:rsid w:val="00534F05"/>
    <w:rsid w:val="0053724C"/>
    <w:rsid w:val="005400FF"/>
    <w:rsid w:val="00540994"/>
    <w:rsid w:val="005426FD"/>
    <w:rsid w:val="0054286D"/>
    <w:rsid w:val="00543693"/>
    <w:rsid w:val="00544FD0"/>
    <w:rsid w:val="00545435"/>
    <w:rsid w:val="00545851"/>
    <w:rsid w:val="005478F9"/>
    <w:rsid w:val="005528CA"/>
    <w:rsid w:val="005530D2"/>
    <w:rsid w:val="005534DA"/>
    <w:rsid w:val="00571BFE"/>
    <w:rsid w:val="00572F00"/>
    <w:rsid w:val="005732AC"/>
    <w:rsid w:val="00573B59"/>
    <w:rsid w:val="00574251"/>
    <w:rsid w:val="005744FF"/>
    <w:rsid w:val="00576A63"/>
    <w:rsid w:val="00576F99"/>
    <w:rsid w:val="00582018"/>
    <w:rsid w:val="0058281D"/>
    <w:rsid w:val="00582FF9"/>
    <w:rsid w:val="00583CA5"/>
    <w:rsid w:val="00590400"/>
    <w:rsid w:val="00592201"/>
    <w:rsid w:val="00594DAF"/>
    <w:rsid w:val="0059521A"/>
    <w:rsid w:val="005958C5"/>
    <w:rsid w:val="005A06E1"/>
    <w:rsid w:val="005A3D5C"/>
    <w:rsid w:val="005B0C52"/>
    <w:rsid w:val="005B2736"/>
    <w:rsid w:val="005B40A9"/>
    <w:rsid w:val="005B4548"/>
    <w:rsid w:val="005B58FD"/>
    <w:rsid w:val="005C2A8C"/>
    <w:rsid w:val="005C4A37"/>
    <w:rsid w:val="005C744E"/>
    <w:rsid w:val="005D14A2"/>
    <w:rsid w:val="005D5E2F"/>
    <w:rsid w:val="005D6447"/>
    <w:rsid w:val="005D670F"/>
    <w:rsid w:val="005E3072"/>
    <w:rsid w:val="005E40A5"/>
    <w:rsid w:val="005E465D"/>
    <w:rsid w:val="005E473F"/>
    <w:rsid w:val="005E6EFC"/>
    <w:rsid w:val="005E73EB"/>
    <w:rsid w:val="005E7D30"/>
    <w:rsid w:val="005F080B"/>
    <w:rsid w:val="005F23C2"/>
    <w:rsid w:val="005F35C7"/>
    <w:rsid w:val="005F708A"/>
    <w:rsid w:val="005F78A4"/>
    <w:rsid w:val="005F7B63"/>
    <w:rsid w:val="00600CBD"/>
    <w:rsid w:val="006014F1"/>
    <w:rsid w:val="00605C14"/>
    <w:rsid w:val="0060636C"/>
    <w:rsid w:val="006075B0"/>
    <w:rsid w:val="00612F94"/>
    <w:rsid w:val="00614279"/>
    <w:rsid w:val="00616B1D"/>
    <w:rsid w:val="00622825"/>
    <w:rsid w:val="0062437F"/>
    <w:rsid w:val="00625BCF"/>
    <w:rsid w:val="00625C34"/>
    <w:rsid w:val="00632086"/>
    <w:rsid w:val="00634058"/>
    <w:rsid w:val="006357A0"/>
    <w:rsid w:val="00635DD7"/>
    <w:rsid w:val="00637601"/>
    <w:rsid w:val="00641CC6"/>
    <w:rsid w:val="00645FDE"/>
    <w:rsid w:val="0064626B"/>
    <w:rsid w:val="006463D9"/>
    <w:rsid w:val="00650B99"/>
    <w:rsid w:val="006518E5"/>
    <w:rsid w:val="00664678"/>
    <w:rsid w:val="006647B8"/>
    <w:rsid w:val="00664F9C"/>
    <w:rsid w:val="0067099B"/>
    <w:rsid w:val="00680AAD"/>
    <w:rsid w:val="00680DAA"/>
    <w:rsid w:val="006818ED"/>
    <w:rsid w:val="00681A3D"/>
    <w:rsid w:val="006828C4"/>
    <w:rsid w:val="00684577"/>
    <w:rsid w:val="006905B1"/>
    <w:rsid w:val="006A1372"/>
    <w:rsid w:val="006A7783"/>
    <w:rsid w:val="006B3B60"/>
    <w:rsid w:val="006B706A"/>
    <w:rsid w:val="006C0968"/>
    <w:rsid w:val="006D0591"/>
    <w:rsid w:val="006D1F11"/>
    <w:rsid w:val="006D408F"/>
    <w:rsid w:val="006D42F7"/>
    <w:rsid w:val="006D434C"/>
    <w:rsid w:val="006D5BAA"/>
    <w:rsid w:val="006D76C8"/>
    <w:rsid w:val="006E1F2B"/>
    <w:rsid w:val="006E1FE2"/>
    <w:rsid w:val="006E2635"/>
    <w:rsid w:val="006E3349"/>
    <w:rsid w:val="006E55F3"/>
    <w:rsid w:val="006E7264"/>
    <w:rsid w:val="006F1EC1"/>
    <w:rsid w:val="006F2186"/>
    <w:rsid w:val="006F260D"/>
    <w:rsid w:val="006F2C03"/>
    <w:rsid w:val="006F38CF"/>
    <w:rsid w:val="006F3C6C"/>
    <w:rsid w:val="006F52C1"/>
    <w:rsid w:val="006F5FE4"/>
    <w:rsid w:val="00700003"/>
    <w:rsid w:val="00700CAA"/>
    <w:rsid w:val="00705021"/>
    <w:rsid w:val="00711A32"/>
    <w:rsid w:val="00712927"/>
    <w:rsid w:val="00713C9E"/>
    <w:rsid w:val="00714AC5"/>
    <w:rsid w:val="00714CF6"/>
    <w:rsid w:val="00714DA1"/>
    <w:rsid w:val="00715128"/>
    <w:rsid w:val="00716AC9"/>
    <w:rsid w:val="007173C2"/>
    <w:rsid w:val="00717AEA"/>
    <w:rsid w:val="007214EB"/>
    <w:rsid w:val="00724566"/>
    <w:rsid w:val="00724E01"/>
    <w:rsid w:val="0072538D"/>
    <w:rsid w:val="00726D52"/>
    <w:rsid w:val="00727F58"/>
    <w:rsid w:val="007312AE"/>
    <w:rsid w:val="0073191F"/>
    <w:rsid w:val="00731DFC"/>
    <w:rsid w:val="00736FC8"/>
    <w:rsid w:val="007410D6"/>
    <w:rsid w:val="00741284"/>
    <w:rsid w:val="00742888"/>
    <w:rsid w:val="00742D69"/>
    <w:rsid w:val="007433B7"/>
    <w:rsid w:val="00750AB5"/>
    <w:rsid w:val="00756FDA"/>
    <w:rsid w:val="007605BD"/>
    <w:rsid w:val="00764D7C"/>
    <w:rsid w:val="00767A99"/>
    <w:rsid w:val="00767CA6"/>
    <w:rsid w:val="00770865"/>
    <w:rsid w:val="00770F2E"/>
    <w:rsid w:val="00772BDB"/>
    <w:rsid w:val="00773C7C"/>
    <w:rsid w:val="00774DF3"/>
    <w:rsid w:val="007759BE"/>
    <w:rsid w:val="00775D76"/>
    <w:rsid w:val="007809D5"/>
    <w:rsid w:val="007821E4"/>
    <w:rsid w:val="00783381"/>
    <w:rsid w:val="007837CD"/>
    <w:rsid w:val="007841A3"/>
    <w:rsid w:val="00784300"/>
    <w:rsid w:val="00784589"/>
    <w:rsid w:val="00785E97"/>
    <w:rsid w:val="00790D6E"/>
    <w:rsid w:val="007918F4"/>
    <w:rsid w:val="0079227B"/>
    <w:rsid w:val="0079299C"/>
    <w:rsid w:val="00792DFF"/>
    <w:rsid w:val="00792FFD"/>
    <w:rsid w:val="007940C0"/>
    <w:rsid w:val="00794A6D"/>
    <w:rsid w:val="007A04B2"/>
    <w:rsid w:val="007A66FC"/>
    <w:rsid w:val="007A6FCE"/>
    <w:rsid w:val="007A72A8"/>
    <w:rsid w:val="007B0148"/>
    <w:rsid w:val="007B4742"/>
    <w:rsid w:val="007B6AFA"/>
    <w:rsid w:val="007C05CE"/>
    <w:rsid w:val="007C0664"/>
    <w:rsid w:val="007C1209"/>
    <w:rsid w:val="007C2BE3"/>
    <w:rsid w:val="007C411C"/>
    <w:rsid w:val="007C430B"/>
    <w:rsid w:val="007D135D"/>
    <w:rsid w:val="007D2601"/>
    <w:rsid w:val="007D2B6B"/>
    <w:rsid w:val="007D68A1"/>
    <w:rsid w:val="007E1552"/>
    <w:rsid w:val="007E3FBD"/>
    <w:rsid w:val="007E5B8A"/>
    <w:rsid w:val="007E5CD6"/>
    <w:rsid w:val="007E608C"/>
    <w:rsid w:val="007E7465"/>
    <w:rsid w:val="007E7D62"/>
    <w:rsid w:val="007F0C52"/>
    <w:rsid w:val="007F1E61"/>
    <w:rsid w:val="007F4856"/>
    <w:rsid w:val="007F4AF6"/>
    <w:rsid w:val="007F77F5"/>
    <w:rsid w:val="0080372D"/>
    <w:rsid w:val="00804078"/>
    <w:rsid w:val="00805214"/>
    <w:rsid w:val="008148CC"/>
    <w:rsid w:val="008166F6"/>
    <w:rsid w:val="00816870"/>
    <w:rsid w:val="00816874"/>
    <w:rsid w:val="00820027"/>
    <w:rsid w:val="00820662"/>
    <w:rsid w:val="0082385C"/>
    <w:rsid w:val="00824121"/>
    <w:rsid w:val="0082553F"/>
    <w:rsid w:val="00826080"/>
    <w:rsid w:val="00830649"/>
    <w:rsid w:val="00832B42"/>
    <w:rsid w:val="00832DEB"/>
    <w:rsid w:val="008368BB"/>
    <w:rsid w:val="00836E65"/>
    <w:rsid w:val="0084093B"/>
    <w:rsid w:val="008422A1"/>
    <w:rsid w:val="00844C91"/>
    <w:rsid w:val="00847A76"/>
    <w:rsid w:val="008505B0"/>
    <w:rsid w:val="00851D29"/>
    <w:rsid w:val="00855C98"/>
    <w:rsid w:val="008614DD"/>
    <w:rsid w:val="0086160A"/>
    <w:rsid w:val="00861805"/>
    <w:rsid w:val="00862930"/>
    <w:rsid w:val="00862E78"/>
    <w:rsid w:val="008636E2"/>
    <w:rsid w:val="008661E7"/>
    <w:rsid w:val="0086657B"/>
    <w:rsid w:val="00870A21"/>
    <w:rsid w:val="0087106D"/>
    <w:rsid w:val="00872561"/>
    <w:rsid w:val="0087274F"/>
    <w:rsid w:val="0087297E"/>
    <w:rsid w:val="00872E46"/>
    <w:rsid w:val="00873414"/>
    <w:rsid w:val="00876012"/>
    <w:rsid w:val="00880658"/>
    <w:rsid w:val="0088131A"/>
    <w:rsid w:val="00882F71"/>
    <w:rsid w:val="00884AB3"/>
    <w:rsid w:val="00884B75"/>
    <w:rsid w:val="00884BD2"/>
    <w:rsid w:val="00892452"/>
    <w:rsid w:val="00893903"/>
    <w:rsid w:val="008957D5"/>
    <w:rsid w:val="00895E11"/>
    <w:rsid w:val="00896E7C"/>
    <w:rsid w:val="008A1102"/>
    <w:rsid w:val="008A11D1"/>
    <w:rsid w:val="008A40A1"/>
    <w:rsid w:val="008A5DAE"/>
    <w:rsid w:val="008B0819"/>
    <w:rsid w:val="008B2D40"/>
    <w:rsid w:val="008B3E66"/>
    <w:rsid w:val="008B6CA8"/>
    <w:rsid w:val="008C102E"/>
    <w:rsid w:val="008C40BA"/>
    <w:rsid w:val="008C7315"/>
    <w:rsid w:val="008D24B9"/>
    <w:rsid w:val="008D4665"/>
    <w:rsid w:val="008D5A3D"/>
    <w:rsid w:val="008D74A7"/>
    <w:rsid w:val="008E188C"/>
    <w:rsid w:val="008E64A5"/>
    <w:rsid w:val="008E7412"/>
    <w:rsid w:val="008E79BF"/>
    <w:rsid w:val="008F2918"/>
    <w:rsid w:val="008F2D24"/>
    <w:rsid w:val="008F32E4"/>
    <w:rsid w:val="008F4220"/>
    <w:rsid w:val="00900AAF"/>
    <w:rsid w:val="00901AFF"/>
    <w:rsid w:val="009026CD"/>
    <w:rsid w:val="00903D07"/>
    <w:rsid w:val="00904741"/>
    <w:rsid w:val="00912376"/>
    <w:rsid w:val="0091348A"/>
    <w:rsid w:val="00913620"/>
    <w:rsid w:val="00913946"/>
    <w:rsid w:val="00913A61"/>
    <w:rsid w:val="00913EBC"/>
    <w:rsid w:val="00915347"/>
    <w:rsid w:val="00915CB5"/>
    <w:rsid w:val="00916779"/>
    <w:rsid w:val="00917068"/>
    <w:rsid w:val="009173E7"/>
    <w:rsid w:val="00921BEF"/>
    <w:rsid w:val="009274A8"/>
    <w:rsid w:val="009306FF"/>
    <w:rsid w:val="00935256"/>
    <w:rsid w:val="00935F1D"/>
    <w:rsid w:val="00936A3B"/>
    <w:rsid w:val="00945CA2"/>
    <w:rsid w:val="00946AC5"/>
    <w:rsid w:val="00950C40"/>
    <w:rsid w:val="0095274B"/>
    <w:rsid w:val="00952E69"/>
    <w:rsid w:val="00953A4E"/>
    <w:rsid w:val="00953AE8"/>
    <w:rsid w:val="009567F2"/>
    <w:rsid w:val="009606D2"/>
    <w:rsid w:val="00960972"/>
    <w:rsid w:val="00962B3D"/>
    <w:rsid w:val="00966034"/>
    <w:rsid w:val="009664C0"/>
    <w:rsid w:val="0096703A"/>
    <w:rsid w:val="009708EF"/>
    <w:rsid w:val="00971590"/>
    <w:rsid w:val="0097281C"/>
    <w:rsid w:val="009735D7"/>
    <w:rsid w:val="00981BEB"/>
    <w:rsid w:val="00983B1A"/>
    <w:rsid w:val="009844CE"/>
    <w:rsid w:val="009941DF"/>
    <w:rsid w:val="0099420C"/>
    <w:rsid w:val="0099543A"/>
    <w:rsid w:val="009965A9"/>
    <w:rsid w:val="009A06CB"/>
    <w:rsid w:val="009A0AC1"/>
    <w:rsid w:val="009A2031"/>
    <w:rsid w:val="009A27D7"/>
    <w:rsid w:val="009A4142"/>
    <w:rsid w:val="009A7682"/>
    <w:rsid w:val="009A7DBF"/>
    <w:rsid w:val="009B32D4"/>
    <w:rsid w:val="009B34C3"/>
    <w:rsid w:val="009B3E13"/>
    <w:rsid w:val="009B7ECA"/>
    <w:rsid w:val="009C02AB"/>
    <w:rsid w:val="009C3FF9"/>
    <w:rsid w:val="009C5F3D"/>
    <w:rsid w:val="009C6B7B"/>
    <w:rsid w:val="009C7FD2"/>
    <w:rsid w:val="009D247B"/>
    <w:rsid w:val="009D41E7"/>
    <w:rsid w:val="009D4EF6"/>
    <w:rsid w:val="009D547A"/>
    <w:rsid w:val="009D65D4"/>
    <w:rsid w:val="009D7A87"/>
    <w:rsid w:val="009E5E08"/>
    <w:rsid w:val="009E65E7"/>
    <w:rsid w:val="009F22DD"/>
    <w:rsid w:val="009F5EDC"/>
    <w:rsid w:val="009F733F"/>
    <w:rsid w:val="00A032F5"/>
    <w:rsid w:val="00A036A4"/>
    <w:rsid w:val="00A040A7"/>
    <w:rsid w:val="00A062C3"/>
    <w:rsid w:val="00A06DA7"/>
    <w:rsid w:val="00A0724B"/>
    <w:rsid w:val="00A1144D"/>
    <w:rsid w:val="00A11AED"/>
    <w:rsid w:val="00A12ED1"/>
    <w:rsid w:val="00A1391D"/>
    <w:rsid w:val="00A13B0C"/>
    <w:rsid w:val="00A207A6"/>
    <w:rsid w:val="00A22B38"/>
    <w:rsid w:val="00A240EF"/>
    <w:rsid w:val="00A2428E"/>
    <w:rsid w:val="00A24981"/>
    <w:rsid w:val="00A24F62"/>
    <w:rsid w:val="00A25240"/>
    <w:rsid w:val="00A25BB3"/>
    <w:rsid w:val="00A27D19"/>
    <w:rsid w:val="00A326F1"/>
    <w:rsid w:val="00A337D3"/>
    <w:rsid w:val="00A33D2D"/>
    <w:rsid w:val="00A34CA8"/>
    <w:rsid w:val="00A3533E"/>
    <w:rsid w:val="00A40D51"/>
    <w:rsid w:val="00A4436C"/>
    <w:rsid w:val="00A530D5"/>
    <w:rsid w:val="00A56BC6"/>
    <w:rsid w:val="00A61A68"/>
    <w:rsid w:val="00A62E86"/>
    <w:rsid w:val="00A65F37"/>
    <w:rsid w:val="00A70011"/>
    <w:rsid w:val="00A77D14"/>
    <w:rsid w:val="00A808A4"/>
    <w:rsid w:val="00A83936"/>
    <w:rsid w:val="00A83C30"/>
    <w:rsid w:val="00A86BE6"/>
    <w:rsid w:val="00A87E83"/>
    <w:rsid w:val="00A91038"/>
    <w:rsid w:val="00AA0381"/>
    <w:rsid w:val="00AA1EAC"/>
    <w:rsid w:val="00AA649F"/>
    <w:rsid w:val="00AA6BB2"/>
    <w:rsid w:val="00AA70EA"/>
    <w:rsid w:val="00AA767B"/>
    <w:rsid w:val="00AA77AE"/>
    <w:rsid w:val="00AB0D80"/>
    <w:rsid w:val="00AB4431"/>
    <w:rsid w:val="00AB6E4B"/>
    <w:rsid w:val="00AB6E7A"/>
    <w:rsid w:val="00AC0357"/>
    <w:rsid w:val="00AC0789"/>
    <w:rsid w:val="00AC135A"/>
    <w:rsid w:val="00AC194B"/>
    <w:rsid w:val="00AC1E7B"/>
    <w:rsid w:val="00AC21AD"/>
    <w:rsid w:val="00AC321B"/>
    <w:rsid w:val="00AD60E3"/>
    <w:rsid w:val="00AE0102"/>
    <w:rsid w:val="00AE013C"/>
    <w:rsid w:val="00AE2F15"/>
    <w:rsid w:val="00AF05BC"/>
    <w:rsid w:val="00AF222E"/>
    <w:rsid w:val="00AF2BD9"/>
    <w:rsid w:val="00AF744E"/>
    <w:rsid w:val="00AF78FE"/>
    <w:rsid w:val="00B00EAB"/>
    <w:rsid w:val="00B0109A"/>
    <w:rsid w:val="00B03F1C"/>
    <w:rsid w:val="00B04CC6"/>
    <w:rsid w:val="00B06800"/>
    <w:rsid w:val="00B06AEE"/>
    <w:rsid w:val="00B070BA"/>
    <w:rsid w:val="00B10B22"/>
    <w:rsid w:val="00B12851"/>
    <w:rsid w:val="00B12AF7"/>
    <w:rsid w:val="00B134BE"/>
    <w:rsid w:val="00B13F51"/>
    <w:rsid w:val="00B17821"/>
    <w:rsid w:val="00B2235D"/>
    <w:rsid w:val="00B22C8C"/>
    <w:rsid w:val="00B23884"/>
    <w:rsid w:val="00B23FFA"/>
    <w:rsid w:val="00B25B9E"/>
    <w:rsid w:val="00B25E68"/>
    <w:rsid w:val="00B26AE5"/>
    <w:rsid w:val="00B3349A"/>
    <w:rsid w:val="00B33F45"/>
    <w:rsid w:val="00B364CF"/>
    <w:rsid w:val="00B40281"/>
    <w:rsid w:val="00B43D62"/>
    <w:rsid w:val="00B46423"/>
    <w:rsid w:val="00B46FFA"/>
    <w:rsid w:val="00B50F16"/>
    <w:rsid w:val="00B52F85"/>
    <w:rsid w:val="00B56651"/>
    <w:rsid w:val="00B56CB4"/>
    <w:rsid w:val="00B57CD0"/>
    <w:rsid w:val="00B57D5C"/>
    <w:rsid w:val="00B611D6"/>
    <w:rsid w:val="00B6294F"/>
    <w:rsid w:val="00B6361C"/>
    <w:rsid w:val="00B64DFC"/>
    <w:rsid w:val="00B6602F"/>
    <w:rsid w:val="00B6634F"/>
    <w:rsid w:val="00B6740C"/>
    <w:rsid w:val="00B74C13"/>
    <w:rsid w:val="00B80AEB"/>
    <w:rsid w:val="00B84981"/>
    <w:rsid w:val="00B87FDD"/>
    <w:rsid w:val="00B90450"/>
    <w:rsid w:val="00B90EF3"/>
    <w:rsid w:val="00B93F2B"/>
    <w:rsid w:val="00B94039"/>
    <w:rsid w:val="00B962C4"/>
    <w:rsid w:val="00B971F1"/>
    <w:rsid w:val="00B97813"/>
    <w:rsid w:val="00BA1E83"/>
    <w:rsid w:val="00BA41E8"/>
    <w:rsid w:val="00BA4742"/>
    <w:rsid w:val="00BB2179"/>
    <w:rsid w:val="00BB2913"/>
    <w:rsid w:val="00BB356E"/>
    <w:rsid w:val="00BB5274"/>
    <w:rsid w:val="00BB5675"/>
    <w:rsid w:val="00BB6092"/>
    <w:rsid w:val="00BB7108"/>
    <w:rsid w:val="00BB7AC5"/>
    <w:rsid w:val="00BC019C"/>
    <w:rsid w:val="00BC0A72"/>
    <w:rsid w:val="00BC0FB0"/>
    <w:rsid w:val="00BC108F"/>
    <w:rsid w:val="00BC4B04"/>
    <w:rsid w:val="00BC506E"/>
    <w:rsid w:val="00BC6132"/>
    <w:rsid w:val="00BC7D60"/>
    <w:rsid w:val="00BD0EED"/>
    <w:rsid w:val="00BD2519"/>
    <w:rsid w:val="00BD3CD6"/>
    <w:rsid w:val="00BD7D5C"/>
    <w:rsid w:val="00BD7F88"/>
    <w:rsid w:val="00BE5C6F"/>
    <w:rsid w:val="00BE7458"/>
    <w:rsid w:val="00BF2781"/>
    <w:rsid w:val="00BF3E24"/>
    <w:rsid w:val="00BF4269"/>
    <w:rsid w:val="00BF67D7"/>
    <w:rsid w:val="00C0032F"/>
    <w:rsid w:val="00C00406"/>
    <w:rsid w:val="00C008DC"/>
    <w:rsid w:val="00C01D48"/>
    <w:rsid w:val="00C01E9D"/>
    <w:rsid w:val="00C0347A"/>
    <w:rsid w:val="00C12EC4"/>
    <w:rsid w:val="00C15F32"/>
    <w:rsid w:val="00C16F62"/>
    <w:rsid w:val="00C202C3"/>
    <w:rsid w:val="00C2104C"/>
    <w:rsid w:val="00C236A3"/>
    <w:rsid w:val="00C24F26"/>
    <w:rsid w:val="00C25282"/>
    <w:rsid w:val="00C2661D"/>
    <w:rsid w:val="00C33963"/>
    <w:rsid w:val="00C363CC"/>
    <w:rsid w:val="00C364CB"/>
    <w:rsid w:val="00C36DAA"/>
    <w:rsid w:val="00C37A18"/>
    <w:rsid w:val="00C40012"/>
    <w:rsid w:val="00C40057"/>
    <w:rsid w:val="00C40CE2"/>
    <w:rsid w:val="00C41A3E"/>
    <w:rsid w:val="00C42BAE"/>
    <w:rsid w:val="00C47202"/>
    <w:rsid w:val="00C5254C"/>
    <w:rsid w:val="00C5658F"/>
    <w:rsid w:val="00C57EFE"/>
    <w:rsid w:val="00C606EE"/>
    <w:rsid w:val="00C62389"/>
    <w:rsid w:val="00C63CF2"/>
    <w:rsid w:val="00C63EA7"/>
    <w:rsid w:val="00C66FB2"/>
    <w:rsid w:val="00C674DF"/>
    <w:rsid w:val="00C67C2C"/>
    <w:rsid w:val="00C72389"/>
    <w:rsid w:val="00C729E7"/>
    <w:rsid w:val="00C73565"/>
    <w:rsid w:val="00C75C00"/>
    <w:rsid w:val="00C75E4B"/>
    <w:rsid w:val="00C75E55"/>
    <w:rsid w:val="00C76783"/>
    <w:rsid w:val="00C77E1C"/>
    <w:rsid w:val="00C806C4"/>
    <w:rsid w:val="00C8072B"/>
    <w:rsid w:val="00C81B1C"/>
    <w:rsid w:val="00C81E65"/>
    <w:rsid w:val="00C875E0"/>
    <w:rsid w:val="00C93594"/>
    <w:rsid w:val="00C94622"/>
    <w:rsid w:val="00C95728"/>
    <w:rsid w:val="00C9728D"/>
    <w:rsid w:val="00CA225A"/>
    <w:rsid w:val="00CA2447"/>
    <w:rsid w:val="00CA2C04"/>
    <w:rsid w:val="00CA4418"/>
    <w:rsid w:val="00CA485D"/>
    <w:rsid w:val="00CA4AB7"/>
    <w:rsid w:val="00CA5702"/>
    <w:rsid w:val="00CA5AE1"/>
    <w:rsid w:val="00CB194E"/>
    <w:rsid w:val="00CB2137"/>
    <w:rsid w:val="00CB5CED"/>
    <w:rsid w:val="00CB5EA5"/>
    <w:rsid w:val="00CD629E"/>
    <w:rsid w:val="00CE1ABA"/>
    <w:rsid w:val="00CF4566"/>
    <w:rsid w:val="00CF49D3"/>
    <w:rsid w:val="00CF7927"/>
    <w:rsid w:val="00D0128F"/>
    <w:rsid w:val="00D01E68"/>
    <w:rsid w:val="00D04062"/>
    <w:rsid w:val="00D05F7E"/>
    <w:rsid w:val="00D072BF"/>
    <w:rsid w:val="00D10946"/>
    <w:rsid w:val="00D12185"/>
    <w:rsid w:val="00D15956"/>
    <w:rsid w:val="00D16782"/>
    <w:rsid w:val="00D16D8D"/>
    <w:rsid w:val="00D21526"/>
    <w:rsid w:val="00D233C7"/>
    <w:rsid w:val="00D23D41"/>
    <w:rsid w:val="00D272C7"/>
    <w:rsid w:val="00D32652"/>
    <w:rsid w:val="00D33D78"/>
    <w:rsid w:val="00D36558"/>
    <w:rsid w:val="00D40501"/>
    <w:rsid w:val="00D45003"/>
    <w:rsid w:val="00D47861"/>
    <w:rsid w:val="00D50833"/>
    <w:rsid w:val="00D5246C"/>
    <w:rsid w:val="00D52D21"/>
    <w:rsid w:val="00D53B68"/>
    <w:rsid w:val="00D55855"/>
    <w:rsid w:val="00D5666A"/>
    <w:rsid w:val="00D56D79"/>
    <w:rsid w:val="00D57A4B"/>
    <w:rsid w:val="00D57F3A"/>
    <w:rsid w:val="00D61C40"/>
    <w:rsid w:val="00D65831"/>
    <w:rsid w:val="00D65FC0"/>
    <w:rsid w:val="00D676C3"/>
    <w:rsid w:val="00D70AB2"/>
    <w:rsid w:val="00D71321"/>
    <w:rsid w:val="00D75311"/>
    <w:rsid w:val="00D776F0"/>
    <w:rsid w:val="00D803C5"/>
    <w:rsid w:val="00D807A9"/>
    <w:rsid w:val="00D8357A"/>
    <w:rsid w:val="00D853C3"/>
    <w:rsid w:val="00D90FF3"/>
    <w:rsid w:val="00D91172"/>
    <w:rsid w:val="00D91F5A"/>
    <w:rsid w:val="00D926ED"/>
    <w:rsid w:val="00D94F7F"/>
    <w:rsid w:val="00DA0A31"/>
    <w:rsid w:val="00DA112B"/>
    <w:rsid w:val="00DA2734"/>
    <w:rsid w:val="00DA2D0A"/>
    <w:rsid w:val="00DA2E63"/>
    <w:rsid w:val="00DA34A7"/>
    <w:rsid w:val="00DA4575"/>
    <w:rsid w:val="00DA6CD3"/>
    <w:rsid w:val="00DA6F4A"/>
    <w:rsid w:val="00DA7CA5"/>
    <w:rsid w:val="00DB25F5"/>
    <w:rsid w:val="00DB315F"/>
    <w:rsid w:val="00DB5604"/>
    <w:rsid w:val="00DB562A"/>
    <w:rsid w:val="00DB5DD3"/>
    <w:rsid w:val="00DB6091"/>
    <w:rsid w:val="00DB6558"/>
    <w:rsid w:val="00DC163C"/>
    <w:rsid w:val="00DC1690"/>
    <w:rsid w:val="00DC1C13"/>
    <w:rsid w:val="00DC1C26"/>
    <w:rsid w:val="00DC2E4D"/>
    <w:rsid w:val="00DC41FC"/>
    <w:rsid w:val="00DC4288"/>
    <w:rsid w:val="00DC4445"/>
    <w:rsid w:val="00DC4C93"/>
    <w:rsid w:val="00DD3DDB"/>
    <w:rsid w:val="00DE1175"/>
    <w:rsid w:val="00DE1578"/>
    <w:rsid w:val="00DE16C1"/>
    <w:rsid w:val="00DE45D8"/>
    <w:rsid w:val="00DF0411"/>
    <w:rsid w:val="00DF2630"/>
    <w:rsid w:val="00DF50AC"/>
    <w:rsid w:val="00DF5C63"/>
    <w:rsid w:val="00E03F0F"/>
    <w:rsid w:val="00E0488F"/>
    <w:rsid w:val="00E058D6"/>
    <w:rsid w:val="00E05FFD"/>
    <w:rsid w:val="00E13C5A"/>
    <w:rsid w:val="00E16669"/>
    <w:rsid w:val="00E17205"/>
    <w:rsid w:val="00E21A1F"/>
    <w:rsid w:val="00E22332"/>
    <w:rsid w:val="00E22B1C"/>
    <w:rsid w:val="00E23915"/>
    <w:rsid w:val="00E243AF"/>
    <w:rsid w:val="00E2683E"/>
    <w:rsid w:val="00E332EF"/>
    <w:rsid w:val="00E34473"/>
    <w:rsid w:val="00E35A57"/>
    <w:rsid w:val="00E37A09"/>
    <w:rsid w:val="00E42019"/>
    <w:rsid w:val="00E44511"/>
    <w:rsid w:val="00E51015"/>
    <w:rsid w:val="00E51424"/>
    <w:rsid w:val="00E5758C"/>
    <w:rsid w:val="00E60EA2"/>
    <w:rsid w:val="00E616FB"/>
    <w:rsid w:val="00E61B02"/>
    <w:rsid w:val="00E6338F"/>
    <w:rsid w:val="00E660FD"/>
    <w:rsid w:val="00E71259"/>
    <w:rsid w:val="00E72BE9"/>
    <w:rsid w:val="00E73AA6"/>
    <w:rsid w:val="00E7543C"/>
    <w:rsid w:val="00E80114"/>
    <w:rsid w:val="00E8185B"/>
    <w:rsid w:val="00E823D6"/>
    <w:rsid w:val="00E82C43"/>
    <w:rsid w:val="00E8317A"/>
    <w:rsid w:val="00E84605"/>
    <w:rsid w:val="00E85E8B"/>
    <w:rsid w:val="00E9011D"/>
    <w:rsid w:val="00E938D5"/>
    <w:rsid w:val="00E93EBF"/>
    <w:rsid w:val="00E95AC5"/>
    <w:rsid w:val="00EA5E4F"/>
    <w:rsid w:val="00EA6F74"/>
    <w:rsid w:val="00EB1EB1"/>
    <w:rsid w:val="00EB43B1"/>
    <w:rsid w:val="00EB7BAB"/>
    <w:rsid w:val="00EC2DE6"/>
    <w:rsid w:val="00EC340A"/>
    <w:rsid w:val="00EC68FB"/>
    <w:rsid w:val="00ED0127"/>
    <w:rsid w:val="00ED058B"/>
    <w:rsid w:val="00ED0651"/>
    <w:rsid w:val="00ED1A9A"/>
    <w:rsid w:val="00ED1E59"/>
    <w:rsid w:val="00ED201C"/>
    <w:rsid w:val="00ED3220"/>
    <w:rsid w:val="00EE244F"/>
    <w:rsid w:val="00EE2D59"/>
    <w:rsid w:val="00EE7371"/>
    <w:rsid w:val="00EE7495"/>
    <w:rsid w:val="00EF1A3A"/>
    <w:rsid w:val="00EF2396"/>
    <w:rsid w:val="00EF4191"/>
    <w:rsid w:val="00EF4723"/>
    <w:rsid w:val="00EF6349"/>
    <w:rsid w:val="00EF6EC9"/>
    <w:rsid w:val="00F03D10"/>
    <w:rsid w:val="00F03DBE"/>
    <w:rsid w:val="00F06A2E"/>
    <w:rsid w:val="00F0764B"/>
    <w:rsid w:val="00F10875"/>
    <w:rsid w:val="00F122E0"/>
    <w:rsid w:val="00F12D01"/>
    <w:rsid w:val="00F13915"/>
    <w:rsid w:val="00F1417D"/>
    <w:rsid w:val="00F16261"/>
    <w:rsid w:val="00F1726D"/>
    <w:rsid w:val="00F175CD"/>
    <w:rsid w:val="00F20A66"/>
    <w:rsid w:val="00F21883"/>
    <w:rsid w:val="00F250AE"/>
    <w:rsid w:val="00F27E43"/>
    <w:rsid w:val="00F30A3D"/>
    <w:rsid w:val="00F30BB2"/>
    <w:rsid w:val="00F318CB"/>
    <w:rsid w:val="00F3632B"/>
    <w:rsid w:val="00F43F92"/>
    <w:rsid w:val="00F4422E"/>
    <w:rsid w:val="00F44CB8"/>
    <w:rsid w:val="00F44EF3"/>
    <w:rsid w:val="00F454E1"/>
    <w:rsid w:val="00F45526"/>
    <w:rsid w:val="00F45B59"/>
    <w:rsid w:val="00F469B4"/>
    <w:rsid w:val="00F47904"/>
    <w:rsid w:val="00F514F9"/>
    <w:rsid w:val="00F538B4"/>
    <w:rsid w:val="00F53F7D"/>
    <w:rsid w:val="00F54056"/>
    <w:rsid w:val="00F6326C"/>
    <w:rsid w:val="00F65937"/>
    <w:rsid w:val="00F67096"/>
    <w:rsid w:val="00F677E9"/>
    <w:rsid w:val="00F67ED7"/>
    <w:rsid w:val="00F706C7"/>
    <w:rsid w:val="00F729B7"/>
    <w:rsid w:val="00F75172"/>
    <w:rsid w:val="00F76DD4"/>
    <w:rsid w:val="00F77811"/>
    <w:rsid w:val="00F81D9C"/>
    <w:rsid w:val="00F84119"/>
    <w:rsid w:val="00F8735F"/>
    <w:rsid w:val="00F874EB"/>
    <w:rsid w:val="00F91E93"/>
    <w:rsid w:val="00F933EB"/>
    <w:rsid w:val="00F94594"/>
    <w:rsid w:val="00F96A1A"/>
    <w:rsid w:val="00F96FD7"/>
    <w:rsid w:val="00F97123"/>
    <w:rsid w:val="00FA53CD"/>
    <w:rsid w:val="00FA737B"/>
    <w:rsid w:val="00FA7989"/>
    <w:rsid w:val="00FB135B"/>
    <w:rsid w:val="00FB34B2"/>
    <w:rsid w:val="00FB365E"/>
    <w:rsid w:val="00FB3EFA"/>
    <w:rsid w:val="00FB486F"/>
    <w:rsid w:val="00FB4A29"/>
    <w:rsid w:val="00FB6C9D"/>
    <w:rsid w:val="00FB743E"/>
    <w:rsid w:val="00FC18F5"/>
    <w:rsid w:val="00FC38A0"/>
    <w:rsid w:val="00FC4C97"/>
    <w:rsid w:val="00FC7015"/>
    <w:rsid w:val="00FC75F3"/>
    <w:rsid w:val="00FD055A"/>
    <w:rsid w:val="00FD12A3"/>
    <w:rsid w:val="00FD2509"/>
    <w:rsid w:val="00FD3EBB"/>
    <w:rsid w:val="00FD653C"/>
    <w:rsid w:val="00FE471F"/>
    <w:rsid w:val="00FE6EBB"/>
    <w:rsid w:val="00FF284E"/>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80938"/>
  <w15:chartTrackingRefBased/>
  <w15:docId w15:val="{57F5F2A3-447B-4342-8A03-4A7980B24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976"/>
    <w:rPr>
      <w:lang w:val="es-ES_tradnl"/>
    </w:rPr>
  </w:style>
  <w:style w:type="paragraph" w:styleId="Ttulo1">
    <w:name w:val="heading 1"/>
    <w:basedOn w:val="Normal"/>
    <w:next w:val="Normal"/>
    <w:link w:val="Ttulo1Car"/>
    <w:uiPriority w:val="9"/>
    <w:qFormat/>
    <w:rsid w:val="005A3D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A3D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A3D5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A3D5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A3D5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A3D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3D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3D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3D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3D5C"/>
    <w:rPr>
      <w:rFonts w:asciiTheme="majorHAnsi" w:eastAsiaTheme="majorEastAsia" w:hAnsiTheme="majorHAnsi" w:cstheme="majorBidi"/>
      <w:color w:val="2F5496" w:themeColor="accent1" w:themeShade="BF"/>
      <w:sz w:val="40"/>
      <w:szCs w:val="40"/>
      <w:lang w:val="es-ES_tradnl"/>
    </w:rPr>
  </w:style>
  <w:style w:type="character" w:customStyle="1" w:styleId="Ttulo2Car">
    <w:name w:val="Título 2 Car"/>
    <w:basedOn w:val="Fuentedeprrafopredeter"/>
    <w:link w:val="Ttulo2"/>
    <w:uiPriority w:val="9"/>
    <w:semiHidden/>
    <w:rsid w:val="005A3D5C"/>
    <w:rPr>
      <w:rFonts w:asciiTheme="majorHAnsi" w:eastAsiaTheme="majorEastAsia" w:hAnsiTheme="majorHAnsi" w:cstheme="majorBidi"/>
      <w:color w:val="2F5496" w:themeColor="accent1" w:themeShade="BF"/>
      <w:sz w:val="32"/>
      <w:szCs w:val="32"/>
      <w:lang w:val="es-ES_tradnl"/>
    </w:rPr>
  </w:style>
  <w:style w:type="character" w:customStyle="1" w:styleId="Ttulo3Car">
    <w:name w:val="Título 3 Car"/>
    <w:basedOn w:val="Fuentedeprrafopredeter"/>
    <w:link w:val="Ttulo3"/>
    <w:uiPriority w:val="9"/>
    <w:semiHidden/>
    <w:rsid w:val="005A3D5C"/>
    <w:rPr>
      <w:rFonts w:eastAsiaTheme="majorEastAsia" w:cstheme="majorBidi"/>
      <w:color w:val="2F5496" w:themeColor="accent1" w:themeShade="BF"/>
      <w:sz w:val="28"/>
      <w:szCs w:val="28"/>
      <w:lang w:val="es-ES_tradnl"/>
    </w:rPr>
  </w:style>
  <w:style w:type="character" w:customStyle="1" w:styleId="Ttulo4Car">
    <w:name w:val="Título 4 Car"/>
    <w:basedOn w:val="Fuentedeprrafopredeter"/>
    <w:link w:val="Ttulo4"/>
    <w:uiPriority w:val="9"/>
    <w:semiHidden/>
    <w:rsid w:val="005A3D5C"/>
    <w:rPr>
      <w:rFonts w:eastAsiaTheme="majorEastAsia" w:cstheme="majorBidi"/>
      <w:i/>
      <w:iCs/>
      <w:color w:val="2F5496" w:themeColor="accent1" w:themeShade="BF"/>
      <w:lang w:val="es-ES_tradnl"/>
    </w:rPr>
  </w:style>
  <w:style w:type="character" w:customStyle="1" w:styleId="Ttulo5Car">
    <w:name w:val="Título 5 Car"/>
    <w:basedOn w:val="Fuentedeprrafopredeter"/>
    <w:link w:val="Ttulo5"/>
    <w:uiPriority w:val="9"/>
    <w:semiHidden/>
    <w:rsid w:val="005A3D5C"/>
    <w:rPr>
      <w:rFonts w:eastAsiaTheme="majorEastAsia" w:cstheme="majorBidi"/>
      <w:color w:val="2F5496" w:themeColor="accent1" w:themeShade="BF"/>
      <w:lang w:val="es-ES_tradnl"/>
    </w:rPr>
  </w:style>
  <w:style w:type="character" w:customStyle="1" w:styleId="Ttulo6Car">
    <w:name w:val="Título 6 Car"/>
    <w:basedOn w:val="Fuentedeprrafopredeter"/>
    <w:link w:val="Ttulo6"/>
    <w:uiPriority w:val="9"/>
    <w:semiHidden/>
    <w:rsid w:val="005A3D5C"/>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5A3D5C"/>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5A3D5C"/>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5A3D5C"/>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5A3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3D5C"/>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5A3D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3D5C"/>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5A3D5C"/>
    <w:pPr>
      <w:spacing w:before="160"/>
      <w:jc w:val="center"/>
    </w:pPr>
    <w:rPr>
      <w:i/>
      <w:iCs/>
      <w:color w:val="404040" w:themeColor="text1" w:themeTint="BF"/>
    </w:rPr>
  </w:style>
  <w:style w:type="character" w:customStyle="1" w:styleId="CitaCar">
    <w:name w:val="Cita Car"/>
    <w:basedOn w:val="Fuentedeprrafopredeter"/>
    <w:link w:val="Cita"/>
    <w:uiPriority w:val="29"/>
    <w:rsid w:val="005A3D5C"/>
    <w:rPr>
      <w:i/>
      <w:iCs/>
      <w:color w:val="404040" w:themeColor="text1" w:themeTint="BF"/>
      <w:lang w:val="es-ES_tradnl"/>
    </w:rPr>
  </w:style>
  <w:style w:type="paragraph" w:styleId="Prrafodelista">
    <w:name w:val="List Paragraph"/>
    <w:basedOn w:val="Normal"/>
    <w:uiPriority w:val="34"/>
    <w:qFormat/>
    <w:rsid w:val="005A3D5C"/>
    <w:pPr>
      <w:ind w:left="720"/>
      <w:contextualSpacing/>
    </w:pPr>
  </w:style>
  <w:style w:type="character" w:styleId="nfasisintenso">
    <w:name w:val="Intense Emphasis"/>
    <w:basedOn w:val="Fuentedeprrafopredeter"/>
    <w:uiPriority w:val="21"/>
    <w:qFormat/>
    <w:rsid w:val="005A3D5C"/>
    <w:rPr>
      <w:i/>
      <w:iCs/>
      <w:color w:val="2F5496" w:themeColor="accent1" w:themeShade="BF"/>
    </w:rPr>
  </w:style>
  <w:style w:type="paragraph" w:styleId="Citadestacada">
    <w:name w:val="Intense Quote"/>
    <w:basedOn w:val="Normal"/>
    <w:next w:val="Normal"/>
    <w:link w:val="CitadestacadaCar"/>
    <w:uiPriority w:val="30"/>
    <w:qFormat/>
    <w:rsid w:val="005A3D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A3D5C"/>
    <w:rPr>
      <w:i/>
      <w:iCs/>
      <w:color w:val="2F5496" w:themeColor="accent1" w:themeShade="BF"/>
      <w:lang w:val="es-ES_tradnl"/>
    </w:rPr>
  </w:style>
  <w:style w:type="character" w:styleId="Referenciaintensa">
    <w:name w:val="Intense Reference"/>
    <w:basedOn w:val="Fuentedeprrafopredeter"/>
    <w:uiPriority w:val="32"/>
    <w:qFormat/>
    <w:rsid w:val="005A3D5C"/>
    <w:rPr>
      <w:b/>
      <w:bCs/>
      <w:smallCaps/>
      <w:color w:val="2F5496" w:themeColor="accent1" w:themeShade="BF"/>
      <w:spacing w:val="5"/>
    </w:rPr>
  </w:style>
  <w:style w:type="character" w:styleId="Refdecomentario">
    <w:name w:val="annotation reference"/>
    <w:basedOn w:val="Fuentedeprrafopredeter"/>
    <w:uiPriority w:val="99"/>
    <w:semiHidden/>
    <w:unhideWhenUsed/>
    <w:rsid w:val="005A3D5C"/>
    <w:rPr>
      <w:sz w:val="16"/>
      <w:szCs w:val="16"/>
    </w:rPr>
  </w:style>
  <w:style w:type="paragraph" w:styleId="Textocomentario">
    <w:name w:val="annotation text"/>
    <w:basedOn w:val="Normal"/>
    <w:link w:val="TextocomentarioCar"/>
    <w:uiPriority w:val="99"/>
    <w:unhideWhenUsed/>
    <w:rsid w:val="005A3D5C"/>
    <w:pPr>
      <w:spacing w:line="240" w:lineRule="auto"/>
    </w:pPr>
    <w:rPr>
      <w:sz w:val="20"/>
      <w:szCs w:val="20"/>
    </w:rPr>
  </w:style>
  <w:style w:type="character" w:customStyle="1" w:styleId="TextocomentarioCar">
    <w:name w:val="Texto comentario Car"/>
    <w:basedOn w:val="Fuentedeprrafopredeter"/>
    <w:link w:val="Textocomentario"/>
    <w:uiPriority w:val="99"/>
    <w:rsid w:val="005A3D5C"/>
    <w:rPr>
      <w:sz w:val="20"/>
      <w:szCs w:val="20"/>
      <w:lang w:val="es-ES_tradnl"/>
    </w:rPr>
  </w:style>
  <w:style w:type="character" w:styleId="Hipervnculo">
    <w:name w:val="Hyperlink"/>
    <w:basedOn w:val="Fuentedeprrafopredeter"/>
    <w:uiPriority w:val="99"/>
    <w:unhideWhenUsed/>
    <w:rsid w:val="005A3D5C"/>
    <w:rPr>
      <w:color w:val="0563C1" w:themeColor="hyperlink"/>
      <w:u w:val="single"/>
    </w:rPr>
  </w:style>
  <w:style w:type="paragraph" w:styleId="Textonotapie">
    <w:name w:val="footnote text"/>
    <w:basedOn w:val="Normal"/>
    <w:link w:val="TextonotapieCar"/>
    <w:uiPriority w:val="99"/>
    <w:unhideWhenUsed/>
    <w:rsid w:val="005A3D5C"/>
    <w:pPr>
      <w:spacing w:after="0" w:line="240" w:lineRule="auto"/>
    </w:pPr>
    <w:rPr>
      <w:sz w:val="20"/>
      <w:szCs w:val="20"/>
    </w:rPr>
  </w:style>
  <w:style w:type="character" w:customStyle="1" w:styleId="TextonotapieCar">
    <w:name w:val="Texto nota pie Car"/>
    <w:basedOn w:val="Fuentedeprrafopredeter"/>
    <w:link w:val="Textonotapie"/>
    <w:uiPriority w:val="99"/>
    <w:rsid w:val="005A3D5C"/>
    <w:rPr>
      <w:sz w:val="20"/>
      <w:szCs w:val="20"/>
      <w:lang w:val="es-ES_tradnl"/>
    </w:rPr>
  </w:style>
  <w:style w:type="character" w:styleId="Refdenotaalpie">
    <w:name w:val="footnote reference"/>
    <w:basedOn w:val="Fuentedeprrafopredeter"/>
    <w:uiPriority w:val="99"/>
    <w:semiHidden/>
    <w:unhideWhenUsed/>
    <w:rsid w:val="005A3D5C"/>
    <w:rPr>
      <w:vertAlign w:val="superscript"/>
    </w:rPr>
  </w:style>
  <w:style w:type="table" w:styleId="Tablaconcuadrcula">
    <w:name w:val="Table Grid"/>
    <w:basedOn w:val="Tablanormal"/>
    <w:uiPriority w:val="39"/>
    <w:rsid w:val="005A3D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5A3D5C"/>
    <w:rPr>
      <w:b/>
      <w:bCs/>
    </w:rPr>
  </w:style>
  <w:style w:type="character" w:customStyle="1" w:styleId="AsuntodelcomentarioCar">
    <w:name w:val="Asunto del comentario Car"/>
    <w:basedOn w:val="TextocomentarioCar"/>
    <w:link w:val="Asuntodelcomentario"/>
    <w:uiPriority w:val="99"/>
    <w:semiHidden/>
    <w:rsid w:val="005A3D5C"/>
    <w:rPr>
      <w:b/>
      <w:bCs/>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5A3D5C"/>
    <w:rPr>
      <w:b/>
      <w:bCs/>
    </w:rPr>
  </w:style>
  <w:style w:type="character" w:customStyle="1" w:styleId="AsuntodelcomentarioCar1">
    <w:name w:val="Asunto del comentario Car1"/>
    <w:basedOn w:val="TextocomentarioCar"/>
    <w:uiPriority w:val="99"/>
    <w:semiHidden/>
    <w:rsid w:val="005A3D5C"/>
    <w:rPr>
      <w:b/>
      <w:bCs/>
      <w:sz w:val="20"/>
      <w:szCs w:val="20"/>
      <w:lang w:val="es-ES_tradnl"/>
    </w:rPr>
  </w:style>
  <w:style w:type="paragraph" w:styleId="NormalWeb">
    <w:name w:val="Normal (Web)"/>
    <w:basedOn w:val="Normal"/>
    <w:uiPriority w:val="99"/>
    <w:unhideWhenUsed/>
    <w:rsid w:val="005A3D5C"/>
    <w:pPr>
      <w:spacing w:before="100" w:beforeAutospacing="1" w:after="100" w:afterAutospacing="1" w:line="240" w:lineRule="auto"/>
    </w:pPr>
    <w:rPr>
      <w:rFonts w:ascii="Times New Roman" w:eastAsia="Times New Roman" w:hAnsi="Times New Roman" w:cs="Times New Roman"/>
      <w:kern w:val="0"/>
      <w:sz w:val="24"/>
      <w:szCs w:val="24"/>
      <w:lang w:val="ca-ES" w:eastAsia="ca-ES"/>
      <w14:ligatures w14:val="none"/>
    </w:rPr>
  </w:style>
  <w:style w:type="paragraph" w:styleId="Revisin">
    <w:name w:val="Revision"/>
    <w:hidden/>
    <w:uiPriority w:val="99"/>
    <w:semiHidden/>
    <w:rsid w:val="005A3D5C"/>
    <w:pPr>
      <w:spacing w:after="0" w:line="240" w:lineRule="auto"/>
    </w:pPr>
    <w:rPr>
      <w:lang w:val="es-ES_tradnl"/>
    </w:rPr>
  </w:style>
  <w:style w:type="paragraph" w:styleId="Encabezado">
    <w:name w:val="header"/>
    <w:basedOn w:val="Normal"/>
    <w:link w:val="EncabezadoCar"/>
    <w:uiPriority w:val="99"/>
    <w:unhideWhenUsed/>
    <w:rsid w:val="005A3D5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A3D5C"/>
    <w:rPr>
      <w:lang w:val="es-ES_tradnl"/>
    </w:rPr>
  </w:style>
  <w:style w:type="paragraph" w:styleId="Piedepgina">
    <w:name w:val="footer"/>
    <w:basedOn w:val="Normal"/>
    <w:link w:val="PiedepginaCar"/>
    <w:uiPriority w:val="99"/>
    <w:unhideWhenUsed/>
    <w:rsid w:val="005A3D5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A3D5C"/>
    <w:rPr>
      <w:lang w:val="es-ES_tradnl"/>
    </w:rPr>
  </w:style>
  <w:style w:type="character" w:styleId="Nmerodelnea">
    <w:name w:val="line number"/>
    <w:basedOn w:val="Fuentedeprrafopredeter"/>
    <w:uiPriority w:val="99"/>
    <w:semiHidden/>
    <w:unhideWhenUsed/>
    <w:rsid w:val="005A3D5C"/>
  </w:style>
  <w:style w:type="paragraph" w:customStyle="1" w:styleId="pl2">
    <w:name w:val="pl2"/>
    <w:basedOn w:val="Normal"/>
    <w:rsid w:val="005A3D5C"/>
    <w:pPr>
      <w:spacing w:before="100" w:beforeAutospacing="1" w:after="100" w:afterAutospacing="1" w:line="240" w:lineRule="auto"/>
    </w:pPr>
    <w:rPr>
      <w:rFonts w:ascii="Times New Roman" w:eastAsia="Times New Roman" w:hAnsi="Times New Roman" w:cs="Times New Roman"/>
      <w:kern w:val="0"/>
      <w:sz w:val="24"/>
      <w:szCs w:val="24"/>
      <w:lang w:val="ca-ES" w:eastAsia="ca-ES"/>
      <w14:ligatures w14:val="none"/>
    </w:rPr>
  </w:style>
  <w:style w:type="character" w:styleId="nfasis">
    <w:name w:val="Emphasis"/>
    <w:basedOn w:val="Fuentedeprrafopredeter"/>
    <w:uiPriority w:val="20"/>
    <w:qFormat/>
    <w:rsid w:val="005A3D5C"/>
    <w:rPr>
      <w:i/>
      <w:iCs/>
    </w:rPr>
  </w:style>
  <w:style w:type="character" w:customStyle="1" w:styleId="katex-mathml">
    <w:name w:val="katex-mathml"/>
    <w:basedOn w:val="Fuentedeprrafopredeter"/>
    <w:rsid w:val="005A3D5C"/>
  </w:style>
  <w:style w:type="character" w:customStyle="1" w:styleId="mord">
    <w:name w:val="mord"/>
    <w:basedOn w:val="Fuentedeprrafopredeter"/>
    <w:rsid w:val="005A3D5C"/>
  </w:style>
  <w:style w:type="character" w:styleId="Hipervnculovisitado">
    <w:name w:val="FollowedHyperlink"/>
    <w:basedOn w:val="Fuentedeprrafopredeter"/>
    <w:uiPriority w:val="99"/>
    <w:semiHidden/>
    <w:unhideWhenUsed/>
    <w:rsid w:val="005A3D5C"/>
    <w:rPr>
      <w:color w:val="954F72" w:themeColor="followedHyperlink"/>
      <w:u w:val="single"/>
    </w:rPr>
  </w:style>
  <w:style w:type="character" w:styleId="Mencinsinresolver">
    <w:name w:val="Unresolved Mention"/>
    <w:basedOn w:val="Fuentedeprrafopredeter"/>
    <w:uiPriority w:val="99"/>
    <w:semiHidden/>
    <w:unhideWhenUsed/>
    <w:rsid w:val="005A3D5C"/>
    <w:rPr>
      <w:color w:val="605E5C"/>
      <w:shd w:val="clear" w:color="auto" w:fill="E1DFDD"/>
    </w:rPr>
  </w:style>
  <w:style w:type="paragraph" w:styleId="Descripcin">
    <w:name w:val="caption"/>
    <w:basedOn w:val="Normal"/>
    <w:next w:val="Normal"/>
    <w:uiPriority w:val="35"/>
    <w:unhideWhenUsed/>
    <w:qFormat/>
    <w:rsid w:val="00A1391D"/>
    <w:pPr>
      <w:spacing w:after="200" w:line="240" w:lineRule="auto"/>
    </w:pPr>
    <w:rPr>
      <w:i/>
      <w:iCs/>
      <w:color w:val="44546A" w:themeColor="text2"/>
      <w:sz w:val="18"/>
      <w:szCs w:val="18"/>
    </w:rPr>
  </w:style>
  <w:style w:type="paragraph" w:customStyle="1" w:styleId="Compact">
    <w:name w:val="Compact"/>
    <w:basedOn w:val="Textoindependiente"/>
    <w:qFormat/>
    <w:rsid w:val="00430338"/>
    <w:pPr>
      <w:spacing w:before="36" w:after="36" w:line="240" w:lineRule="auto"/>
    </w:pPr>
    <w:rPr>
      <w:kern w:val="0"/>
      <w:sz w:val="24"/>
      <w:szCs w:val="24"/>
      <w:lang w:val="en"/>
      <w14:ligatures w14:val="none"/>
    </w:rPr>
  </w:style>
  <w:style w:type="table" w:customStyle="1" w:styleId="Table">
    <w:name w:val="Table"/>
    <w:semiHidden/>
    <w:unhideWhenUsed/>
    <w:qFormat/>
    <w:rsid w:val="00430338"/>
    <w:pPr>
      <w:spacing w:after="200" w:line="240" w:lineRule="auto"/>
    </w:pPr>
    <w:rPr>
      <w:kern w:val="0"/>
      <w:sz w:val="24"/>
      <w:szCs w:val="24"/>
      <w:lang w:val="en" w:eastAsia="es-E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extoindependiente">
    <w:name w:val="Body Text"/>
    <w:basedOn w:val="Normal"/>
    <w:link w:val="TextoindependienteCar"/>
    <w:uiPriority w:val="99"/>
    <w:unhideWhenUsed/>
    <w:rsid w:val="00430338"/>
    <w:pPr>
      <w:spacing w:after="120"/>
    </w:pPr>
  </w:style>
  <w:style w:type="character" w:customStyle="1" w:styleId="TextoindependienteCar">
    <w:name w:val="Texto independiente Car"/>
    <w:basedOn w:val="Fuentedeprrafopredeter"/>
    <w:link w:val="Textoindependiente"/>
    <w:uiPriority w:val="99"/>
    <w:rsid w:val="00430338"/>
    <w:rPr>
      <w:lang w:val="es-ES_tradnl"/>
    </w:rPr>
  </w:style>
  <w:style w:type="paragraph" w:customStyle="1" w:styleId="FirstParagraph">
    <w:name w:val="First Paragraph"/>
    <w:basedOn w:val="Textoindependiente"/>
    <w:next w:val="Textoindependiente"/>
    <w:qFormat/>
    <w:rsid w:val="00AE013C"/>
    <w:pPr>
      <w:spacing w:before="180" w:after="180" w:line="240" w:lineRule="auto"/>
    </w:pPr>
    <w:rPr>
      <w:kern w:val="0"/>
      <w:sz w:val="24"/>
      <w:szCs w:val="24"/>
      <w:lang w:val="en"/>
      <w14:ligatures w14:val="none"/>
    </w:rPr>
  </w:style>
  <w:style w:type="character" w:styleId="Textodelmarcadordeposicin">
    <w:name w:val="Placeholder Text"/>
    <w:basedOn w:val="Fuentedeprrafopredeter"/>
    <w:uiPriority w:val="99"/>
    <w:semiHidden/>
    <w:rsid w:val="00FD65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31177">
      <w:bodyDiv w:val="1"/>
      <w:marLeft w:val="0"/>
      <w:marRight w:val="0"/>
      <w:marTop w:val="0"/>
      <w:marBottom w:val="0"/>
      <w:divBdr>
        <w:top w:val="none" w:sz="0" w:space="0" w:color="auto"/>
        <w:left w:val="none" w:sz="0" w:space="0" w:color="auto"/>
        <w:bottom w:val="none" w:sz="0" w:space="0" w:color="auto"/>
        <w:right w:val="none" w:sz="0" w:space="0" w:color="auto"/>
      </w:divBdr>
    </w:div>
    <w:div w:id="348919755">
      <w:bodyDiv w:val="1"/>
      <w:marLeft w:val="0"/>
      <w:marRight w:val="0"/>
      <w:marTop w:val="0"/>
      <w:marBottom w:val="0"/>
      <w:divBdr>
        <w:top w:val="none" w:sz="0" w:space="0" w:color="auto"/>
        <w:left w:val="none" w:sz="0" w:space="0" w:color="auto"/>
        <w:bottom w:val="none" w:sz="0" w:space="0" w:color="auto"/>
        <w:right w:val="none" w:sz="0" w:space="0" w:color="auto"/>
      </w:divBdr>
    </w:div>
    <w:div w:id="1363288365">
      <w:bodyDiv w:val="1"/>
      <w:marLeft w:val="0"/>
      <w:marRight w:val="0"/>
      <w:marTop w:val="0"/>
      <w:marBottom w:val="0"/>
      <w:divBdr>
        <w:top w:val="none" w:sz="0" w:space="0" w:color="auto"/>
        <w:left w:val="none" w:sz="0" w:space="0" w:color="auto"/>
        <w:bottom w:val="none" w:sz="0" w:space="0" w:color="auto"/>
        <w:right w:val="none" w:sz="0" w:space="0" w:color="auto"/>
      </w:divBdr>
    </w:div>
    <w:div w:id="1579444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7.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yperlink" Target="https://online.anyflip.com/dilbv/ohlf/mobile/" TargetMode="Externa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www.fao.org/faostat/e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10" Type="http://schemas.openxmlformats.org/officeDocument/2006/relationships/comments" Target="comments.xml"/><Relationship Id="rId19" Type="http://schemas.openxmlformats.org/officeDocument/2006/relationships/hyperlink" Target="https://zenodo.org/records/556923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hyperlink" Target="https://theswiftest.com/biodiversity-index/"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A5F869-7CA2-4D00-B333-B8E6BAD7B0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35</Pages>
  <Words>14079</Words>
  <Characters>77437</Characters>
  <Application>Microsoft Office Word</Application>
  <DocSecurity>0</DocSecurity>
  <Lines>645</Lines>
  <Paragraphs>182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Alexander Urrego Mesa</dc:creator>
  <cp:keywords/>
  <dc:description/>
  <cp:lastModifiedBy>John Alexander Urrego Mesa</cp:lastModifiedBy>
  <cp:revision>5</cp:revision>
  <dcterms:created xsi:type="dcterms:W3CDTF">2026-03-13T12:18:00Z</dcterms:created>
  <dcterms:modified xsi:type="dcterms:W3CDTF">2026-03-13T12:41:00Z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FILE">
    <vt:lpwstr>C:\Users\alex.urrego.mesa\OneDrive - Universitat de Barcelona\AlexF\NoteBook\Notes\referencesForNotes.bib</vt:lpwstr>
  </property>
  <property fmtid="{D5CDD505-2E9C-101B-9397-08002B2CF9AE}" pid="3" name="BIBSTYLE">
    <vt:lpwstr>agsm/(l3ysh0&amp;</vt:lpwstr>
  </property>
  <property fmtid="{D5CDD505-2E9C-101B-9397-08002B2CF9AE}" pid="4" name="BIBDISP">
    <vt:lpwstr>key</vt:lpwstr>
  </property>
</Properties>
</file>